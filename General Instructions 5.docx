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FA90F" w14:textId="51CBEFEB" w:rsidR="00B35576" w:rsidRDefault="00E3582D">
      <w:bookmarkStart w:id="0" w:name="_Hlk176340424"/>
      <w:bookmarkEnd w:id="0"/>
      <w:ins w:id="1" w:author="Mercedes Ines Fevre Obarrio" w:date="2024-07-01T11:53:00Z">
        <w:r>
          <w:t xml:space="preserve"> </w:t>
        </w:r>
      </w:ins>
      <w:ins w:id="2" w:author="Mercedes Ines Fevre Obarrio" w:date="2024-07-01T11:51:00Z">
        <w:r>
          <w:t xml:space="preserve"> </w:t>
        </w:r>
      </w:ins>
      <w:r w:rsidR="00B35576">
        <w:t>(</w:t>
      </w:r>
      <w:proofErr w:type="spellStart"/>
      <w:r w:rsidR="00B35576">
        <w:t>Internal</w:t>
      </w:r>
      <w:proofErr w:type="spellEnd"/>
      <w:r w:rsidR="00B35576">
        <w:t xml:space="preserve"> </w:t>
      </w:r>
      <w:proofErr w:type="spellStart"/>
      <w:r w:rsidR="00B35576">
        <w:t>index</w:t>
      </w:r>
      <w:proofErr w:type="spellEnd"/>
      <w:r w:rsidR="00B35576">
        <w:t>)</w:t>
      </w:r>
    </w:p>
    <w:p w14:paraId="243E2215" w14:textId="4490F1D4" w:rsidR="00B35576" w:rsidRDefault="00B35576">
      <w:proofErr w:type="spellStart"/>
      <w:r>
        <w:t>Screen</w:t>
      </w:r>
      <w:proofErr w:type="spellEnd"/>
      <w:r w:rsidR="004140B8">
        <w:t>/ Pantalla</w:t>
      </w:r>
      <w:r>
        <w:t>:</w:t>
      </w:r>
    </w:p>
    <w:p w14:paraId="46DA2C46" w14:textId="65E63162" w:rsidR="00B35576" w:rsidRDefault="00B35576" w:rsidP="00B35576">
      <w:pPr>
        <w:pStyle w:val="ListParagraph"/>
        <w:numPr>
          <w:ilvl w:val="0"/>
          <w:numId w:val="17"/>
        </w:numPr>
      </w:pPr>
      <w:r w:rsidRPr="00B35576">
        <w:t>Instrucciones generales</w:t>
      </w:r>
      <w:r>
        <w:t>: cash back</w:t>
      </w:r>
    </w:p>
    <w:p w14:paraId="378CD718" w14:textId="7E0CF5CE" w:rsidR="00B35576" w:rsidRDefault="00B35576" w:rsidP="00B35576">
      <w:pPr>
        <w:pStyle w:val="ListParagraph"/>
        <w:numPr>
          <w:ilvl w:val="0"/>
          <w:numId w:val="17"/>
        </w:numPr>
      </w:pPr>
      <w:r w:rsidRPr="00B35576">
        <w:t>Instrucciones generales</w:t>
      </w:r>
      <w:r>
        <w:t>:</w:t>
      </w:r>
      <w:r w:rsidR="00C23C1C">
        <w:t xml:space="preserve"> </w:t>
      </w:r>
      <w:r>
        <w:t xml:space="preserve">3 </w:t>
      </w:r>
      <w:proofErr w:type="spellStart"/>
      <w:r>
        <w:t>parts</w:t>
      </w:r>
      <w:proofErr w:type="spellEnd"/>
      <w:r>
        <w:t xml:space="preserve">, DM, </w:t>
      </w:r>
      <w:proofErr w:type="spellStart"/>
      <w:r>
        <w:t>comprehension</w:t>
      </w:r>
      <w:proofErr w:type="spellEnd"/>
    </w:p>
    <w:p w14:paraId="780A3D06" w14:textId="4C7CDA90" w:rsidR="00B35576" w:rsidRDefault="00B35576" w:rsidP="00B35576">
      <w:pPr>
        <w:pStyle w:val="ListParagraph"/>
        <w:numPr>
          <w:ilvl w:val="0"/>
          <w:numId w:val="17"/>
        </w:numPr>
        <w:rPr>
          <w:lang w:val="en-US"/>
        </w:rPr>
      </w:pPr>
      <w:proofErr w:type="spellStart"/>
      <w:r w:rsidRPr="00B35576">
        <w:rPr>
          <w:lang w:val="en-US"/>
        </w:rPr>
        <w:t>Part</w:t>
      </w:r>
      <w:r w:rsidR="00D47BB5">
        <w:rPr>
          <w:lang w:val="en-US"/>
        </w:rPr>
        <w:t>e</w:t>
      </w:r>
      <w:proofErr w:type="spellEnd"/>
      <w:r w:rsidRPr="00B35576">
        <w:rPr>
          <w:lang w:val="en-US"/>
        </w:rPr>
        <w:t xml:space="preserve"> I: </w:t>
      </w:r>
      <w:proofErr w:type="spellStart"/>
      <w:r w:rsidRPr="00B35576">
        <w:rPr>
          <w:lang w:val="en-US"/>
        </w:rPr>
        <w:t>Juego</w:t>
      </w:r>
      <w:proofErr w:type="spellEnd"/>
      <w:r w:rsidRPr="00B35576">
        <w:rPr>
          <w:lang w:val="en-US"/>
        </w:rPr>
        <w:t xml:space="preserve"> de </w:t>
      </w:r>
      <w:proofErr w:type="spellStart"/>
      <w:r w:rsidRPr="00B35576">
        <w:rPr>
          <w:lang w:val="en-US"/>
        </w:rPr>
        <w:t>producción</w:t>
      </w:r>
      <w:proofErr w:type="spellEnd"/>
      <w:r w:rsidRPr="00B35576">
        <w:rPr>
          <w:lang w:val="en-US"/>
        </w:rPr>
        <w:t xml:space="preserve">: teams, group / private account </w:t>
      </w:r>
    </w:p>
    <w:p w14:paraId="01E5D328" w14:textId="5220FED6" w:rsidR="00B35576" w:rsidRDefault="00B35576" w:rsidP="00D47BB5">
      <w:pPr>
        <w:pStyle w:val="ListParagraph"/>
        <w:numPr>
          <w:ilvl w:val="1"/>
          <w:numId w:val="17"/>
        </w:numPr>
        <w:rPr>
          <w:lang w:val="en-US"/>
        </w:rPr>
      </w:pPr>
      <w:r>
        <w:rPr>
          <w:lang w:val="en-US"/>
        </w:rPr>
        <w:t xml:space="preserve">Split in </w:t>
      </w:r>
      <w:proofErr w:type="gramStart"/>
      <w:r>
        <w:rPr>
          <w:lang w:val="en-US"/>
        </w:rPr>
        <w:t xml:space="preserve">2 </w:t>
      </w:r>
      <w:r w:rsidR="00D47BB5">
        <w:rPr>
          <w:lang w:val="en-US"/>
        </w:rPr>
        <w:t>,</w:t>
      </w:r>
      <w:proofErr w:type="gramEnd"/>
      <w:r w:rsidR="00D47BB5">
        <w:rPr>
          <w:lang w:val="en-US"/>
        </w:rPr>
        <w:t xml:space="preserve"> 2: examples</w:t>
      </w:r>
    </w:p>
    <w:p w14:paraId="7D97D125" w14:textId="30327AD3" w:rsidR="00D47BB5" w:rsidRDefault="00D47BB5" w:rsidP="00D47BB5">
      <w:pPr>
        <w:pStyle w:val="ListParagraph"/>
        <w:numPr>
          <w:ilvl w:val="0"/>
          <w:numId w:val="17"/>
        </w:numPr>
      </w:pPr>
      <w:r w:rsidRPr="00D47BB5">
        <w:t>Parte I. Juego de producción – Cómo tomar sus decisiones</w:t>
      </w:r>
      <w:r>
        <w:t xml:space="preserve">: </w:t>
      </w:r>
      <w:proofErr w:type="spellStart"/>
      <w:r>
        <w:t>screenshot</w:t>
      </w:r>
      <w:proofErr w:type="spellEnd"/>
      <w:r>
        <w:t xml:space="preserve"> </w:t>
      </w:r>
      <w:proofErr w:type="spellStart"/>
      <w:r>
        <w:t>p</w:t>
      </w:r>
      <w:r w:rsidR="00FA7665">
        <w:t>o</w:t>
      </w:r>
      <w:r>
        <w:t>ints</w:t>
      </w:r>
      <w:proofErr w:type="spellEnd"/>
      <w:r>
        <w:t xml:space="preserve"> gr </w:t>
      </w:r>
      <w:proofErr w:type="spellStart"/>
      <w:r>
        <w:t>Account</w:t>
      </w:r>
      <w:proofErr w:type="spellEnd"/>
    </w:p>
    <w:p w14:paraId="02C4339F" w14:textId="73672286" w:rsidR="00D47BB5" w:rsidRDefault="00D47BB5" w:rsidP="00D47BB5">
      <w:pPr>
        <w:pStyle w:val="ListParagraph"/>
        <w:numPr>
          <w:ilvl w:val="0"/>
          <w:numId w:val="17"/>
        </w:numPr>
      </w:pPr>
      <w:r w:rsidRPr="00D47BB5">
        <w:t>Preguntas de comprensión</w:t>
      </w:r>
      <w:ins w:id="3" w:author="Mercedes Ines Fevre Obarrio" w:date="2024-09-03T19:25:00Z" w16du:dateUtc="2024-09-03T17:25:00Z">
        <w:r w:rsidR="003C4D26">
          <w:t xml:space="preserve"> (Producción)</w:t>
        </w:r>
      </w:ins>
    </w:p>
    <w:p w14:paraId="21873FB3" w14:textId="7AF5F6ED" w:rsidR="00D47BB5" w:rsidRDefault="00D47BB5" w:rsidP="00D47BB5">
      <w:pPr>
        <w:pStyle w:val="ListParagraph"/>
        <w:numPr>
          <w:ilvl w:val="0"/>
          <w:numId w:val="17"/>
        </w:numPr>
      </w:pPr>
      <w:r>
        <w:t>EMO test</w:t>
      </w:r>
    </w:p>
    <w:p w14:paraId="6C824600" w14:textId="5A82D195" w:rsidR="00D47BB5" w:rsidRDefault="00D47BB5" w:rsidP="00D47BB5">
      <w:pPr>
        <w:pStyle w:val="ListParagraph"/>
        <w:numPr>
          <w:ilvl w:val="0"/>
          <w:numId w:val="17"/>
        </w:numPr>
      </w:pPr>
      <w:r w:rsidRPr="00D47BB5">
        <w:t xml:space="preserve">Parte I. </w:t>
      </w:r>
      <w:r w:rsidRPr="002B66C0">
        <w:rPr>
          <w:b/>
          <w:bCs/>
        </w:rPr>
        <w:t>Juego de producción</w:t>
      </w:r>
      <w:r>
        <w:t>: DM</w:t>
      </w:r>
      <w:r w:rsidR="00BD2F41">
        <w:t xml:space="preserve">: </w:t>
      </w:r>
      <w:proofErr w:type="spellStart"/>
      <w:r w:rsidR="00BD2F41">
        <w:t>intro</w:t>
      </w:r>
      <w:proofErr w:type="spellEnd"/>
    </w:p>
    <w:p w14:paraId="46E9C9C8" w14:textId="106CAE19" w:rsidR="00D47BB5" w:rsidRDefault="00D47BB5" w:rsidP="00D47BB5">
      <w:pPr>
        <w:pStyle w:val="ListParagraph"/>
        <w:numPr>
          <w:ilvl w:val="0"/>
          <w:numId w:val="17"/>
        </w:numPr>
      </w:pPr>
      <w:r w:rsidRPr="00D47BB5">
        <w:t>Parte I. Juego de producci</w:t>
      </w:r>
      <w:r>
        <w:t xml:space="preserve">ón: </w:t>
      </w:r>
      <w:proofErr w:type="gramStart"/>
      <w:r>
        <w:t>DM</w:t>
      </w:r>
      <w:r w:rsidR="00BD2F41">
        <w:t xml:space="preserve"> :</w:t>
      </w:r>
      <w:proofErr w:type="gramEnd"/>
      <w:r w:rsidR="00BD2F41">
        <w:t xml:space="preserve"> %: </w:t>
      </w:r>
      <w:proofErr w:type="spellStart"/>
      <w:r w:rsidR="00BD2F41">
        <w:t>put</w:t>
      </w:r>
      <w:proofErr w:type="spellEnd"/>
      <w:r w:rsidR="00BD2F41">
        <w:t xml:space="preserve"> gr </w:t>
      </w:r>
      <w:proofErr w:type="spellStart"/>
      <w:r w:rsidR="00BD2F41">
        <w:t>account</w:t>
      </w:r>
      <w:proofErr w:type="spellEnd"/>
    </w:p>
    <w:p w14:paraId="540D5681" w14:textId="4C013747" w:rsidR="00BD2F41" w:rsidRDefault="00BD2F41" w:rsidP="00BD2F41">
      <w:pPr>
        <w:pStyle w:val="ListParagraph"/>
        <w:numPr>
          <w:ilvl w:val="1"/>
          <w:numId w:val="17"/>
        </w:numPr>
      </w:pPr>
      <w:r w:rsidRPr="00D47BB5">
        <w:t>Parte I. Juego de producci</w:t>
      </w:r>
      <w:r>
        <w:t xml:space="preserve">ón: DM: </w:t>
      </w:r>
      <w:proofErr w:type="spellStart"/>
      <w:r>
        <w:t>screenshot</w:t>
      </w:r>
      <w:proofErr w:type="spellEnd"/>
      <w:r>
        <w:t xml:space="preserve"> gr </w:t>
      </w:r>
      <w:proofErr w:type="spellStart"/>
      <w:r>
        <w:t>Account</w:t>
      </w:r>
      <w:proofErr w:type="spellEnd"/>
    </w:p>
    <w:p w14:paraId="7A4093A8" w14:textId="0026BCCC" w:rsidR="00BD2F41" w:rsidRDefault="00BD2F41" w:rsidP="00BD2F41">
      <w:pPr>
        <w:pStyle w:val="ListParagraph"/>
        <w:numPr>
          <w:ilvl w:val="1"/>
          <w:numId w:val="17"/>
        </w:numPr>
      </w:pPr>
      <w:r w:rsidRPr="00D47BB5">
        <w:t>Parte I. Juego de producci</w:t>
      </w:r>
      <w:r>
        <w:t xml:space="preserve">ón: DM: </w:t>
      </w:r>
      <w:proofErr w:type="spellStart"/>
      <w:r>
        <w:t>screenshot</w:t>
      </w:r>
      <w:proofErr w:type="spellEnd"/>
      <w:r>
        <w:t xml:space="preserve"> </w:t>
      </w:r>
      <w:proofErr w:type="spellStart"/>
      <w:r>
        <w:t>summary</w:t>
      </w:r>
      <w:proofErr w:type="spellEnd"/>
      <w:r>
        <w:t xml:space="preserve"> </w:t>
      </w:r>
      <w:proofErr w:type="spellStart"/>
      <w:r>
        <w:t>of</w:t>
      </w:r>
      <w:proofErr w:type="spellEnd"/>
      <w:r>
        <w:t xml:space="preserve"> </w:t>
      </w:r>
      <w:proofErr w:type="spellStart"/>
      <w:r>
        <w:t>points</w:t>
      </w:r>
      <w:proofErr w:type="spellEnd"/>
    </w:p>
    <w:p w14:paraId="3F1A7B8A" w14:textId="55D2268B" w:rsidR="00BD2F41" w:rsidRDefault="00BD2F41" w:rsidP="00BD2F41">
      <w:pPr>
        <w:pStyle w:val="ListParagraph"/>
        <w:numPr>
          <w:ilvl w:val="0"/>
          <w:numId w:val="17"/>
        </w:numPr>
      </w:pPr>
      <w:r w:rsidRPr="00BD2F41">
        <w:t xml:space="preserve">Parte II. </w:t>
      </w:r>
      <w:r w:rsidRPr="002B66C0">
        <w:rPr>
          <w:b/>
          <w:bCs/>
        </w:rPr>
        <w:t>Juego de Negociación-Producción</w:t>
      </w:r>
      <w:r>
        <w:t xml:space="preserve">: </w:t>
      </w:r>
      <w:r w:rsidRPr="002B66C0">
        <w:rPr>
          <w:b/>
          <w:bCs/>
        </w:rPr>
        <w:t>3 rondas</w:t>
      </w:r>
    </w:p>
    <w:p w14:paraId="60C21208" w14:textId="6D3494B7" w:rsidR="00BD2F41" w:rsidRDefault="00BD2F41" w:rsidP="00BD2F41">
      <w:pPr>
        <w:pStyle w:val="ListParagraph"/>
        <w:numPr>
          <w:ilvl w:val="0"/>
          <w:numId w:val="17"/>
        </w:numPr>
      </w:pPr>
      <w:r w:rsidRPr="00BD2F41">
        <w:t xml:space="preserve">Descripción de </w:t>
      </w:r>
      <w:r w:rsidRPr="002B66C0">
        <w:rPr>
          <w:b/>
          <w:bCs/>
        </w:rPr>
        <w:t>la etapa</w:t>
      </w:r>
      <w:r w:rsidRPr="00BD2F41">
        <w:t xml:space="preserve"> de negociación</w:t>
      </w:r>
      <w:r w:rsidR="004140B8">
        <w:t>: acuerdo</w:t>
      </w:r>
    </w:p>
    <w:p w14:paraId="25A7FCC0" w14:textId="11565B22" w:rsidR="00BD2F41" w:rsidRDefault="004140B8" w:rsidP="00BD2F41">
      <w:pPr>
        <w:pStyle w:val="ListParagraph"/>
        <w:numPr>
          <w:ilvl w:val="0"/>
          <w:numId w:val="17"/>
        </w:numPr>
        <w:rPr>
          <w:ins w:id="4" w:author="Mercedes Ines Fevre Obarrio" w:date="2024-09-03T19:19:00Z" w16du:dateUtc="2024-09-03T17:19:00Z"/>
        </w:rPr>
      </w:pPr>
      <w:r w:rsidRPr="004140B8">
        <w:t>Descripción de la etapa de negociación</w:t>
      </w:r>
    </w:p>
    <w:p w14:paraId="732A3F6E" w14:textId="4B08FD2F" w:rsidR="00DF6370" w:rsidRDefault="00DF6370" w:rsidP="00DF6370">
      <w:pPr>
        <w:pStyle w:val="ListParagraph"/>
        <w:numPr>
          <w:ilvl w:val="1"/>
          <w:numId w:val="17"/>
        </w:numPr>
        <w:rPr>
          <w:ins w:id="5" w:author="Mercedes Ines Fevre Obarrio" w:date="2024-09-03T19:19:00Z" w16du:dateUtc="2024-09-03T17:19:00Z"/>
        </w:rPr>
      </w:pPr>
      <w:proofErr w:type="spellStart"/>
      <w:ins w:id="6" w:author="Mercedes Ines Fevre Obarrio" w:date="2024-09-03T19:19:00Z" w16du:dateUtc="2024-09-03T17:19:00Z">
        <w:r>
          <w:t>Explanation</w:t>
        </w:r>
        <w:proofErr w:type="spellEnd"/>
      </w:ins>
    </w:p>
    <w:p w14:paraId="2D498397" w14:textId="1DC8261A" w:rsidR="00DF6370" w:rsidRDefault="00DF6370" w:rsidP="00DF6370">
      <w:pPr>
        <w:pStyle w:val="ListParagraph"/>
        <w:numPr>
          <w:ilvl w:val="1"/>
          <w:numId w:val="17"/>
        </w:numPr>
      </w:pPr>
      <w:proofErr w:type="spellStart"/>
      <w:ins w:id="7" w:author="Mercedes Ines Fevre Obarrio" w:date="2024-09-03T19:19:00Z" w16du:dateUtc="2024-09-03T17:19:00Z">
        <w:r>
          <w:t>Screenshot</w:t>
        </w:r>
        <w:proofErr w:type="spellEnd"/>
        <w:r>
          <w:t xml:space="preserve"> </w:t>
        </w:r>
        <w:proofErr w:type="spellStart"/>
        <w:r>
          <w:t>with</w:t>
        </w:r>
        <w:proofErr w:type="spellEnd"/>
        <w:r>
          <w:t xml:space="preserve"> </w:t>
        </w:r>
        <w:proofErr w:type="spellStart"/>
        <w:r>
          <w:t>agreement</w:t>
        </w:r>
        <w:proofErr w:type="spellEnd"/>
        <w:r>
          <w:t xml:space="preserve">/ </w:t>
        </w:r>
        <w:proofErr w:type="spellStart"/>
        <w:r>
          <w:t>disagreement</w:t>
        </w:r>
      </w:ins>
      <w:proofErr w:type="spellEnd"/>
    </w:p>
    <w:p w14:paraId="0E08F36C" w14:textId="3A8DDE1B" w:rsidR="004140B8" w:rsidRDefault="004140B8" w:rsidP="00BD2F41">
      <w:pPr>
        <w:pStyle w:val="ListParagraph"/>
        <w:numPr>
          <w:ilvl w:val="0"/>
          <w:numId w:val="17"/>
        </w:numPr>
        <w:rPr>
          <w:ins w:id="8" w:author="Mercedes Ines Fevre Obarrio" w:date="2024-09-03T19:23:00Z" w16du:dateUtc="2024-09-03T17:23:00Z"/>
        </w:rPr>
      </w:pPr>
      <w:r w:rsidRPr="004140B8">
        <w:t>Resolución de desacuerdos</w:t>
      </w:r>
    </w:p>
    <w:p w14:paraId="06C7459C" w14:textId="4D7ABCFF" w:rsidR="003C4D26" w:rsidRDefault="003C4D26" w:rsidP="003C4D26">
      <w:pPr>
        <w:pStyle w:val="ListParagraph"/>
        <w:numPr>
          <w:ilvl w:val="1"/>
          <w:numId w:val="17"/>
        </w:numPr>
        <w:rPr>
          <w:ins w:id="9" w:author="Mercedes Ines Fevre Obarrio" w:date="2024-09-03T19:24:00Z" w16du:dateUtc="2024-09-03T17:24:00Z"/>
        </w:rPr>
      </w:pPr>
      <w:proofErr w:type="spellStart"/>
      <w:ins w:id="10" w:author="Mercedes Ines Fevre Obarrio" w:date="2024-09-03T19:24:00Z" w16du:dateUtc="2024-09-03T17:24:00Z">
        <w:r>
          <w:t>Explanation</w:t>
        </w:r>
        <w:proofErr w:type="spellEnd"/>
      </w:ins>
    </w:p>
    <w:p w14:paraId="03895960" w14:textId="60E59621" w:rsidR="003C4D26" w:rsidRPr="003C4D26" w:rsidRDefault="003C4D26" w:rsidP="003C4D26">
      <w:pPr>
        <w:pStyle w:val="ListParagraph"/>
        <w:numPr>
          <w:ilvl w:val="1"/>
          <w:numId w:val="17"/>
        </w:numPr>
        <w:rPr>
          <w:lang w:val="en-US"/>
        </w:rPr>
      </w:pPr>
      <w:ins w:id="11" w:author="Mercedes Ines Fevre Obarrio" w:date="2024-09-03T19:24:00Z" w16du:dateUtc="2024-09-03T17:24:00Z">
        <w:r w:rsidRPr="003C4D26">
          <w:rPr>
            <w:lang w:val="en-US"/>
          </w:rPr>
          <w:t>Screen simulating the thinking of</w:t>
        </w:r>
        <w:r>
          <w:rPr>
            <w:lang w:val="en-US"/>
          </w:rPr>
          <w:t xml:space="preserve"> the algo/ manager</w:t>
        </w:r>
      </w:ins>
    </w:p>
    <w:p w14:paraId="4E71DA25" w14:textId="318F7A42" w:rsidR="004140B8" w:rsidRDefault="004140B8" w:rsidP="00070DC6">
      <w:pPr>
        <w:pStyle w:val="ListParagraph"/>
        <w:numPr>
          <w:ilvl w:val="0"/>
          <w:numId w:val="17"/>
        </w:numPr>
      </w:pPr>
      <w:r w:rsidRPr="004140B8">
        <w:t>Preguntas de comprensión</w:t>
      </w:r>
      <w:ins w:id="12" w:author="Mercedes Ines Fevre Obarrio" w:date="2024-09-03T19:25:00Z" w16du:dateUtc="2024-09-03T17:25:00Z">
        <w:r w:rsidR="003C4D26">
          <w:t xml:space="preserve"> (negociación)</w:t>
        </w:r>
      </w:ins>
    </w:p>
    <w:p w14:paraId="2034590A" w14:textId="0291741F" w:rsidR="004140B8" w:rsidRDefault="004140B8" w:rsidP="00BD2F41">
      <w:pPr>
        <w:pStyle w:val="ListParagraph"/>
        <w:numPr>
          <w:ilvl w:val="0"/>
          <w:numId w:val="17"/>
        </w:numPr>
      </w:pPr>
      <w:r w:rsidRPr="004140B8">
        <w:t xml:space="preserve">Ahora comenzará la Ronda 1 del juego de </w:t>
      </w:r>
      <w:proofErr w:type="spellStart"/>
      <w:r w:rsidRPr="004140B8">
        <w:t>Nego</w:t>
      </w:r>
      <w:proofErr w:type="spellEnd"/>
      <w:r w:rsidRPr="004140B8">
        <w:t>-Producción (Parte II)</w:t>
      </w:r>
      <w:r>
        <w:t xml:space="preserve">: 2 </w:t>
      </w:r>
      <w:proofErr w:type="spellStart"/>
      <w:r>
        <w:t>etatp</w:t>
      </w:r>
      <w:r w:rsidR="00070DC6">
        <w:t>as</w:t>
      </w:r>
      <w:proofErr w:type="spellEnd"/>
    </w:p>
    <w:p w14:paraId="4FB03A0C" w14:textId="048E54E8" w:rsidR="003624B9" w:rsidRDefault="003624B9" w:rsidP="00BD2F41">
      <w:pPr>
        <w:pStyle w:val="ListParagraph"/>
        <w:numPr>
          <w:ilvl w:val="0"/>
          <w:numId w:val="17"/>
        </w:numPr>
      </w:pPr>
      <w:r w:rsidRPr="003624B9">
        <w:t>Etapa de negociación (período #1)</w:t>
      </w:r>
      <w:r>
        <w:t xml:space="preserve"> – JUST TITLE</w:t>
      </w:r>
      <w:ins w:id="13" w:author="Mercedes Ines Fevre Obarrio" w:date="2024-09-03T19:47:00Z" w16du:dateUtc="2024-09-03T17:47:00Z">
        <w:r w:rsidR="006E645C">
          <w:t>?</w:t>
        </w:r>
      </w:ins>
    </w:p>
    <w:p w14:paraId="647A5E3F" w14:textId="5BFDC237" w:rsidR="003624B9" w:rsidRDefault="003624B9" w:rsidP="00BD2F41">
      <w:pPr>
        <w:pStyle w:val="ListParagraph"/>
        <w:numPr>
          <w:ilvl w:val="0"/>
          <w:numId w:val="17"/>
        </w:numPr>
      </w:pPr>
      <w:r w:rsidRPr="003624B9">
        <w:t>Etapa de negociación</w:t>
      </w:r>
    </w:p>
    <w:p w14:paraId="14CE1063" w14:textId="6D11BE35" w:rsidR="003624B9" w:rsidRDefault="003624B9" w:rsidP="00BD2F41">
      <w:pPr>
        <w:pStyle w:val="ListParagraph"/>
        <w:numPr>
          <w:ilvl w:val="0"/>
          <w:numId w:val="17"/>
        </w:numPr>
      </w:pPr>
      <w:r w:rsidRPr="003624B9">
        <w:t>Resultados de la etapa de negociación</w:t>
      </w:r>
      <w:r>
        <w:t xml:space="preserve"> (</w:t>
      </w:r>
      <w:proofErr w:type="spellStart"/>
      <w:r>
        <w:t>if</w:t>
      </w:r>
      <w:proofErr w:type="spellEnd"/>
      <w:r>
        <w:t xml:space="preserve"> </w:t>
      </w:r>
      <w:proofErr w:type="spellStart"/>
      <w:r>
        <w:t>agreement</w:t>
      </w:r>
      <w:proofErr w:type="spellEnd"/>
      <w:r>
        <w:t>)</w:t>
      </w:r>
    </w:p>
    <w:p w14:paraId="0E3139ED" w14:textId="630BB655" w:rsidR="003624B9" w:rsidRDefault="003624B9" w:rsidP="003624B9">
      <w:pPr>
        <w:pStyle w:val="ListParagraph"/>
        <w:numPr>
          <w:ilvl w:val="0"/>
          <w:numId w:val="17"/>
        </w:numPr>
      </w:pPr>
      <w:r w:rsidRPr="003624B9">
        <w:t>Resultados de la etapa de negociación</w:t>
      </w:r>
      <w:r>
        <w:t xml:space="preserve"> (</w:t>
      </w:r>
      <w:proofErr w:type="spellStart"/>
      <w:r>
        <w:t>if</w:t>
      </w:r>
      <w:proofErr w:type="spellEnd"/>
      <w:r>
        <w:t xml:space="preserve"> </w:t>
      </w:r>
      <w:proofErr w:type="spellStart"/>
      <w:r>
        <w:t>conflict</w:t>
      </w:r>
      <w:proofErr w:type="spellEnd"/>
      <w:r>
        <w:t>)</w:t>
      </w:r>
    </w:p>
    <w:p w14:paraId="31A77282" w14:textId="4654C8EB" w:rsidR="003624B9" w:rsidRDefault="003624B9" w:rsidP="00BD2F41">
      <w:pPr>
        <w:pStyle w:val="ListParagraph"/>
        <w:numPr>
          <w:ilvl w:val="0"/>
          <w:numId w:val="17"/>
        </w:numPr>
      </w:pPr>
      <w:r w:rsidRPr="003624B9">
        <w:t>Etapa de producción (ronda #1)</w:t>
      </w:r>
    </w:p>
    <w:p w14:paraId="5B0160EE" w14:textId="050BA715" w:rsidR="00FA7665" w:rsidRDefault="00FA7665" w:rsidP="00FA7665">
      <w:pPr>
        <w:pStyle w:val="ListParagraph"/>
        <w:numPr>
          <w:ilvl w:val="0"/>
          <w:numId w:val="17"/>
        </w:numPr>
      </w:pPr>
      <w:r w:rsidRPr="003624B9">
        <w:t>Etapa de producción (ronda #1)</w:t>
      </w:r>
      <w:r>
        <w:t xml:space="preserve"> – puntos cuenta grupal</w:t>
      </w:r>
    </w:p>
    <w:p w14:paraId="60FE2454" w14:textId="7A2D865B" w:rsidR="00FA7665" w:rsidRDefault="00FA7665" w:rsidP="00FA7665">
      <w:pPr>
        <w:pStyle w:val="ListParagraph"/>
        <w:numPr>
          <w:ilvl w:val="0"/>
          <w:numId w:val="17"/>
        </w:numPr>
      </w:pPr>
      <w:r w:rsidRPr="003624B9">
        <w:t>Etapa de producción (ronda #1)</w:t>
      </w:r>
      <w:r>
        <w:t xml:space="preserve"> – detalle puntos cuenta </w:t>
      </w:r>
    </w:p>
    <w:p w14:paraId="78BB922B" w14:textId="3CD47C8F" w:rsidR="00FA7665" w:rsidRDefault="00FA7665" w:rsidP="00FA7665">
      <w:pPr>
        <w:pStyle w:val="ListParagraph"/>
        <w:numPr>
          <w:ilvl w:val="0"/>
          <w:numId w:val="17"/>
        </w:numPr>
      </w:pPr>
      <w:r w:rsidRPr="00FA7665">
        <w:t>Ahora comenzará el Período 2 de la Parte II</w:t>
      </w:r>
    </w:p>
    <w:p w14:paraId="142B12A5" w14:textId="393DC5C1" w:rsidR="00C23C1C" w:rsidRPr="00E3582D" w:rsidRDefault="00C23C1C" w:rsidP="00C23C1C">
      <w:pPr>
        <w:pStyle w:val="ListParagraph"/>
        <w:numPr>
          <w:ilvl w:val="0"/>
          <w:numId w:val="17"/>
        </w:numPr>
        <w:jc w:val="both"/>
        <w:rPr>
          <w:b/>
          <w:bCs/>
        </w:rPr>
      </w:pPr>
      <w:r w:rsidRPr="00C23C1C">
        <w:rPr>
          <w:b/>
          <w:bCs/>
        </w:rPr>
        <w:t>Parte III</w:t>
      </w:r>
      <w:r w:rsidR="00E3582D">
        <w:rPr>
          <w:b/>
          <w:bCs/>
        </w:rPr>
        <w:t xml:space="preserve"> </w:t>
      </w:r>
      <w:r w:rsidR="00E3582D" w:rsidRPr="00E3582D">
        <w:t xml:space="preserve">distributive </w:t>
      </w:r>
      <w:proofErr w:type="spellStart"/>
      <w:r w:rsidR="00E3582D" w:rsidRPr="00E3582D">
        <w:t>justice</w:t>
      </w:r>
      <w:proofErr w:type="spellEnd"/>
    </w:p>
    <w:p w14:paraId="61241832" w14:textId="345714C9" w:rsidR="00E3582D" w:rsidRPr="00280FDE" w:rsidRDefault="00E3582D" w:rsidP="00E3582D">
      <w:pPr>
        <w:pStyle w:val="ListParagraph"/>
        <w:numPr>
          <w:ilvl w:val="0"/>
          <w:numId w:val="17"/>
        </w:numPr>
        <w:jc w:val="both"/>
        <w:rPr>
          <w:b/>
          <w:bCs/>
        </w:rPr>
      </w:pPr>
      <w:r w:rsidRPr="00E3582D">
        <w:t xml:space="preserve">(Parte III) </w:t>
      </w:r>
      <w:proofErr w:type="spellStart"/>
      <w:r w:rsidRPr="00E3582D">
        <w:t>Perceived</w:t>
      </w:r>
      <w:proofErr w:type="spellEnd"/>
      <w:r>
        <w:rPr>
          <w:b/>
          <w:bCs/>
        </w:rPr>
        <w:t xml:space="preserve"> </w:t>
      </w:r>
      <w:proofErr w:type="spellStart"/>
      <w:r w:rsidRPr="00280FDE">
        <w:t>justice</w:t>
      </w:r>
      <w:proofErr w:type="spellEnd"/>
    </w:p>
    <w:p w14:paraId="71D8F7FD" w14:textId="5A898BF1" w:rsidR="00E3582D" w:rsidRPr="00AA1BA1" w:rsidRDefault="00E3582D" w:rsidP="00E3582D">
      <w:pPr>
        <w:pStyle w:val="ListParagraph"/>
        <w:numPr>
          <w:ilvl w:val="0"/>
          <w:numId w:val="17"/>
        </w:numPr>
        <w:jc w:val="both"/>
        <w:rPr>
          <w:b/>
          <w:bCs/>
        </w:rPr>
      </w:pPr>
      <w:r w:rsidRPr="00E3582D">
        <w:t>(Parte III)</w:t>
      </w:r>
      <w:r>
        <w:rPr>
          <w:b/>
          <w:bCs/>
        </w:rPr>
        <w:t xml:space="preserve"> </w:t>
      </w:r>
      <w:r>
        <w:t xml:space="preserve">Social </w:t>
      </w:r>
      <w:proofErr w:type="spellStart"/>
      <w:r>
        <w:t>preferences</w:t>
      </w:r>
      <w:proofErr w:type="spellEnd"/>
    </w:p>
    <w:p w14:paraId="100EA39A" w14:textId="77777777" w:rsidR="00AA1BA1" w:rsidRPr="00AA1BA1" w:rsidRDefault="00AA1BA1" w:rsidP="00AA1BA1">
      <w:pPr>
        <w:pStyle w:val="ListParagraph"/>
        <w:numPr>
          <w:ilvl w:val="0"/>
          <w:numId w:val="17"/>
        </w:numPr>
        <w:rPr>
          <w:rFonts w:cstheme="minorHAnsi"/>
          <w:b/>
          <w:bCs/>
        </w:rPr>
      </w:pPr>
      <w:r w:rsidRPr="00E3582D">
        <w:t>(Parte III)</w:t>
      </w:r>
      <w:r w:rsidRPr="00AA1BA1">
        <w:rPr>
          <w:b/>
          <w:bCs/>
        </w:rPr>
        <w:t xml:space="preserve"> </w:t>
      </w:r>
      <w:r>
        <w:t xml:space="preserve">AI </w:t>
      </w:r>
      <w:proofErr w:type="spellStart"/>
      <w:r>
        <w:t>aversion</w:t>
      </w:r>
      <w:proofErr w:type="spellEnd"/>
    </w:p>
    <w:p w14:paraId="7BD6A64A" w14:textId="6F7A2199" w:rsidR="00C5023B" w:rsidRDefault="003C4D26" w:rsidP="00C5023B">
      <w:pPr>
        <w:pStyle w:val="ListParagraph"/>
        <w:numPr>
          <w:ilvl w:val="0"/>
          <w:numId w:val="17"/>
        </w:numPr>
        <w:rPr>
          <w:rFonts w:cstheme="minorHAnsi"/>
          <w:b/>
          <w:bCs/>
        </w:rPr>
      </w:pPr>
      <w:ins w:id="14" w:author="Mercedes Ines Fevre Obarrio" w:date="2024-09-03T19:24:00Z" w16du:dateUtc="2024-09-03T17:24:00Z">
        <w:r>
          <w:rPr>
            <w:rFonts w:cstheme="minorHAnsi"/>
            <w:b/>
            <w:bCs/>
          </w:rPr>
          <w:t>CRT</w:t>
        </w:r>
      </w:ins>
    </w:p>
    <w:p w14:paraId="5DCBD641" w14:textId="60DF9150" w:rsidR="00C5023B" w:rsidRPr="00C5023B" w:rsidRDefault="00AA1BA1" w:rsidP="00C5023B">
      <w:pPr>
        <w:pStyle w:val="ListParagraph"/>
        <w:numPr>
          <w:ilvl w:val="1"/>
          <w:numId w:val="17"/>
        </w:numPr>
        <w:rPr>
          <w:rFonts w:cstheme="minorHAnsi"/>
          <w:b/>
          <w:bCs/>
        </w:rPr>
      </w:pPr>
      <w:r w:rsidRPr="00AA1BA1">
        <w:rPr>
          <w:rFonts w:cstheme="minorHAnsi"/>
          <w:b/>
          <w:bCs/>
        </w:rPr>
        <w:t>Pantalla 27</w:t>
      </w:r>
      <w:r>
        <w:rPr>
          <w:rFonts w:cstheme="minorHAnsi"/>
          <w:b/>
          <w:bCs/>
        </w:rPr>
        <w:t xml:space="preserve"> a</w:t>
      </w:r>
      <w:r w:rsidRPr="00AA1BA1">
        <w:rPr>
          <w:rFonts w:cstheme="minorHAnsi"/>
          <w:b/>
          <w:bCs/>
        </w:rPr>
        <w:t>.</w:t>
      </w:r>
      <w:r>
        <w:rPr>
          <w:rFonts w:cstheme="minorHAnsi"/>
          <w:b/>
          <w:bCs/>
        </w:rPr>
        <w:t xml:space="preserve">: </w:t>
      </w:r>
      <w:r w:rsidRPr="00AA1BA1">
        <w:rPr>
          <w:rFonts w:cstheme="minorHAnsi"/>
        </w:rPr>
        <w:t>(Parte III) CRT</w:t>
      </w:r>
    </w:p>
    <w:p w14:paraId="72E959ED" w14:textId="40E2F488" w:rsidR="00AA1BA1" w:rsidRPr="00C5023B" w:rsidRDefault="00AA1BA1" w:rsidP="00C5023B">
      <w:pPr>
        <w:pStyle w:val="ListParagraph"/>
        <w:numPr>
          <w:ilvl w:val="1"/>
          <w:numId w:val="17"/>
        </w:numPr>
        <w:rPr>
          <w:rFonts w:cstheme="minorHAnsi"/>
          <w:b/>
          <w:bCs/>
        </w:rPr>
      </w:pPr>
      <w:r w:rsidRPr="00C5023B">
        <w:rPr>
          <w:rFonts w:cstheme="minorHAnsi"/>
          <w:b/>
          <w:bCs/>
        </w:rPr>
        <w:t xml:space="preserve">Pantalla 27 </w:t>
      </w:r>
      <w:r w:rsidR="00317F93" w:rsidRPr="00C5023B">
        <w:rPr>
          <w:rFonts w:cstheme="minorHAnsi"/>
          <w:b/>
          <w:bCs/>
        </w:rPr>
        <w:t>b</w:t>
      </w:r>
      <w:r w:rsidRPr="00C5023B">
        <w:rPr>
          <w:rFonts w:cstheme="minorHAnsi"/>
          <w:b/>
          <w:bCs/>
        </w:rPr>
        <w:t xml:space="preserve">.: </w:t>
      </w:r>
      <w:r w:rsidRPr="00C5023B">
        <w:rPr>
          <w:rFonts w:cstheme="minorHAnsi"/>
        </w:rPr>
        <w:t>(Parte III) CRT</w:t>
      </w:r>
    </w:p>
    <w:p w14:paraId="7EED4410" w14:textId="4912232F" w:rsidR="00317F93" w:rsidRPr="00C5023B" w:rsidRDefault="00C5023B" w:rsidP="00AA1BA1">
      <w:pPr>
        <w:pStyle w:val="ListParagraph"/>
        <w:numPr>
          <w:ilvl w:val="0"/>
          <w:numId w:val="17"/>
        </w:numPr>
        <w:rPr>
          <w:rFonts w:cstheme="minorHAnsi"/>
        </w:rPr>
      </w:pPr>
      <w:r w:rsidRPr="00C5023B">
        <w:rPr>
          <w:rFonts w:cstheme="minorHAnsi"/>
        </w:rPr>
        <w:t>DM</w:t>
      </w:r>
    </w:p>
    <w:p w14:paraId="6020D452" w14:textId="5776D2BD" w:rsidR="00C5023B" w:rsidRPr="00C5023B" w:rsidRDefault="00C5023B" w:rsidP="00C5023B">
      <w:pPr>
        <w:pStyle w:val="ListParagraph"/>
        <w:numPr>
          <w:ilvl w:val="1"/>
          <w:numId w:val="17"/>
        </w:numPr>
        <w:rPr>
          <w:rFonts w:cstheme="minorHAnsi"/>
        </w:rPr>
      </w:pPr>
      <w:proofErr w:type="spellStart"/>
      <w:r w:rsidRPr="00C5023B">
        <w:rPr>
          <w:rFonts w:cstheme="minorHAnsi"/>
        </w:rPr>
        <w:t>Intro</w:t>
      </w:r>
      <w:proofErr w:type="spellEnd"/>
    </w:p>
    <w:p w14:paraId="4E290AEF" w14:textId="4514F43F" w:rsidR="00C5023B" w:rsidRDefault="00C5023B" w:rsidP="00C5023B">
      <w:pPr>
        <w:pStyle w:val="ListParagraph"/>
        <w:numPr>
          <w:ilvl w:val="1"/>
          <w:numId w:val="17"/>
        </w:numPr>
        <w:rPr>
          <w:rFonts w:cstheme="minorHAnsi"/>
        </w:rPr>
      </w:pPr>
      <w:proofErr w:type="spellStart"/>
      <w:r w:rsidRPr="00C5023B">
        <w:rPr>
          <w:rFonts w:cstheme="minorHAnsi"/>
        </w:rPr>
        <w:t>Question</w:t>
      </w:r>
      <w:proofErr w:type="spellEnd"/>
      <w:r w:rsidRPr="00C5023B">
        <w:rPr>
          <w:rFonts w:cstheme="minorHAnsi"/>
        </w:rPr>
        <w:t xml:space="preserve"> 1</w:t>
      </w:r>
    </w:p>
    <w:p w14:paraId="2C1FCF66" w14:textId="47BA488B" w:rsidR="00C5023B" w:rsidRDefault="00C5023B" w:rsidP="00C5023B">
      <w:pPr>
        <w:pStyle w:val="ListParagraph"/>
        <w:numPr>
          <w:ilvl w:val="1"/>
          <w:numId w:val="17"/>
        </w:numPr>
        <w:rPr>
          <w:rFonts w:cstheme="minorHAnsi"/>
        </w:rPr>
      </w:pPr>
      <w:proofErr w:type="spellStart"/>
      <w:r w:rsidRPr="00C5023B">
        <w:rPr>
          <w:rFonts w:cstheme="minorHAnsi"/>
        </w:rPr>
        <w:t>Question</w:t>
      </w:r>
      <w:proofErr w:type="spellEnd"/>
      <w:r w:rsidRPr="00C5023B">
        <w:rPr>
          <w:rFonts w:cstheme="minorHAnsi"/>
        </w:rPr>
        <w:t xml:space="preserve"> </w:t>
      </w:r>
      <w:r>
        <w:rPr>
          <w:rFonts w:cstheme="minorHAnsi"/>
        </w:rPr>
        <w:t>2</w:t>
      </w:r>
    </w:p>
    <w:p w14:paraId="5A2C54D3" w14:textId="62DA70F0" w:rsidR="00C5023B" w:rsidRDefault="00C5023B" w:rsidP="00C5023B">
      <w:pPr>
        <w:pStyle w:val="ListParagraph"/>
        <w:numPr>
          <w:ilvl w:val="1"/>
          <w:numId w:val="17"/>
        </w:numPr>
        <w:rPr>
          <w:rFonts w:cstheme="minorHAnsi"/>
        </w:rPr>
      </w:pPr>
      <w:proofErr w:type="spellStart"/>
      <w:r w:rsidRPr="00C5023B">
        <w:rPr>
          <w:rFonts w:cstheme="minorHAnsi"/>
        </w:rPr>
        <w:t>Question</w:t>
      </w:r>
      <w:proofErr w:type="spellEnd"/>
      <w:r w:rsidRPr="00C5023B">
        <w:rPr>
          <w:rFonts w:cstheme="minorHAnsi"/>
        </w:rPr>
        <w:t xml:space="preserve"> </w:t>
      </w:r>
      <w:r>
        <w:rPr>
          <w:rFonts w:cstheme="minorHAnsi"/>
        </w:rPr>
        <w:t>3</w:t>
      </w:r>
    </w:p>
    <w:p w14:paraId="51ADBDF2" w14:textId="02E26170" w:rsidR="00C5023B" w:rsidRDefault="00C5023B" w:rsidP="00C5023B">
      <w:pPr>
        <w:pStyle w:val="ListParagraph"/>
        <w:numPr>
          <w:ilvl w:val="1"/>
          <w:numId w:val="17"/>
        </w:numPr>
        <w:rPr>
          <w:rFonts w:cstheme="minorHAnsi"/>
        </w:rPr>
      </w:pPr>
      <w:proofErr w:type="spellStart"/>
      <w:r w:rsidRPr="00C5023B">
        <w:rPr>
          <w:rFonts w:cstheme="minorHAnsi"/>
        </w:rPr>
        <w:t>Question</w:t>
      </w:r>
      <w:proofErr w:type="spellEnd"/>
      <w:r w:rsidRPr="00C5023B">
        <w:rPr>
          <w:rFonts w:cstheme="minorHAnsi"/>
        </w:rPr>
        <w:t xml:space="preserve"> </w:t>
      </w:r>
      <w:r>
        <w:rPr>
          <w:rFonts w:cstheme="minorHAnsi"/>
        </w:rPr>
        <w:t>4</w:t>
      </w:r>
    </w:p>
    <w:p w14:paraId="050DF96C" w14:textId="39488728" w:rsidR="00C5023B" w:rsidRDefault="00C5023B" w:rsidP="00C5023B">
      <w:pPr>
        <w:pStyle w:val="ListParagraph"/>
        <w:numPr>
          <w:ilvl w:val="1"/>
          <w:numId w:val="17"/>
        </w:numPr>
        <w:rPr>
          <w:rFonts w:cstheme="minorHAnsi"/>
        </w:rPr>
      </w:pPr>
      <w:proofErr w:type="spellStart"/>
      <w:r w:rsidRPr="00C5023B">
        <w:rPr>
          <w:rFonts w:cstheme="minorHAnsi"/>
        </w:rPr>
        <w:t>Question</w:t>
      </w:r>
      <w:proofErr w:type="spellEnd"/>
      <w:r w:rsidRPr="00C5023B">
        <w:rPr>
          <w:rFonts w:cstheme="minorHAnsi"/>
        </w:rPr>
        <w:t xml:space="preserve"> </w:t>
      </w:r>
      <w:r>
        <w:rPr>
          <w:rFonts w:cstheme="minorHAnsi"/>
        </w:rPr>
        <w:t>5</w:t>
      </w:r>
    </w:p>
    <w:p w14:paraId="2DD91C39" w14:textId="16FB0930" w:rsidR="00FA7665" w:rsidDel="00070DC6" w:rsidRDefault="00070DC6" w:rsidP="00070DC6">
      <w:pPr>
        <w:pStyle w:val="ListParagraph"/>
        <w:ind w:left="708"/>
        <w:rPr>
          <w:del w:id="15" w:author="Mercedes Ines Fevre Obarrio" w:date="2024-09-04T10:14:00Z" w16du:dateUtc="2024-09-04T08:14:00Z"/>
        </w:rPr>
      </w:pPr>
      <w:ins w:id="16" w:author="Mercedes Ines Fevre Obarrio" w:date="2024-09-04T10:16:00Z" w16du:dateUtc="2024-09-04T08:16:00Z">
        <w:r>
          <w:rPr>
            <w:rFonts w:cstheme="minorHAnsi"/>
          </w:rPr>
          <w:t xml:space="preserve">29. </w:t>
        </w:r>
      </w:ins>
      <w:proofErr w:type="spellStart"/>
      <w:r w:rsidR="00C5023B" w:rsidRPr="00070DC6">
        <w:rPr>
          <w:rFonts w:cstheme="minorHAnsi"/>
        </w:rPr>
        <w:t>Question</w:t>
      </w:r>
      <w:proofErr w:type="spellEnd"/>
      <w:r w:rsidR="00C5023B" w:rsidRPr="00070DC6">
        <w:rPr>
          <w:rFonts w:cstheme="minorHAnsi"/>
        </w:rPr>
        <w:t xml:space="preserve"> </w:t>
      </w:r>
      <w:proofErr w:type="spellStart"/>
      <w:r w:rsidR="00C5023B">
        <w:t>Sociodemo</w:t>
      </w:r>
      <w:proofErr w:type="spellEnd"/>
    </w:p>
    <w:p w14:paraId="6BCA95C7" w14:textId="41354969" w:rsidR="00070DC6" w:rsidRPr="00070DC6" w:rsidRDefault="00070DC6" w:rsidP="00070DC6">
      <w:pPr>
        <w:pStyle w:val="ListParagraph"/>
        <w:ind w:left="708"/>
        <w:rPr>
          <w:ins w:id="17" w:author="Mercedes Ines Fevre Obarrio" w:date="2024-09-04T10:15:00Z" w16du:dateUtc="2024-09-04T08:15:00Z"/>
          <w:b/>
          <w:bCs/>
          <w:lang w:val="en-US"/>
        </w:rPr>
      </w:pPr>
      <w:ins w:id="18" w:author="Mercedes Ines Fevre Obarrio" w:date="2024-09-04T10:16:00Z" w16du:dateUtc="2024-09-04T08:16:00Z">
        <w:r>
          <w:rPr>
            <w:lang w:val="en-US"/>
          </w:rPr>
          <w:t>30.</w:t>
        </w:r>
      </w:ins>
      <w:r w:rsidR="00211167" w:rsidRPr="00070DC6">
        <w:rPr>
          <w:lang w:val="en-US"/>
        </w:rPr>
        <w:t>Total earnings, code AMZ gift card</w:t>
      </w:r>
    </w:p>
    <w:p w14:paraId="5682EC18" w14:textId="14005506" w:rsidR="006D52C9" w:rsidRPr="00070DC6" w:rsidRDefault="006D52C9" w:rsidP="00070DC6">
      <w:pPr>
        <w:jc w:val="center"/>
        <w:rPr>
          <w:b/>
          <w:bCs/>
          <w:lang w:val="en-US"/>
        </w:rPr>
      </w:pPr>
      <w:proofErr w:type="spellStart"/>
      <w:r w:rsidRPr="00070DC6">
        <w:rPr>
          <w:b/>
          <w:bCs/>
          <w:lang w:val="en-US"/>
        </w:rPr>
        <w:lastRenderedPageBreak/>
        <w:t>Pantalla</w:t>
      </w:r>
      <w:proofErr w:type="spellEnd"/>
      <w:r w:rsidRPr="00070DC6">
        <w:rPr>
          <w:b/>
          <w:bCs/>
          <w:lang w:val="en-US"/>
        </w:rPr>
        <w:t xml:space="preserve"> 1</w:t>
      </w:r>
    </w:p>
    <w:p w14:paraId="42894719" w14:textId="77777777" w:rsidR="006D52C9" w:rsidRPr="00070DC6" w:rsidRDefault="006D52C9">
      <w:pPr>
        <w:rPr>
          <w:lang w:val="en-US"/>
        </w:rPr>
      </w:pPr>
    </w:p>
    <w:p w14:paraId="28022717" w14:textId="02D613F5" w:rsidR="006D52C9" w:rsidRPr="001858C4" w:rsidRDefault="006D52C9" w:rsidP="006D52C9">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14:ligatures w14:val="none"/>
        </w:rPr>
      </w:pPr>
      <w:r w:rsidRPr="001858C4">
        <w:rPr>
          <w:rFonts w:ascii="Times New Roman" w:eastAsia="Times New Roman" w:hAnsi="Times New Roman" w:cs="Times New Roman"/>
          <w:b/>
          <w:bCs/>
          <w:kern w:val="36"/>
          <w:sz w:val="48"/>
          <w:szCs w:val="48"/>
          <w:lang w:eastAsia="fr-FR"/>
          <w14:ligatures w14:val="none"/>
        </w:rPr>
        <w:t>Instrucciones generales</w:t>
      </w:r>
    </w:p>
    <w:p w14:paraId="0FCEF9FF" w14:textId="4B75B40A" w:rsidR="001B047D" w:rsidRDefault="006D52C9"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1858C4">
        <w:rPr>
          <w:rFonts w:ascii="Times New Roman" w:eastAsia="Times New Roman" w:hAnsi="Times New Roman" w:cs="Times New Roman"/>
          <w:kern w:val="0"/>
          <w:sz w:val="24"/>
          <w:szCs w:val="24"/>
          <w:lang w:eastAsia="fr-FR"/>
          <w14:ligatures w14:val="none"/>
        </w:rPr>
        <w:t xml:space="preserve">Este es un experimento </w:t>
      </w:r>
      <w:r w:rsidR="001B047D">
        <w:rPr>
          <w:rFonts w:ascii="Times New Roman" w:eastAsia="Times New Roman" w:hAnsi="Times New Roman" w:cs="Times New Roman"/>
          <w:kern w:val="0"/>
          <w:sz w:val="24"/>
          <w:szCs w:val="24"/>
          <w:lang w:eastAsia="fr-FR"/>
          <w14:ligatures w14:val="none"/>
        </w:rPr>
        <w:t>sobre</w:t>
      </w:r>
      <w:r w:rsidR="001B047D" w:rsidRPr="001858C4">
        <w:rPr>
          <w:rFonts w:ascii="Times New Roman" w:eastAsia="Times New Roman" w:hAnsi="Times New Roman" w:cs="Times New Roman"/>
          <w:kern w:val="0"/>
          <w:sz w:val="24"/>
          <w:szCs w:val="24"/>
          <w:lang w:eastAsia="fr-FR"/>
          <w14:ligatures w14:val="none"/>
        </w:rPr>
        <w:t xml:space="preserve"> </w:t>
      </w:r>
      <w:r w:rsidRPr="001858C4">
        <w:rPr>
          <w:rFonts w:ascii="Times New Roman" w:eastAsia="Times New Roman" w:hAnsi="Times New Roman" w:cs="Times New Roman"/>
          <w:kern w:val="0"/>
          <w:sz w:val="24"/>
          <w:szCs w:val="24"/>
          <w:lang w:eastAsia="fr-FR"/>
          <w14:ligatures w14:val="none"/>
        </w:rPr>
        <w:t xml:space="preserve">la toma de decisiones. </w:t>
      </w:r>
    </w:p>
    <w:p w14:paraId="26AF25D7" w14:textId="1A4FF84A" w:rsidR="001B047D" w:rsidRPr="001858C4" w:rsidRDefault="001B047D"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En el experimento usted podrá ganar puntos en función de s</w:t>
      </w:r>
      <w:r w:rsidRPr="001858C4">
        <w:rPr>
          <w:rFonts w:ascii="Times New Roman" w:eastAsia="Times New Roman" w:hAnsi="Times New Roman" w:cs="Times New Roman"/>
          <w:kern w:val="0"/>
          <w:sz w:val="24"/>
          <w:szCs w:val="24"/>
          <w:lang w:eastAsia="fr-FR"/>
          <w14:ligatures w14:val="none"/>
        </w:rPr>
        <w:t>us decisiones y de las decisiones de los demás.</w:t>
      </w:r>
      <w:r>
        <w:rPr>
          <w:rFonts w:ascii="Times New Roman" w:eastAsia="Times New Roman" w:hAnsi="Times New Roman" w:cs="Times New Roman"/>
          <w:kern w:val="0"/>
          <w:sz w:val="24"/>
          <w:szCs w:val="24"/>
          <w:lang w:eastAsia="fr-FR"/>
          <w14:ligatures w14:val="none"/>
        </w:rPr>
        <w:t xml:space="preserve"> Así, d</w:t>
      </w:r>
      <w:r w:rsidRPr="001858C4">
        <w:rPr>
          <w:rFonts w:ascii="Times New Roman" w:eastAsia="Times New Roman" w:hAnsi="Times New Roman" w:cs="Times New Roman"/>
          <w:kern w:val="0"/>
          <w:sz w:val="24"/>
          <w:szCs w:val="24"/>
          <w:lang w:eastAsia="fr-FR"/>
          <w14:ligatures w14:val="none"/>
        </w:rPr>
        <w:t>iferentes participantes pueden ganar cantidades diferentes.</w:t>
      </w:r>
    </w:p>
    <w:p w14:paraId="3568FF85" w14:textId="41694B1F" w:rsidR="006A0578" w:rsidRDefault="001B047D"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Al final del experimento, los puntos que haya ganado se convertirán en dinero y usted recibirá este dinero en</w:t>
      </w:r>
      <w:r w:rsidR="006A0578">
        <w:rPr>
          <w:rFonts w:ascii="Times New Roman" w:eastAsia="Times New Roman" w:hAnsi="Times New Roman" w:cs="Times New Roman"/>
          <w:kern w:val="0"/>
          <w:sz w:val="24"/>
          <w:szCs w:val="24"/>
          <w:lang w:eastAsia="fr-FR"/>
          <w14:ligatures w14:val="none"/>
        </w:rPr>
        <w:t xml:space="preserve"> una tarjeta regalo de Amazon</w:t>
      </w:r>
      <w:r>
        <w:rPr>
          <w:rFonts w:ascii="Times New Roman" w:eastAsia="Times New Roman" w:hAnsi="Times New Roman" w:cs="Times New Roman"/>
          <w:kern w:val="0"/>
          <w:sz w:val="24"/>
          <w:szCs w:val="24"/>
          <w:lang w:eastAsia="fr-FR"/>
          <w14:ligatures w14:val="none"/>
        </w:rPr>
        <w:t xml:space="preserve">. </w:t>
      </w:r>
      <w:r w:rsidR="009F01BE">
        <w:rPr>
          <w:rFonts w:ascii="Times New Roman" w:eastAsia="Times New Roman" w:hAnsi="Times New Roman" w:cs="Times New Roman"/>
          <w:kern w:val="0"/>
          <w:sz w:val="24"/>
          <w:szCs w:val="24"/>
          <w:lang w:eastAsia="fr-FR"/>
          <w14:ligatures w14:val="none"/>
        </w:rPr>
        <w:t xml:space="preserve">Por cada 100 puntos que haya ganado en el experimento usted recibirá </w:t>
      </w:r>
      <w:r w:rsidR="009F01BE" w:rsidRPr="00BC3BC6">
        <w:rPr>
          <w:rFonts w:ascii="Times New Roman" w:eastAsia="Times New Roman" w:hAnsi="Times New Roman" w:cs="Times New Roman"/>
          <w:kern w:val="0"/>
          <w:sz w:val="24"/>
          <w:szCs w:val="24"/>
          <w:highlight w:val="yellow"/>
          <w:lang w:eastAsia="fr-FR"/>
          <w14:ligatures w14:val="none"/>
        </w:rPr>
        <w:t>XX</w:t>
      </w:r>
      <w:r w:rsidR="009F01BE">
        <w:rPr>
          <w:rFonts w:ascii="Times New Roman" w:eastAsia="Times New Roman" w:hAnsi="Times New Roman" w:cs="Times New Roman"/>
          <w:kern w:val="0"/>
          <w:sz w:val="24"/>
          <w:szCs w:val="24"/>
          <w:lang w:eastAsia="fr-FR"/>
          <w14:ligatures w14:val="none"/>
        </w:rPr>
        <w:t xml:space="preserve"> euros.</w:t>
      </w:r>
    </w:p>
    <w:p w14:paraId="72A72325" w14:textId="5D181600" w:rsidR="006D52C9" w:rsidRDefault="006D52C9" w:rsidP="00044FC5">
      <w:pPr>
        <w:spacing w:before="100" w:beforeAutospacing="1" w:after="100" w:afterAutospacing="1" w:line="240" w:lineRule="auto"/>
        <w:jc w:val="both"/>
        <w:rPr>
          <w:ins w:id="19" w:author="Mercedes Ines Fevre Obarrio" w:date="2024-09-04T10:17:00Z" w16du:dateUtc="2024-09-04T08:17:00Z"/>
          <w:rFonts w:ascii="Times New Roman" w:eastAsia="Times New Roman" w:hAnsi="Times New Roman" w:cs="Times New Roman"/>
          <w:kern w:val="0"/>
          <w:sz w:val="24"/>
          <w:szCs w:val="24"/>
          <w:lang w:eastAsia="fr-FR"/>
          <w14:ligatures w14:val="none"/>
        </w:rPr>
      </w:pPr>
      <w:r w:rsidRPr="001858C4">
        <w:rPr>
          <w:rFonts w:ascii="Times New Roman" w:eastAsia="Times New Roman" w:hAnsi="Times New Roman" w:cs="Times New Roman"/>
          <w:kern w:val="0"/>
          <w:sz w:val="24"/>
          <w:szCs w:val="24"/>
          <w:lang w:eastAsia="fr-FR"/>
          <w14:ligatures w14:val="none"/>
        </w:rPr>
        <w:t>El experimento se realizará a través de</w:t>
      </w:r>
      <w:r w:rsidR="001B047D">
        <w:rPr>
          <w:rFonts w:ascii="Times New Roman" w:eastAsia="Times New Roman" w:hAnsi="Times New Roman" w:cs="Times New Roman"/>
          <w:kern w:val="0"/>
          <w:sz w:val="24"/>
          <w:szCs w:val="24"/>
          <w:lang w:eastAsia="fr-FR"/>
          <w14:ligatures w14:val="none"/>
        </w:rPr>
        <w:t>l</w:t>
      </w:r>
      <w:r w:rsidRPr="001858C4">
        <w:rPr>
          <w:rFonts w:ascii="Times New Roman" w:eastAsia="Times New Roman" w:hAnsi="Times New Roman" w:cs="Times New Roman"/>
          <w:kern w:val="0"/>
          <w:sz w:val="24"/>
          <w:szCs w:val="24"/>
          <w:lang w:eastAsia="fr-FR"/>
          <w14:ligatures w14:val="none"/>
        </w:rPr>
        <w:t xml:space="preserve"> </w:t>
      </w:r>
      <w:r>
        <w:rPr>
          <w:rFonts w:ascii="Times New Roman" w:eastAsia="Times New Roman" w:hAnsi="Times New Roman" w:cs="Times New Roman"/>
          <w:kern w:val="0"/>
          <w:sz w:val="24"/>
          <w:szCs w:val="24"/>
          <w:lang w:eastAsia="fr-FR"/>
          <w14:ligatures w14:val="none"/>
        </w:rPr>
        <w:t>ordenador</w:t>
      </w:r>
      <w:r w:rsidRPr="001858C4">
        <w:rPr>
          <w:rFonts w:ascii="Times New Roman" w:eastAsia="Times New Roman" w:hAnsi="Times New Roman" w:cs="Times New Roman"/>
          <w:kern w:val="0"/>
          <w:sz w:val="24"/>
          <w:szCs w:val="24"/>
          <w:lang w:eastAsia="fr-FR"/>
          <w14:ligatures w14:val="none"/>
        </w:rPr>
        <w:t xml:space="preserve">. Si tiene alguna duda </w:t>
      </w:r>
      <w:r w:rsidR="001B047D">
        <w:rPr>
          <w:rFonts w:ascii="Times New Roman" w:eastAsia="Times New Roman" w:hAnsi="Times New Roman" w:cs="Times New Roman"/>
          <w:kern w:val="0"/>
          <w:sz w:val="24"/>
          <w:szCs w:val="24"/>
          <w:lang w:eastAsia="fr-FR"/>
          <w14:ligatures w14:val="none"/>
        </w:rPr>
        <w:t xml:space="preserve">en cualquier momento </w:t>
      </w:r>
      <w:r w:rsidRPr="001858C4">
        <w:rPr>
          <w:rFonts w:ascii="Times New Roman" w:eastAsia="Times New Roman" w:hAnsi="Times New Roman" w:cs="Times New Roman"/>
          <w:kern w:val="0"/>
          <w:sz w:val="24"/>
          <w:szCs w:val="24"/>
          <w:lang w:eastAsia="fr-FR"/>
          <w14:ligatures w14:val="none"/>
        </w:rPr>
        <w:t xml:space="preserve">durante </w:t>
      </w:r>
      <w:r w:rsidR="001B047D">
        <w:rPr>
          <w:rFonts w:ascii="Times New Roman" w:eastAsia="Times New Roman" w:hAnsi="Times New Roman" w:cs="Times New Roman"/>
          <w:kern w:val="0"/>
          <w:sz w:val="24"/>
          <w:szCs w:val="24"/>
          <w:lang w:eastAsia="fr-FR"/>
          <w14:ligatures w14:val="none"/>
        </w:rPr>
        <w:t>el experimento</w:t>
      </w:r>
      <w:r w:rsidRPr="001858C4">
        <w:rPr>
          <w:rFonts w:ascii="Times New Roman" w:eastAsia="Times New Roman" w:hAnsi="Times New Roman" w:cs="Times New Roman"/>
          <w:kern w:val="0"/>
          <w:sz w:val="24"/>
          <w:szCs w:val="24"/>
          <w:lang w:eastAsia="fr-FR"/>
          <w14:ligatures w14:val="none"/>
        </w:rPr>
        <w:t>, levant</w:t>
      </w:r>
      <w:r>
        <w:rPr>
          <w:rFonts w:ascii="Times New Roman" w:eastAsia="Times New Roman" w:hAnsi="Times New Roman" w:cs="Times New Roman"/>
          <w:kern w:val="0"/>
          <w:sz w:val="24"/>
          <w:szCs w:val="24"/>
          <w:lang w:eastAsia="fr-FR"/>
          <w14:ligatures w14:val="none"/>
        </w:rPr>
        <w:t>e</w:t>
      </w:r>
      <w:r w:rsidRPr="001858C4">
        <w:rPr>
          <w:rFonts w:ascii="Times New Roman" w:eastAsia="Times New Roman" w:hAnsi="Times New Roman" w:cs="Times New Roman"/>
          <w:kern w:val="0"/>
          <w:sz w:val="24"/>
          <w:szCs w:val="24"/>
          <w:lang w:eastAsia="fr-FR"/>
          <w14:ligatures w14:val="none"/>
        </w:rPr>
        <w:t xml:space="preserve"> la mano y un monitor se acercará a resolver </w:t>
      </w:r>
      <w:r>
        <w:rPr>
          <w:rFonts w:ascii="Times New Roman" w:eastAsia="Times New Roman" w:hAnsi="Times New Roman" w:cs="Times New Roman"/>
          <w:kern w:val="0"/>
          <w:sz w:val="24"/>
          <w:szCs w:val="24"/>
          <w:lang w:eastAsia="fr-FR"/>
          <w14:ligatures w14:val="none"/>
        </w:rPr>
        <w:t>s</w:t>
      </w:r>
      <w:r w:rsidRPr="001858C4">
        <w:rPr>
          <w:rFonts w:ascii="Times New Roman" w:eastAsia="Times New Roman" w:hAnsi="Times New Roman" w:cs="Times New Roman"/>
          <w:kern w:val="0"/>
          <w:sz w:val="24"/>
          <w:szCs w:val="24"/>
          <w:lang w:eastAsia="fr-FR"/>
          <w14:ligatures w14:val="none"/>
        </w:rPr>
        <w:t xml:space="preserve">u duda. </w:t>
      </w:r>
    </w:p>
    <w:p w14:paraId="7514649B" w14:textId="77777777" w:rsidR="00070DC6" w:rsidRPr="001858C4" w:rsidRDefault="00070DC6" w:rsidP="00070DC6">
      <w:pPr>
        <w:spacing w:before="100" w:beforeAutospacing="1" w:after="100" w:afterAutospacing="1" w:line="240" w:lineRule="auto"/>
        <w:jc w:val="both"/>
        <w:rPr>
          <w:ins w:id="20" w:author="Mercedes Ines Fevre Obarrio" w:date="2024-09-04T10:17:00Z" w16du:dateUtc="2024-09-04T08:17:00Z"/>
          <w:rFonts w:ascii="Times New Roman" w:eastAsia="Times New Roman" w:hAnsi="Times New Roman" w:cs="Times New Roman"/>
          <w:kern w:val="0"/>
          <w:sz w:val="24"/>
          <w:szCs w:val="24"/>
          <w:lang w:eastAsia="fr-FR"/>
          <w14:ligatures w14:val="none"/>
        </w:rPr>
      </w:pPr>
      <w:ins w:id="21" w:author="Mercedes Ines Fevre Obarrio" w:date="2024-09-04T10:17:00Z" w16du:dateUtc="2024-09-04T08:17:00Z">
        <w:r w:rsidRPr="001858C4">
          <w:rPr>
            <w:rFonts w:ascii="Times New Roman" w:eastAsia="Times New Roman" w:hAnsi="Times New Roman" w:cs="Times New Roman"/>
            <w:kern w:val="0"/>
            <w:sz w:val="24"/>
            <w:szCs w:val="24"/>
            <w:lang w:eastAsia="fr-FR"/>
            <w14:ligatures w14:val="none"/>
          </w:rPr>
          <w:t xml:space="preserve">Haga clic en "Siguiente" para </w:t>
        </w:r>
        <w:commentRangeStart w:id="22"/>
        <w:r w:rsidRPr="001858C4">
          <w:rPr>
            <w:rFonts w:ascii="Times New Roman" w:eastAsia="Times New Roman" w:hAnsi="Times New Roman" w:cs="Times New Roman"/>
            <w:kern w:val="0"/>
            <w:sz w:val="24"/>
            <w:szCs w:val="24"/>
            <w:lang w:eastAsia="fr-FR"/>
            <w14:ligatures w14:val="none"/>
          </w:rPr>
          <w:t>continuar</w:t>
        </w:r>
      </w:ins>
      <w:commentRangeEnd w:id="22"/>
      <w:ins w:id="23" w:author="Mercedes Ines Fevre Obarrio" w:date="2024-09-04T10:18:00Z" w16du:dateUtc="2024-09-04T08:18:00Z">
        <w:r>
          <w:rPr>
            <w:rStyle w:val="CommentReference"/>
          </w:rPr>
          <w:commentReference w:id="22"/>
        </w:r>
      </w:ins>
      <w:ins w:id="24" w:author="Mercedes Ines Fevre Obarrio" w:date="2024-09-04T10:17:00Z" w16du:dateUtc="2024-09-04T08:17:00Z">
        <w:r w:rsidRPr="001858C4">
          <w:rPr>
            <w:rFonts w:ascii="Times New Roman" w:eastAsia="Times New Roman" w:hAnsi="Times New Roman" w:cs="Times New Roman"/>
            <w:kern w:val="0"/>
            <w:sz w:val="24"/>
            <w:szCs w:val="24"/>
            <w:lang w:eastAsia="fr-FR"/>
            <w14:ligatures w14:val="none"/>
          </w:rPr>
          <w:t>.</w:t>
        </w:r>
      </w:ins>
    </w:p>
    <w:p w14:paraId="74F1A3FF" w14:textId="10E31A7D" w:rsidR="00070DC6" w:rsidRPr="001858C4" w:rsidDel="00070DC6" w:rsidRDefault="00070DC6" w:rsidP="00044FC5">
      <w:pPr>
        <w:spacing w:before="100" w:beforeAutospacing="1" w:after="100" w:afterAutospacing="1" w:line="240" w:lineRule="auto"/>
        <w:jc w:val="both"/>
        <w:rPr>
          <w:del w:id="25" w:author="Mercedes Ines Fevre Obarrio" w:date="2024-09-04T10:17:00Z" w16du:dateUtc="2024-09-04T08:17:00Z"/>
          <w:rFonts w:ascii="Times New Roman" w:eastAsia="Times New Roman" w:hAnsi="Times New Roman" w:cs="Times New Roman"/>
          <w:kern w:val="0"/>
          <w:sz w:val="24"/>
          <w:szCs w:val="24"/>
          <w:lang w:eastAsia="fr-FR"/>
          <w14:ligatures w14:val="none"/>
        </w:rPr>
      </w:pPr>
    </w:p>
    <w:p w14:paraId="10FC49D7" w14:textId="1BD42E09" w:rsidR="006D52C9" w:rsidRPr="008B7EC0" w:rsidRDefault="006D52C9" w:rsidP="00044FC5">
      <w:pPr>
        <w:jc w:val="both"/>
        <w:rPr>
          <w:b/>
          <w:bCs/>
        </w:rPr>
      </w:pPr>
      <w:proofErr w:type="gramStart"/>
      <w:r w:rsidRPr="008B7EC0">
        <w:rPr>
          <w:b/>
          <w:bCs/>
        </w:rPr>
        <w:t>{ SIGUIENTE</w:t>
      </w:r>
      <w:proofErr w:type="gramEnd"/>
      <w:r w:rsidRPr="008B7EC0">
        <w:rPr>
          <w:b/>
          <w:bCs/>
        </w:rPr>
        <w:t xml:space="preserve"> }</w:t>
      </w:r>
    </w:p>
    <w:p w14:paraId="75C1D480" w14:textId="7F522C23" w:rsidR="00392D7D" w:rsidRDefault="00392D7D">
      <w:r>
        <w:br w:type="page"/>
      </w:r>
    </w:p>
    <w:p w14:paraId="779AEE13" w14:textId="25C57798" w:rsidR="00A64A01" w:rsidRPr="008B7EC0" w:rsidRDefault="00A64A01" w:rsidP="00A64A01">
      <w:pPr>
        <w:jc w:val="center"/>
        <w:rPr>
          <w:b/>
          <w:bCs/>
        </w:rPr>
      </w:pPr>
      <w:r w:rsidRPr="008B7EC0">
        <w:rPr>
          <w:b/>
          <w:bCs/>
        </w:rPr>
        <w:lastRenderedPageBreak/>
        <w:t>Pantalla 2</w:t>
      </w:r>
    </w:p>
    <w:p w14:paraId="7E9DC68D" w14:textId="77777777" w:rsidR="00A64A01" w:rsidRPr="008B7EC0" w:rsidRDefault="00A64A01" w:rsidP="00A64A01">
      <w:pPr>
        <w:jc w:val="center"/>
        <w:rPr>
          <w:b/>
          <w:bCs/>
        </w:rPr>
      </w:pPr>
    </w:p>
    <w:p w14:paraId="5B7825F8" w14:textId="77777777" w:rsidR="00A64A01" w:rsidRPr="001858C4" w:rsidRDefault="00A64A01" w:rsidP="00A64A01">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14:ligatures w14:val="none"/>
        </w:rPr>
      </w:pPr>
      <w:r w:rsidRPr="001858C4">
        <w:rPr>
          <w:rFonts w:ascii="Times New Roman" w:eastAsia="Times New Roman" w:hAnsi="Times New Roman" w:cs="Times New Roman"/>
          <w:b/>
          <w:bCs/>
          <w:kern w:val="36"/>
          <w:sz w:val="48"/>
          <w:szCs w:val="48"/>
          <w:lang w:eastAsia="fr-FR"/>
          <w14:ligatures w14:val="none"/>
        </w:rPr>
        <w:t>Instrucciones generales</w:t>
      </w:r>
    </w:p>
    <w:p w14:paraId="59EEED90" w14:textId="77777777" w:rsidR="00044FC5" w:rsidRDefault="00A64A01"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1858C4">
        <w:rPr>
          <w:rFonts w:ascii="Times New Roman" w:eastAsia="Times New Roman" w:hAnsi="Times New Roman" w:cs="Times New Roman"/>
          <w:kern w:val="0"/>
          <w:sz w:val="24"/>
          <w:szCs w:val="24"/>
          <w:lang w:eastAsia="fr-FR"/>
          <w14:ligatures w14:val="none"/>
        </w:rPr>
        <w:t xml:space="preserve">Este experimento consta de </w:t>
      </w:r>
      <w:r w:rsidRPr="006A4072">
        <w:rPr>
          <w:rFonts w:ascii="Times New Roman" w:eastAsia="Times New Roman" w:hAnsi="Times New Roman" w:cs="Times New Roman"/>
          <w:b/>
          <w:bCs/>
          <w:kern w:val="0"/>
          <w:sz w:val="24"/>
          <w:szCs w:val="24"/>
          <w:lang w:eastAsia="fr-FR"/>
          <w14:ligatures w14:val="none"/>
        </w:rPr>
        <w:t>tres partes</w:t>
      </w:r>
      <w:r w:rsidRPr="001858C4">
        <w:rPr>
          <w:rFonts w:ascii="Times New Roman" w:eastAsia="Times New Roman" w:hAnsi="Times New Roman" w:cs="Times New Roman"/>
          <w:kern w:val="0"/>
          <w:sz w:val="24"/>
          <w:szCs w:val="24"/>
          <w:lang w:eastAsia="fr-FR"/>
          <w14:ligatures w14:val="none"/>
        </w:rPr>
        <w:t>.</w:t>
      </w:r>
    </w:p>
    <w:p w14:paraId="2B888651" w14:textId="52AF8C49" w:rsidR="009F01BE" w:rsidRDefault="00A64A01"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1858C4">
        <w:rPr>
          <w:rFonts w:ascii="Times New Roman" w:eastAsia="Times New Roman" w:hAnsi="Times New Roman" w:cs="Times New Roman"/>
          <w:kern w:val="0"/>
          <w:sz w:val="24"/>
          <w:szCs w:val="24"/>
          <w:lang w:eastAsia="fr-FR"/>
          <w14:ligatures w14:val="none"/>
        </w:rPr>
        <w:br/>
      </w:r>
      <w:r w:rsidRPr="001858C4">
        <w:rPr>
          <w:rFonts w:ascii="Times New Roman" w:eastAsia="Times New Roman" w:hAnsi="Times New Roman" w:cs="Times New Roman"/>
          <w:kern w:val="0"/>
          <w:sz w:val="24"/>
          <w:szCs w:val="24"/>
          <w:lang w:eastAsia="fr-FR"/>
          <w14:ligatures w14:val="none"/>
        </w:rPr>
        <w:br/>
        <w:t xml:space="preserve">En las dos primeras partes se le pedirá que tome algunas decisiones. Puede ganar puntos dependiendo de </w:t>
      </w:r>
      <w:r>
        <w:rPr>
          <w:rFonts w:ascii="Times New Roman" w:eastAsia="Times New Roman" w:hAnsi="Times New Roman" w:cs="Times New Roman"/>
          <w:kern w:val="0"/>
          <w:sz w:val="24"/>
          <w:szCs w:val="24"/>
          <w:lang w:eastAsia="fr-FR"/>
          <w14:ligatures w14:val="none"/>
        </w:rPr>
        <w:t>s</w:t>
      </w:r>
      <w:r w:rsidRPr="001858C4">
        <w:rPr>
          <w:rFonts w:ascii="Times New Roman" w:eastAsia="Times New Roman" w:hAnsi="Times New Roman" w:cs="Times New Roman"/>
          <w:kern w:val="0"/>
          <w:sz w:val="24"/>
          <w:szCs w:val="24"/>
          <w:lang w:eastAsia="fr-FR"/>
          <w14:ligatures w14:val="none"/>
        </w:rPr>
        <w:t xml:space="preserve">us decisiones y las de los demás. Sus ganancias para cada parte se determinan por separado. </w:t>
      </w:r>
    </w:p>
    <w:p w14:paraId="2B556F17" w14:textId="355C2873" w:rsidR="00A64A01" w:rsidRPr="001858C4" w:rsidRDefault="00A64A01"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1858C4">
        <w:rPr>
          <w:rFonts w:ascii="Times New Roman" w:eastAsia="Times New Roman" w:hAnsi="Times New Roman" w:cs="Times New Roman"/>
          <w:kern w:val="0"/>
          <w:sz w:val="24"/>
          <w:szCs w:val="24"/>
          <w:lang w:eastAsia="fr-FR"/>
          <w14:ligatures w14:val="none"/>
        </w:rPr>
        <w:t>En la última parte se le pedirá que responda algunas preguntas sencillas. Todas sus respuestas son confidenciales y sólo se utilizarán con fines de investigación y nunca estarán vinculadas a su nombre.</w:t>
      </w:r>
    </w:p>
    <w:p w14:paraId="431E8C0E" w14:textId="0BA411D0" w:rsidR="00A64A01" w:rsidRPr="00BC3BC6" w:rsidRDefault="00A64A01"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1858C4">
        <w:rPr>
          <w:rFonts w:ascii="Times New Roman" w:eastAsia="Times New Roman" w:hAnsi="Times New Roman" w:cs="Times New Roman"/>
          <w:kern w:val="0"/>
          <w:sz w:val="24"/>
          <w:szCs w:val="24"/>
          <w:lang w:eastAsia="fr-FR"/>
          <w14:ligatures w14:val="none"/>
        </w:rPr>
        <w:t xml:space="preserve">Al final de las instrucciones, le haremos algunas preguntas </w:t>
      </w:r>
      <w:r w:rsidR="009F01BE">
        <w:rPr>
          <w:rFonts w:ascii="Times New Roman" w:eastAsia="Times New Roman" w:hAnsi="Times New Roman" w:cs="Times New Roman"/>
          <w:kern w:val="0"/>
          <w:sz w:val="24"/>
          <w:szCs w:val="24"/>
          <w:lang w:eastAsia="fr-FR"/>
          <w14:ligatures w14:val="none"/>
        </w:rPr>
        <w:t>para saber si ha comprendido las instrucciones</w:t>
      </w:r>
      <w:r w:rsidRPr="001858C4">
        <w:rPr>
          <w:rFonts w:ascii="Times New Roman" w:eastAsia="Times New Roman" w:hAnsi="Times New Roman" w:cs="Times New Roman"/>
          <w:kern w:val="0"/>
          <w:sz w:val="24"/>
          <w:szCs w:val="24"/>
          <w:lang w:eastAsia="fr-FR"/>
          <w14:ligatures w14:val="none"/>
        </w:rPr>
        <w:t xml:space="preserve">. </w:t>
      </w:r>
      <w:del w:id="26" w:author="Mercedes Ines Fevre Obarrio" w:date="2024-09-03T12:12:00Z" w16du:dateUtc="2024-09-03T10:12:00Z">
        <w:r w:rsidRPr="00311D04" w:rsidDel="00BC3BC6">
          <w:rPr>
            <w:rFonts w:ascii="Times New Roman" w:eastAsia="Times New Roman" w:hAnsi="Times New Roman" w:cs="Times New Roman"/>
            <w:kern w:val="0"/>
            <w:sz w:val="24"/>
            <w:szCs w:val="24"/>
            <w:highlight w:val="yellow"/>
            <w:lang w:eastAsia="fr-FR"/>
            <w14:ligatures w14:val="none"/>
            <w:rPrChange w:id="27" w:author="Mercedes Ines Fevre Obarrio" w:date="2024-09-02T09:39:00Z" w16du:dateUtc="2024-09-02T07:39:00Z">
              <w:rPr>
                <w:rFonts w:ascii="Times New Roman" w:eastAsia="Times New Roman" w:hAnsi="Times New Roman" w:cs="Times New Roman"/>
                <w:kern w:val="0"/>
                <w:sz w:val="24"/>
                <w:szCs w:val="24"/>
                <w:lang w:eastAsia="fr-FR"/>
                <w14:ligatures w14:val="none"/>
              </w:rPr>
            </w:rPrChange>
          </w:rPr>
          <w:delText xml:space="preserve">Si </w:delText>
        </w:r>
        <w:r w:rsidR="009F01BE" w:rsidRPr="00311D04" w:rsidDel="00BC3BC6">
          <w:rPr>
            <w:rFonts w:ascii="Times New Roman" w:eastAsia="Times New Roman" w:hAnsi="Times New Roman" w:cs="Times New Roman"/>
            <w:kern w:val="0"/>
            <w:sz w:val="24"/>
            <w:szCs w:val="24"/>
            <w:highlight w:val="yellow"/>
            <w:lang w:eastAsia="fr-FR"/>
            <w14:ligatures w14:val="none"/>
            <w:rPrChange w:id="28" w:author="Mercedes Ines Fevre Obarrio" w:date="2024-09-02T09:39:00Z" w16du:dateUtc="2024-09-02T07:39:00Z">
              <w:rPr>
                <w:rFonts w:ascii="Times New Roman" w:eastAsia="Times New Roman" w:hAnsi="Times New Roman" w:cs="Times New Roman"/>
                <w:kern w:val="0"/>
                <w:sz w:val="24"/>
                <w:szCs w:val="24"/>
                <w:lang w:eastAsia="fr-FR"/>
                <w14:ligatures w14:val="none"/>
              </w:rPr>
            </w:rPrChange>
          </w:rPr>
          <w:delText>fallase alguna de estas preguntas</w:delText>
        </w:r>
        <w:r w:rsidRPr="00311D04" w:rsidDel="00BC3BC6">
          <w:rPr>
            <w:rFonts w:ascii="Times New Roman" w:eastAsia="Times New Roman" w:hAnsi="Times New Roman" w:cs="Times New Roman"/>
            <w:kern w:val="0"/>
            <w:sz w:val="24"/>
            <w:szCs w:val="24"/>
            <w:highlight w:val="yellow"/>
            <w:lang w:eastAsia="fr-FR"/>
            <w14:ligatures w14:val="none"/>
            <w:rPrChange w:id="29" w:author="Mercedes Ines Fevre Obarrio" w:date="2024-09-02T09:39:00Z" w16du:dateUtc="2024-09-02T07:39:00Z">
              <w:rPr>
                <w:rFonts w:ascii="Times New Roman" w:eastAsia="Times New Roman" w:hAnsi="Times New Roman" w:cs="Times New Roman"/>
                <w:kern w:val="0"/>
                <w:sz w:val="24"/>
                <w:szCs w:val="24"/>
                <w:lang w:eastAsia="fr-FR"/>
                <w14:ligatures w14:val="none"/>
              </w:rPr>
            </w:rPrChange>
          </w:rPr>
          <w:delText>, no recibirá ningún pago.</w:delText>
        </w:r>
      </w:del>
      <w:ins w:id="30" w:author="Mercedes Ines Fevre Obarrio" w:date="2024-09-03T12:13:00Z" w16du:dateUtc="2024-09-03T10:13:00Z">
        <w:r w:rsidR="00BC3BC6" w:rsidRPr="00BC3BC6">
          <w:rPr>
            <w:rFonts w:ascii="Times New Roman" w:eastAsia="Times New Roman" w:hAnsi="Times New Roman" w:cs="Times New Roman"/>
            <w:kern w:val="0"/>
            <w:sz w:val="24"/>
            <w:szCs w:val="24"/>
            <w:lang w:eastAsia="fr-FR"/>
            <w14:ligatures w14:val="none"/>
          </w:rPr>
          <w:t xml:space="preserve"> </w:t>
        </w:r>
        <w:r w:rsidR="00BC3BC6" w:rsidRPr="00BC3BC6">
          <w:rPr>
            <w:rFonts w:ascii="Times New Roman" w:eastAsia="Times New Roman" w:hAnsi="Times New Roman" w:cs="Times New Roman"/>
            <w:kern w:val="0"/>
            <w:sz w:val="24"/>
            <w:szCs w:val="24"/>
            <w:highlight w:val="yellow"/>
            <w:lang w:eastAsia="fr-FR"/>
            <w14:ligatures w14:val="none"/>
          </w:rPr>
          <w:t>Por contestar correctamente todas las preguntas recibirá un eur</w:t>
        </w:r>
        <w:r w:rsidR="00BC3BC6">
          <w:rPr>
            <w:rFonts w:ascii="Times New Roman" w:eastAsia="Times New Roman" w:hAnsi="Times New Roman" w:cs="Times New Roman"/>
            <w:kern w:val="0"/>
            <w:sz w:val="24"/>
            <w:szCs w:val="24"/>
            <w:lang w:eastAsia="fr-FR"/>
            <w14:ligatures w14:val="none"/>
          </w:rPr>
          <w:t>o</w:t>
        </w:r>
      </w:ins>
      <w:ins w:id="31" w:author="Mercedes Ines Fevre Obarrio" w:date="2024-09-03T18:25:00Z" w16du:dateUtc="2024-09-03T16:25:00Z">
        <w:r w:rsidR="00D7316A">
          <w:rPr>
            <w:rFonts w:ascii="Times New Roman" w:eastAsia="Times New Roman" w:hAnsi="Times New Roman" w:cs="Times New Roman"/>
            <w:kern w:val="0"/>
            <w:sz w:val="24"/>
            <w:szCs w:val="24"/>
            <w:highlight w:val="yellow"/>
            <w:lang w:eastAsia="fr-FR"/>
            <w14:ligatures w14:val="none"/>
          </w:rPr>
          <w:t>.</w:t>
        </w:r>
      </w:ins>
      <w:ins w:id="32" w:author="Mercedes Ines Fevre Obarrio" w:date="2024-09-03T12:13:00Z" w16du:dateUtc="2024-09-03T10:13:00Z">
        <w:r w:rsidR="00BC3BC6" w:rsidRPr="00BC3BC6">
          <w:rPr>
            <w:rFonts w:ascii="Times New Roman" w:eastAsia="Times New Roman" w:hAnsi="Times New Roman" w:cs="Times New Roman"/>
            <w:kern w:val="0"/>
            <w:sz w:val="24"/>
            <w:szCs w:val="24"/>
            <w:highlight w:val="yellow"/>
            <w:lang w:eastAsia="fr-FR"/>
            <w14:ligatures w14:val="none"/>
          </w:rPr>
          <w:t xml:space="preserve"> (ADICIONAL </w:t>
        </w:r>
        <w:proofErr w:type="spellStart"/>
        <w:r w:rsidR="00BC3BC6" w:rsidRPr="00BC3BC6">
          <w:rPr>
            <w:rFonts w:ascii="Times New Roman" w:eastAsia="Times New Roman" w:hAnsi="Times New Roman" w:cs="Times New Roman"/>
            <w:kern w:val="0"/>
            <w:sz w:val="24"/>
            <w:szCs w:val="24"/>
            <w:highlight w:val="yellow"/>
            <w:lang w:eastAsia="fr-FR"/>
            <w14:ligatures w14:val="none"/>
          </w:rPr>
          <w:t>or</w:t>
        </w:r>
        <w:proofErr w:type="spellEnd"/>
        <w:r w:rsidR="00BC3BC6" w:rsidRPr="00BC3BC6">
          <w:rPr>
            <w:rFonts w:ascii="Times New Roman" w:eastAsia="Times New Roman" w:hAnsi="Times New Roman" w:cs="Times New Roman"/>
            <w:kern w:val="0"/>
            <w:sz w:val="24"/>
            <w:szCs w:val="24"/>
            <w:highlight w:val="yellow"/>
            <w:lang w:eastAsia="fr-FR"/>
            <w14:ligatures w14:val="none"/>
          </w:rPr>
          <w:t xml:space="preserve"> </w:t>
        </w:r>
        <w:proofErr w:type="spellStart"/>
        <w:r w:rsidR="00BC3BC6" w:rsidRPr="00BC3BC6">
          <w:rPr>
            <w:rFonts w:ascii="Times New Roman" w:eastAsia="Times New Roman" w:hAnsi="Times New Roman" w:cs="Times New Roman"/>
            <w:kern w:val="0"/>
            <w:sz w:val="24"/>
            <w:szCs w:val="24"/>
            <w:highlight w:val="yellow"/>
            <w:lang w:eastAsia="fr-FR"/>
            <w14:ligatures w14:val="none"/>
          </w:rPr>
          <w:t>will</w:t>
        </w:r>
        <w:proofErr w:type="spellEnd"/>
        <w:r w:rsidR="00BC3BC6" w:rsidRPr="00BC3BC6">
          <w:rPr>
            <w:rFonts w:ascii="Times New Roman" w:eastAsia="Times New Roman" w:hAnsi="Times New Roman" w:cs="Times New Roman"/>
            <w:kern w:val="0"/>
            <w:sz w:val="24"/>
            <w:szCs w:val="24"/>
            <w:highlight w:val="yellow"/>
            <w:lang w:eastAsia="fr-FR"/>
            <w14:ligatures w14:val="none"/>
          </w:rPr>
          <w:t xml:space="preserve"> </w:t>
        </w:r>
        <w:proofErr w:type="spellStart"/>
        <w:r w:rsidR="00BC3BC6" w:rsidRPr="00BC3BC6">
          <w:rPr>
            <w:rFonts w:ascii="Times New Roman" w:eastAsia="Times New Roman" w:hAnsi="Times New Roman" w:cs="Times New Roman"/>
            <w:kern w:val="0"/>
            <w:sz w:val="24"/>
            <w:szCs w:val="24"/>
            <w:highlight w:val="yellow"/>
            <w:lang w:eastAsia="fr-FR"/>
            <w14:ligatures w14:val="none"/>
          </w:rPr>
          <w:t>it</w:t>
        </w:r>
        <w:proofErr w:type="spellEnd"/>
        <w:r w:rsidR="00BC3BC6" w:rsidRPr="00BC3BC6">
          <w:rPr>
            <w:rFonts w:ascii="Times New Roman" w:eastAsia="Times New Roman" w:hAnsi="Times New Roman" w:cs="Times New Roman"/>
            <w:kern w:val="0"/>
            <w:sz w:val="24"/>
            <w:szCs w:val="24"/>
            <w:highlight w:val="yellow"/>
            <w:lang w:eastAsia="fr-FR"/>
            <w14:ligatures w14:val="none"/>
          </w:rPr>
          <w:t xml:space="preserve"> be </w:t>
        </w:r>
        <w:proofErr w:type="spellStart"/>
        <w:r w:rsidR="00BC3BC6" w:rsidRPr="00BC3BC6">
          <w:rPr>
            <w:rFonts w:ascii="Times New Roman" w:eastAsia="Times New Roman" w:hAnsi="Times New Roman" w:cs="Times New Roman"/>
            <w:kern w:val="0"/>
            <w:sz w:val="24"/>
            <w:szCs w:val="24"/>
            <w:highlight w:val="yellow"/>
            <w:lang w:eastAsia="fr-FR"/>
            <w14:ligatures w14:val="none"/>
          </w:rPr>
          <w:t>included</w:t>
        </w:r>
        <w:proofErr w:type="spellEnd"/>
        <w:r w:rsidR="00BC3BC6" w:rsidRPr="00BC3BC6">
          <w:rPr>
            <w:rFonts w:ascii="Times New Roman" w:eastAsia="Times New Roman" w:hAnsi="Times New Roman" w:cs="Times New Roman"/>
            <w:kern w:val="0"/>
            <w:sz w:val="24"/>
            <w:szCs w:val="24"/>
            <w:highlight w:val="yellow"/>
            <w:lang w:eastAsia="fr-FR"/>
            <w14:ligatures w14:val="none"/>
          </w:rPr>
          <w:t>)</w:t>
        </w:r>
      </w:ins>
      <w:ins w:id="33" w:author="Mercedes Ines Fevre Obarrio" w:date="2024-09-03T12:14:00Z" w16du:dateUtc="2024-09-03T10:14:00Z">
        <w:r w:rsidR="00BC3BC6" w:rsidRPr="00BC3BC6">
          <w:rPr>
            <w:rFonts w:ascii="Times New Roman" w:eastAsia="Times New Roman" w:hAnsi="Times New Roman" w:cs="Times New Roman"/>
            <w:kern w:val="0"/>
            <w:sz w:val="24"/>
            <w:szCs w:val="24"/>
            <w:highlight w:val="yellow"/>
            <w:lang w:eastAsia="fr-FR"/>
            <w14:ligatures w14:val="none"/>
          </w:rPr>
          <w:t>?</w:t>
        </w:r>
      </w:ins>
    </w:p>
    <w:p w14:paraId="05EFCC75" w14:textId="77777777" w:rsidR="00A64A01" w:rsidRPr="001858C4" w:rsidRDefault="00A64A01"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1858C4">
        <w:rPr>
          <w:rFonts w:ascii="Times New Roman" w:eastAsia="Times New Roman" w:hAnsi="Times New Roman" w:cs="Times New Roman"/>
          <w:kern w:val="0"/>
          <w:sz w:val="24"/>
          <w:szCs w:val="24"/>
          <w:lang w:eastAsia="fr-FR"/>
          <w14:ligatures w14:val="none"/>
        </w:rPr>
        <w:t>En la página siguiente, leerá las instrucciones de la Parte I del experimento.</w:t>
      </w:r>
    </w:p>
    <w:p w14:paraId="5B835009" w14:textId="77777777" w:rsidR="00A64A01" w:rsidRPr="001858C4" w:rsidRDefault="00A64A01"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bookmarkStart w:id="34" w:name="_Hlk176337456"/>
      <w:r w:rsidRPr="001858C4">
        <w:rPr>
          <w:rFonts w:ascii="Times New Roman" w:eastAsia="Times New Roman" w:hAnsi="Times New Roman" w:cs="Times New Roman"/>
          <w:kern w:val="0"/>
          <w:sz w:val="24"/>
          <w:szCs w:val="24"/>
          <w:lang w:eastAsia="fr-FR"/>
          <w14:ligatures w14:val="none"/>
        </w:rPr>
        <w:t>Haga clic en "Siguiente" para continuar.</w:t>
      </w:r>
    </w:p>
    <w:bookmarkEnd w:id="34"/>
    <w:p w14:paraId="257D8586" w14:textId="57A25790" w:rsidR="00A64A01" w:rsidRPr="008B7EC0" w:rsidRDefault="00A64A01" w:rsidP="00044FC5">
      <w:pPr>
        <w:jc w:val="both"/>
        <w:rPr>
          <w:b/>
          <w:bCs/>
        </w:rPr>
      </w:pPr>
      <w:r>
        <w:rPr>
          <w:b/>
          <w:bCs/>
        </w:rPr>
        <w:t>{Anterior} {Siguiente}</w:t>
      </w:r>
    </w:p>
    <w:p w14:paraId="36E7D9CA" w14:textId="1D8369D8" w:rsidR="00392D7D" w:rsidRDefault="00392D7D" w:rsidP="00044FC5">
      <w:pPr>
        <w:jc w:val="both"/>
      </w:pPr>
      <w:r>
        <w:br w:type="page"/>
      </w:r>
    </w:p>
    <w:p w14:paraId="15F1FF63" w14:textId="32ACBAB6" w:rsidR="00A64A01" w:rsidRPr="00A64A01" w:rsidRDefault="00A64A01" w:rsidP="00A64A01">
      <w:pPr>
        <w:jc w:val="center"/>
        <w:rPr>
          <w:b/>
          <w:bCs/>
        </w:rPr>
      </w:pPr>
      <w:r w:rsidRPr="00A64A01">
        <w:rPr>
          <w:b/>
          <w:bCs/>
        </w:rPr>
        <w:lastRenderedPageBreak/>
        <w:t>Pantalla 3</w:t>
      </w:r>
    </w:p>
    <w:p w14:paraId="14834F0E" w14:textId="5066EA18" w:rsidR="00A64A01" w:rsidRPr="001858C4" w:rsidRDefault="00A64A01" w:rsidP="00A64A01">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14:ligatures w14:val="none"/>
        </w:rPr>
      </w:pPr>
      <w:r w:rsidRPr="001858C4">
        <w:rPr>
          <w:rFonts w:ascii="Times New Roman" w:eastAsia="Times New Roman" w:hAnsi="Times New Roman" w:cs="Times New Roman"/>
          <w:b/>
          <w:bCs/>
          <w:kern w:val="36"/>
          <w:sz w:val="48"/>
          <w:szCs w:val="48"/>
          <w:lang w:eastAsia="fr-FR"/>
          <w14:ligatures w14:val="none"/>
        </w:rPr>
        <w:t xml:space="preserve">Parte I. </w:t>
      </w:r>
      <w:r w:rsidR="004B2371">
        <w:rPr>
          <w:rFonts w:ascii="Times New Roman" w:eastAsia="Times New Roman" w:hAnsi="Times New Roman" w:cs="Times New Roman"/>
          <w:b/>
          <w:bCs/>
          <w:kern w:val="36"/>
          <w:sz w:val="48"/>
          <w:szCs w:val="48"/>
          <w:lang w:eastAsia="fr-FR"/>
          <w14:ligatures w14:val="none"/>
        </w:rPr>
        <w:t>Juego</w:t>
      </w:r>
      <w:r w:rsidR="004B2371" w:rsidRPr="001858C4">
        <w:rPr>
          <w:rFonts w:ascii="Times New Roman" w:eastAsia="Times New Roman" w:hAnsi="Times New Roman" w:cs="Times New Roman"/>
          <w:b/>
          <w:bCs/>
          <w:kern w:val="36"/>
          <w:sz w:val="48"/>
          <w:szCs w:val="48"/>
          <w:lang w:eastAsia="fr-FR"/>
          <w14:ligatures w14:val="none"/>
        </w:rPr>
        <w:t xml:space="preserve"> </w:t>
      </w:r>
      <w:r w:rsidRPr="001858C4">
        <w:rPr>
          <w:rFonts w:ascii="Times New Roman" w:eastAsia="Times New Roman" w:hAnsi="Times New Roman" w:cs="Times New Roman"/>
          <w:b/>
          <w:bCs/>
          <w:kern w:val="36"/>
          <w:sz w:val="48"/>
          <w:szCs w:val="48"/>
          <w:lang w:eastAsia="fr-FR"/>
          <w14:ligatures w14:val="none"/>
        </w:rPr>
        <w:t>de producción</w:t>
      </w:r>
    </w:p>
    <w:p w14:paraId="7531B269" w14:textId="1D8364D7" w:rsidR="009F01BE" w:rsidRDefault="00A64A01"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1858C4">
        <w:rPr>
          <w:rFonts w:ascii="Times New Roman" w:eastAsia="Times New Roman" w:hAnsi="Times New Roman" w:cs="Times New Roman"/>
          <w:kern w:val="0"/>
          <w:sz w:val="24"/>
          <w:szCs w:val="24"/>
          <w:lang w:eastAsia="fr-FR"/>
          <w14:ligatures w14:val="none"/>
        </w:rPr>
        <w:t xml:space="preserve">En esta parte, </w:t>
      </w:r>
      <w:r w:rsidR="009F01BE">
        <w:rPr>
          <w:rFonts w:ascii="Times New Roman" w:eastAsia="Times New Roman" w:hAnsi="Times New Roman" w:cs="Times New Roman"/>
          <w:kern w:val="0"/>
          <w:sz w:val="24"/>
          <w:szCs w:val="24"/>
          <w:lang w:eastAsia="fr-FR"/>
          <w14:ligatures w14:val="none"/>
        </w:rPr>
        <w:t xml:space="preserve">usted formará parte de un </w:t>
      </w:r>
      <w:r w:rsidR="00E51CE4">
        <w:rPr>
          <w:rFonts w:ascii="Times New Roman" w:eastAsia="Times New Roman" w:hAnsi="Times New Roman" w:cs="Times New Roman"/>
          <w:kern w:val="0"/>
          <w:sz w:val="24"/>
          <w:szCs w:val="24"/>
          <w:lang w:eastAsia="fr-FR"/>
          <w14:ligatures w14:val="none"/>
        </w:rPr>
        <w:t>grupo</w:t>
      </w:r>
      <w:r w:rsidR="009F01BE">
        <w:rPr>
          <w:rFonts w:ascii="Times New Roman" w:eastAsia="Times New Roman" w:hAnsi="Times New Roman" w:cs="Times New Roman"/>
          <w:kern w:val="0"/>
          <w:sz w:val="24"/>
          <w:szCs w:val="24"/>
          <w:lang w:eastAsia="fr-FR"/>
          <w14:ligatures w14:val="none"/>
        </w:rPr>
        <w:t xml:space="preserve"> con tres miembros: dos trabajadores y un gerente. </w:t>
      </w:r>
    </w:p>
    <w:p w14:paraId="0C7C9A9D" w14:textId="7253A290" w:rsidR="00A64A01" w:rsidRPr="001858C4" w:rsidRDefault="009F01BE"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Usted</w:t>
      </w:r>
      <w:r w:rsidR="001A176A">
        <w:rPr>
          <w:rFonts w:ascii="Times New Roman" w:eastAsia="Times New Roman" w:hAnsi="Times New Roman" w:cs="Times New Roman"/>
          <w:kern w:val="0"/>
          <w:sz w:val="24"/>
          <w:szCs w:val="24"/>
          <w:lang w:eastAsia="fr-FR"/>
          <w14:ligatures w14:val="none"/>
        </w:rPr>
        <w:t xml:space="preserve"> y otra persona en esta sala</w:t>
      </w:r>
      <w:r>
        <w:rPr>
          <w:rFonts w:ascii="Times New Roman" w:eastAsia="Times New Roman" w:hAnsi="Times New Roman" w:cs="Times New Roman"/>
          <w:kern w:val="0"/>
          <w:sz w:val="24"/>
          <w:szCs w:val="24"/>
          <w:lang w:eastAsia="fr-FR"/>
          <w14:ligatures w14:val="none"/>
        </w:rPr>
        <w:t xml:space="preserve"> </w:t>
      </w:r>
      <w:r w:rsidR="001A176A">
        <w:rPr>
          <w:rFonts w:ascii="Times New Roman" w:eastAsia="Times New Roman" w:hAnsi="Times New Roman" w:cs="Times New Roman"/>
          <w:kern w:val="0"/>
          <w:sz w:val="24"/>
          <w:szCs w:val="24"/>
          <w:lang w:eastAsia="fr-FR"/>
          <w14:ligatures w14:val="none"/>
        </w:rPr>
        <w:t xml:space="preserve">tendrán el rol de </w:t>
      </w:r>
      <w:r>
        <w:rPr>
          <w:rFonts w:ascii="Times New Roman" w:eastAsia="Times New Roman" w:hAnsi="Times New Roman" w:cs="Times New Roman"/>
          <w:kern w:val="0"/>
          <w:sz w:val="24"/>
          <w:szCs w:val="24"/>
          <w:lang w:eastAsia="fr-FR"/>
          <w14:ligatures w14:val="none"/>
        </w:rPr>
        <w:t xml:space="preserve">trabajadores. </w:t>
      </w:r>
    </w:p>
    <w:p w14:paraId="0B7D5778" w14:textId="5EA42226" w:rsidR="00A64A01" w:rsidRPr="001858C4" w:rsidRDefault="00A64A01"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1858C4">
        <w:rPr>
          <w:rFonts w:ascii="Times New Roman" w:eastAsia="Times New Roman" w:hAnsi="Times New Roman" w:cs="Times New Roman"/>
          <w:kern w:val="0"/>
          <w:sz w:val="24"/>
          <w:szCs w:val="24"/>
          <w:lang w:eastAsia="fr-FR"/>
          <w14:ligatures w14:val="none"/>
        </w:rPr>
        <w:t xml:space="preserve">El gerente </w:t>
      </w:r>
      <w:r w:rsidR="001A176A">
        <w:rPr>
          <w:rFonts w:ascii="Times New Roman" w:eastAsia="Times New Roman" w:hAnsi="Times New Roman" w:cs="Times New Roman"/>
          <w:kern w:val="0"/>
          <w:sz w:val="24"/>
          <w:szCs w:val="24"/>
          <w:lang w:eastAsia="fr-FR"/>
          <w14:ligatures w14:val="none"/>
        </w:rPr>
        <w:t xml:space="preserve">ha sido </w:t>
      </w:r>
      <w:r w:rsidRPr="001858C4">
        <w:rPr>
          <w:rFonts w:ascii="Times New Roman" w:eastAsia="Times New Roman" w:hAnsi="Times New Roman" w:cs="Times New Roman"/>
          <w:kern w:val="0"/>
          <w:sz w:val="24"/>
          <w:szCs w:val="24"/>
          <w:lang w:eastAsia="fr-FR"/>
          <w14:ligatures w14:val="none"/>
        </w:rPr>
        <w:t xml:space="preserve">seleccionado al azar </w:t>
      </w:r>
      <w:r w:rsidR="00093C0A">
        <w:rPr>
          <w:rFonts w:ascii="Times New Roman" w:eastAsia="Times New Roman" w:hAnsi="Times New Roman" w:cs="Times New Roman"/>
          <w:kern w:val="0"/>
          <w:sz w:val="24"/>
          <w:szCs w:val="24"/>
          <w:lang w:eastAsia="fr-FR"/>
          <w14:ligatures w14:val="none"/>
        </w:rPr>
        <w:t>entre</w:t>
      </w:r>
      <w:r w:rsidR="00093C0A" w:rsidRPr="001858C4">
        <w:rPr>
          <w:rFonts w:ascii="Times New Roman" w:eastAsia="Times New Roman" w:hAnsi="Times New Roman" w:cs="Times New Roman"/>
          <w:kern w:val="0"/>
          <w:sz w:val="24"/>
          <w:szCs w:val="24"/>
          <w:lang w:eastAsia="fr-FR"/>
          <w14:ligatures w14:val="none"/>
        </w:rPr>
        <w:t xml:space="preserve"> </w:t>
      </w:r>
      <w:r w:rsidRPr="001858C4">
        <w:rPr>
          <w:rFonts w:ascii="Times New Roman" w:eastAsia="Times New Roman" w:hAnsi="Times New Roman" w:cs="Times New Roman"/>
          <w:kern w:val="0"/>
          <w:sz w:val="24"/>
          <w:szCs w:val="24"/>
          <w:lang w:eastAsia="fr-FR"/>
          <w14:ligatures w14:val="none"/>
        </w:rPr>
        <w:t>un grupo de gerentes reales con experiencia práctica en entornos empresariales.</w:t>
      </w:r>
    </w:p>
    <w:p w14:paraId="6291529C" w14:textId="4FBCD76A" w:rsidR="00A64A01" w:rsidRPr="001858C4" w:rsidDel="002A4161" w:rsidRDefault="001A176A" w:rsidP="00044FC5">
      <w:pPr>
        <w:spacing w:before="100" w:beforeAutospacing="1" w:after="100" w:afterAutospacing="1" w:line="240" w:lineRule="auto"/>
        <w:jc w:val="both"/>
        <w:rPr>
          <w:del w:id="35" w:author="Mercedes Ines Fevre Obarrio" w:date="2024-08-23T09:54:00Z" w16du:dateUtc="2024-08-23T07:54:00Z"/>
          <w:rFonts w:ascii="Times New Roman" w:eastAsia="Times New Roman" w:hAnsi="Times New Roman" w:cs="Times New Roman"/>
          <w:kern w:val="0"/>
          <w:sz w:val="24"/>
          <w:szCs w:val="24"/>
          <w:lang w:eastAsia="fr-FR"/>
          <w14:ligatures w14:val="none"/>
        </w:rPr>
      </w:pPr>
      <w:del w:id="36" w:author="Mercedes Ines Fevre Obarrio" w:date="2024-08-23T09:54:00Z" w16du:dateUtc="2024-08-23T07:54:00Z">
        <w:r w:rsidDel="002A4161">
          <w:rPr>
            <w:rFonts w:ascii="Times New Roman" w:eastAsia="Times New Roman" w:hAnsi="Times New Roman" w:cs="Times New Roman"/>
            <w:kern w:val="0"/>
            <w:sz w:val="24"/>
            <w:szCs w:val="24"/>
            <w:lang w:eastAsia="fr-FR"/>
            <w14:ligatures w14:val="none"/>
          </w:rPr>
          <w:delText xml:space="preserve">En </w:delText>
        </w:r>
        <w:r w:rsidR="004B2371" w:rsidDel="002A4161">
          <w:rPr>
            <w:rFonts w:ascii="Times New Roman" w:eastAsia="Times New Roman" w:hAnsi="Times New Roman" w:cs="Times New Roman"/>
            <w:kern w:val="0"/>
            <w:sz w:val="24"/>
            <w:szCs w:val="24"/>
            <w:lang w:eastAsia="fr-FR"/>
            <w14:ligatures w14:val="none"/>
          </w:rPr>
          <w:delText>el juego de producción</w:delText>
        </w:r>
        <w:r w:rsidDel="002A4161">
          <w:rPr>
            <w:rFonts w:ascii="Times New Roman" w:eastAsia="Times New Roman" w:hAnsi="Times New Roman" w:cs="Times New Roman"/>
            <w:kern w:val="0"/>
            <w:sz w:val="24"/>
            <w:szCs w:val="24"/>
            <w:lang w:eastAsia="fr-FR"/>
            <w14:ligatures w14:val="none"/>
          </w:rPr>
          <w:delText>, usted</w:delText>
        </w:r>
        <w:r w:rsidRPr="001858C4" w:rsidDel="002A4161">
          <w:rPr>
            <w:rFonts w:ascii="Times New Roman" w:eastAsia="Times New Roman" w:hAnsi="Times New Roman" w:cs="Times New Roman"/>
            <w:kern w:val="0"/>
            <w:sz w:val="24"/>
            <w:szCs w:val="24"/>
            <w:lang w:eastAsia="fr-FR"/>
            <w14:ligatures w14:val="none"/>
          </w:rPr>
          <w:delText xml:space="preserve"> </w:delText>
        </w:r>
        <w:r w:rsidR="00A64A01" w:rsidRPr="001858C4" w:rsidDel="002A4161">
          <w:rPr>
            <w:rFonts w:ascii="Times New Roman" w:eastAsia="Times New Roman" w:hAnsi="Times New Roman" w:cs="Times New Roman"/>
            <w:kern w:val="0"/>
            <w:sz w:val="24"/>
            <w:szCs w:val="24"/>
            <w:lang w:eastAsia="fr-FR"/>
            <w14:ligatures w14:val="none"/>
          </w:rPr>
          <w:delText xml:space="preserve">y el otro </w:delText>
        </w:r>
        <w:r w:rsidDel="002A4161">
          <w:rPr>
            <w:rFonts w:ascii="Times New Roman" w:eastAsia="Times New Roman" w:hAnsi="Times New Roman" w:cs="Times New Roman"/>
            <w:kern w:val="0"/>
            <w:sz w:val="24"/>
            <w:szCs w:val="24"/>
            <w:lang w:eastAsia="fr-FR"/>
            <w14:ligatures w14:val="none"/>
          </w:rPr>
          <w:delText xml:space="preserve">trabajador en </w:delText>
        </w:r>
        <w:r w:rsidR="00A64A01" w:rsidDel="002A4161">
          <w:rPr>
            <w:rFonts w:ascii="Times New Roman" w:eastAsia="Times New Roman" w:hAnsi="Times New Roman" w:cs="Times New Roman"/>
            <w:kern w:val="0"/>
            <w:sz w:val="24"/>
            <w:szCs w:val="24"/>
            <w:lang w:eastAsia="fr-FR"/>
            <w14:ligatures w14:val="none"/>
          </w:rPr>
          <w:delText>su grupo</w:delText>
        </w:r>
        <w:r w:rsidR="00A64A01" w:rsidRPr="001858C4" w:rsidDel="002A4161">
          <w:rPr>
            <w:rFonts w:ascii="Times New Roman" w:eastAsia="Times New Roman" w:hAnsi="Times New Roman" w:cs="Times New Roman"/>
            <w:kern w:val="0"/>
            <w:sz w:val="24"/>
            <w:szCs w:val="24"/>
            <w:lang w:eastAsia="fr-FR"/>
            <w14:ligatures w14:val="none"/>
          </w:rPr>
          <w:delText xml:space="preserve"> </w:delText>
        </w:r>
        <w:r w:rsidDel="002A4161">
          <w:rPr>
            <w:rFonts w:ascii="Times New Roman" w:eastAsia="Times New Roman" w:hAnsi="Times New Roman" w:cs="Times New Roman"/>
            <w:kern w:val="0"/>
            <w:sz w:val="24"/>
            <w:szCs w:val="24"/>
            <w:lang w:eastAsia="fr-FR"/>
            <w14:ligatures w14:val="none"/>
          </w:rPr>
          <w:delText xml:space="preserve">tendrán que </w:delText>
        </w:r>
        <w:r w:rsidR="00093C0A" w:rsidDel="002A4161">
          <w:rPr>
            <w:rFonts w:ascii="Times New Roman" w:eastAsia="Times New Roman" w:hAnsi="Times New Roman" w:cs="Times New Roman"/>
            <w:kern w:val="0"/>
            <w:sz w:val="24"/>
            <w:szCs w:val="24"/>
            <w:lang w:eastAsia="fr-FR"/>
            <w14:ligatures w14:val="none"/>
          </w:rPr>
          <w:delText xml:space="preserve">tomar una decisión </w:delText>
        </w:r>
        <w:r w:rsidR="00093C0A" w:rsidRPr="00C356D2" w:rsidDel="002A4161">
          <w:rPr>
            <w:rFonts w:ascii="Times New Roman" w:eastAsia="Times New Roman" w:hAnsi="Times New Roman" w:cs="Times New Roman"/>
            <w:kern w:val="0"/>
            <w:sz w:val="24"/>
            <w:szCs w:val="24"/>
            <w:lang w:eastAsia="fr-FR"/>
            <w14:ligatures w14:val="none"/>
          </w:rPr>
          <w:delText xml:space="preserve">para </w:delText>
        </w:r>
        <w:r w:rsidR="002F075A" w:rsidRPr="00C356D2" w:rsidDel="002A4161">
          <w:rPr>
            <w:rFonts w:ascii="Times New Roman" w:eastAsia="Times New Roman" w:hAnsi="Times New Roman" w:cs="Times New Roman"/>
            <w:kern w:val="0"/>
            <w:sz w:val="24"/>
            <w:szCs w:val="24"/>
            <w:lang w:eastAsia="fr-FR"/>
            <w14:ligatures w14:val="none"/>
            <w:rPrChange w:id="37" w:author="Mercedes Ines Fevre Obarrio" w:date="2024-09-03T12:18:00Z" w16du:dateUtc="2024-09-03T10:18:00Z">
              <w:rPr>
                <w:rFonts w:ascii="Times New Roman" w:eastAsia="Times New Roman" w:hAnsi="Times New Roman" w:cs="Times New Roman"/>
                <w:kern w:val="0"/>
                <w:sz w:val="24"/>
                <w:szCs w:val="24"/>
                <w:highlight w:val="yellow"/>
                <w:lang w:eastAsia="fr-FR"/>
                <w14:ligatures w14:val="none"/>
              </w:rPr>
            </w:rPrChange>
          </w:rPr>
          <w:delText>dos</w:delText>
        </w:r>
        <w:r w:rsidRPr="00C356D2" w:rsidDel="002A4161">
          <w:rPr>
            <w:rFonts w:ascii="Times New Roman" w:eastAsia="Times New Roman" w:hAnsi="Times New Roman" w:cs="Times New Roman"/>
            <w:kern w:val="0"/>
            <w:sz w:val="24"/>
            <w:szCs w:val="24"/>
            <w:lang w:eastAsia="fr-FR"/>
            <w14:ligatures w14:val="none"/>
          </w:rPr>
          <w:delText xml:space="preserve"> tareas</w:delText>
        </w:r>
        <w:r w:rsidDel="002A4161">
          <w:rPr>
            <w:rFonts w:ascii="Times New Roman" w:eastAsia="Times New Roman" w:hAnsi="Times New Roman" w:cs="Times New Roman"/>
            <w:kern w:val="0"/>
            <w:sz w:val="24"/>
            <w:szCs w:val="24"/>
            <w:lang w:eastAsia="fr-FR"/>
            <w14:ligatures w14:val="none"/>
          </w:rPr>
          <w:delText xml:space="preserve"> similares.</w:delText>
        </w:r>
      </w:del>
    </w:p>
    <w:p w14:paraId="7C1B1777" w14:textId="2B5BEED6" w:rsidR="00A64A01" w:rsidRPr="001858C4" w:rsidRDefault="00A64A01"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1858C4">
        <w:rPr>
          <w:rFonts w:ascii="Times New Roman" w:eastAsia="Times New Roman" w:hAnsi="Times New Roman" w:cs="Times New Roman"/>
          <w:kern w:val="0"/>
          <w:sz w:val="24"/>
          <w:szCs w:val="24"/>
          <w:lang w:eastAsia="fr-FR"/>
          <w14:ligatures w14:val="none"/>
        </w:rPr>
        <w:t xml:space="preserve">Por cada tarea, </w:t>
      </w:r>
      <w:r w:rsidR="00093C0A">
        <w:rPr>
          <w:rFonts w:ascii="Times New Roman" w:eastAsia="Times New Roman" w:hAnsi="Times New Roman" w:cs="Times New Roman"/>
          <w:kern w:val="0"/>
          <w:sz w:val="24"/>
          <w:szCs w:val="24"/>
          <w:lang w:eastAsia="fr-FR"/>
          <w14:ligatures w14:val="none"/>
        </w:rPr>
        <w:t xml:space="preserve">usted </w:t>
      </w:r>
      <w:r w:rsidRPr="001858C4">
        <w:rPr>
          <w:rFonts w:ascii="Times New Roman" w:eastAsia="Times New Roman" w:hAnsi="Times New Roman" w:cs="Times New Roman"/>
          <w:kern w:val="0"/>
          <w:sz w:val="24"/>
          <w:szCs w:val="24"/>
          <w:lang w:eastAsia="fr-FR"/>
          <w14:ligatures w14:val="none"/>
        </w:rPr>
        <w:t xml:space="preserve">tendrá </w:t>
      </w:r>
      <w:r w:rsidR="004F3024">
        <w:rPr>
          <w:rFonts w:ascii="Times New Roman" w:eastAsia="Times New Roman" w:hAnsi="Times New Roman" w:cs="Times New Roman"/>
          <w:kern w:val="0"/>
          <w:sz w:val="24"/>
          <w:szCs w:val="24"/>
          <w:lang w:eastAsia="fr-FR"/>
          <w14:ligatures w14:val="none"/>
        </w:rPr>
        <w:t xml:space="preserve">que decidir cómo repartir </w:t>
      </w:r>
      <w:r w:rsidRPr="001858C4">
        <w:rPr>
          <w:rFonts w:ascii="Times New Roman" w:eastAsia="Times New Roman" w:hAnsi="Times New Roman" w:cs="Times New Roman"/>
          <w:kern w:val="0"/>
          <w:sz w:val="24"/>
          <w:szCs w:val="24"/>
          <w:lang w:eastAsia="fr-FR"/>
          <w14:ligatures w14:val="none"/>
        </w:rPr>
        <w:t xml:space="preserve">20 puntos entre una </w:t>
      </w:r>
      <w:r w:rsidRPr="001858C4">
        <w:rPr>
          <w:rFonts w:ascii="Times New Roman" w:eastAsia="Times New Roman" w:hAnsi="Times New Roman" w:cs="Times New Roman"/>
          <w:kern w:val="0"/>
          <w:sz w:val="24"/>
          <w:szCs w:val="24"/>
          <w:u w:val="single"/>
          <w:lang w:eastAsia="fr-FR"/>
          <w14:ligatures w14:val="none"/>
        </w:rPr>
        <w:t>cuenta grupal</w:t>
      </w:r>
      <w:r w:rsidRPr="001858C4">
        <w:rPr>
          <w:rFonts w:ascii="Times New Roman" w:eastAsia="Times New Roman" w:hAnsi="Times New Roman" w:cs="Times New Roman"/>
          <w:kern w:val="0"/>
          <w:sz w:val="24"/>
          <w:szCs w:val="24"/>
          <w:lang w:eastAsia="fr-FR"/>
          <w14:ligatures w14:val="none"/>
        </w:rPr>
        <w:t xml:space="preserve"> y </w:t>
      </w:r>
      <w:r>
        <w:rPr>
          <w:rFonts w:ascii="Times New Roman" w:eastAsia="Times New Roman" w:hAnsi="Times New Roman" w:cs="Times New Roman"/>
          <w:kern w:val="0"/>
          <w:sz w:val="24"/>
          <w:szCs w:val="24"/>
          <w:lang w:eastAsia="fr-FR"/>
          <w14:ligatures w14:val="none"/>
        </w:rPr>
        <w:t>s</w:t>
      </w:r>
      <w:r w:rsidRPr="001858C4">
        <w:rPr>
          <w:rFonts w:ascii="Times New Roman" w:eastAsia="Times New Roman" w:hAnsi="Times New Roman" w:cs="Times New Roman"/>
          <w:kern w:val="0"/>
          <w:sz w:val="24"/>
          <w:szCs w:val="24"/>
          <w:lang w:eastAsia="fr-FR"/>
          <w14:ligatures w14:val="none"/>
        </w:rPr>
        <w:t xml:space="preserve">u </w:t>
      </w:r>
      <w:r w:rsidRPr="001858C4">
        <w:rPr>
          <w:rFonts w:ascii="Times New Roman" w:eastAsia="Times New Roman" w:hAnsi="Times New Roman" w:cs="Times New Roman"/>
          <w:kern w:val="0"/>
          <w:sz w:val="24"/>
          <w:szCs w:val="24"/>
          <w:u w:val="single"/>
          <w:lang w:eastAsia="fr-FR"/>
          <w14:ligatures w14:val="none"/>
        </w:rPr>
        <w:t xml:space="preserve">cuenta </w:t>
      </w:r>
      <w:r w:rsidRPr="00044FC5">
        <w:rPr>
          <w:rFonts w:ascii="Times New Roman" w:eastAsia="Times New Roman" w:hAnsi="Times New Roman" w:cs="Times New Roman"/>
          <w:kern w:val="0"/>
          <w:sz w:val="24"/>
          <w:szCs w:val="24"/>
          <w:u w:val="single"/>
          <w:lang w:eastAsia="fr-FR"/>
          <w14:ligatures w14:val="none"/>
        </w:rPr>
        <w:t>privada</w:t>
      </w:r>
      <w:r w:rsidRPr="001858C4">
        <w:rPr>
          <w:rFonts w:ascii="Times New Roman" w:eastAsia="Times New Roman" w:hAnsi="Times New Roman" w:cs="Times New Roman"/>
          <w:kern w:val="0"/>
          <w:sz w:val="24"/>
          <w:szCs w:val="24"/>
          <w:lang w:eastAsia="fr-FR"/>
          <w14:ligatures w14:val="none"/>
        </w:rPr>
        <w:t>.</w:t>
      </w:r>
    </w:p>
    <w:p w14:paraId="3660268B" w14:textId="6ED93D2C" w:rsidR="00A64A01" w:rsidRPr="001858C4" w:rsidRDefault="00A64A01"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b/>
          <w:bCs/>
          <w:kern w:val="0"/>
          <w:sz w:val="24"/>
          <w:szCs w:val="24"/>
          <w:lang w:eastAsia="fr-FR"/>
          <w14:ligatures w14:val="none"/>
        </w:rPr>
        <w:t>C</w:t>
      </w:r>
      <w:r w:rsidRPr="001858C4">
        <w:rPr>
          <w:rFonts w:ascii="Times New Roman" w:eastAsia="Times New Roman" w:hAnsi="Times New Roman" w:cs="Times New Roman"/>
          <w:b/>
          <w:bCs/>
          <w:kern w:val="0"/>
          <w:sz w:val="24"/>
          <w:szCs w:val="24"/>
          <w:lang w:eastAsia="fr-FR"/>
          <w14:ligatures w14:val="none"/>
        </w:rPr>
        <w:t>uenta grup</w:t>
      </w:r>
      <w:r w:rsidR="008B7EC0">
        <w:rPr>
          <w:rFonts w:ascii="Times New Roman" w:eastAsia="Times New Roman" w:hAnsi="Times New Roman" w:cs="Times New Roman"/>
          <w:b/>
          <w:bCs/>
          <w:kern w:val="0"/>
          <w:sz w:val="24"/>
          <w:szCs w:val="24"/>
          <w:lang w:eastAsia="fr-FR"/>
          <w14:ligatures w14:val="none"/>
        </w:rPr>
        <w:t>al</w:t>
      </w:r>
      <w:r w:rsidRPr="001858C4">
        <w:rPr>
          <w:rFonts w:ascii="Times New Roman" w:eastAsia="Times New Roman" w:hAnsi="Times New Roman" w:cs="Times New Roman"/>
          <w:kern w:val="0"/>
          <w:sz w:val="24"/>
          <w:szCs w:val="24"/>
          <w:lang w:eastAsia="fr-FR"/>
          <w14:ligatures w14:val="none"/>
        </w:rPr>
        <w:t>: Todos los puntos asignados</w:t>
      </w:r>
      <w:r w:rsidR="001A176A">
        <w:rPr>
          <w:rFonts w:ascii="Times New Roman" w:eastAsia="Times New Roman" w:hAnsi="Times New Roman" w:cs="Times New Roman"/>
          <w:kern w:val="0"/>
          <w:sz w:val="24"/>
          <w:szCs w:val="24"/>
          <w:lang w:eastAsia="fr-FR"/>
          <w14:ligatures w14:val="none"/>
        </w:rPr>
        <w:t xml:space="preserve"> (por usted y por el otro trabajador)</w:t>
      </w:r>
      <w:r w:rsidRPr="001858C4">
        <w:rPr>
          <w:rFonts w:ascii="Times New Roman" w:eastAsia="Times New Roman" w:hAnsi="Times New Roman" w:cs="Times New Roman"/>
          <w:kern w:val="0"/>
          <w:sz w:val="24"/>
          <w:szCs w:val="24"/>
          <w:lang w:eastAsia="fr-FR"/>
          <w14:ligatures w14:val="none"/>
        </w:rPr>
        <w:t xml:space="preserve"> a la cuenta grupal </w:t>
      </w:r>
      <w:r w:rsidR="001A176A">
        <w:rPr>
          <w:rFonts w:ascii="Times New Roman" w:eastAsia="Times New Roman" w:hAnsi="Times New Roman" w:cs="Times New Roman"/>
          <w:kern w:val="0"/>
          <w:sz w:val="24"/>
          <w:szCs w:val="24"/>
          <w:lang w:eastAsia="fr-FR"/>
          <w14:ligatures w14:val="none"/>
        </w:rPr>
        <w:t xml:space="preserve">se multiplicarán por dos. </w:t>
      </w:r>
      <w:r w:rsidR="00093C0A">
        <w:rPr>
          <w:rFonts w:ascii="Times New Roman" w:eastAsia="Times New Roman" w:hAnsi="Times New Roman" w:cs="Times New Roman"/>
          <w:kern w:val="0"/>
          <w:sz w:val="24"/>
          <w:szCs w:val="24"/>
          <w:lang w:eastAsia="fr-FR"/>
          <w14:ligatures w14:val="none"/>
        </w:rPr>
        <w:t xml:space="preserve">La cantidad total de puntos en esta </w:t>
      </w:r>
      <w:r w:rsidR="00093C0A" w:rsidRPr="006A0578">
        <w:rPr>
          <w:rFonts w:ascii="Times New Roman" w:eastAsia="Times New Roman" w:hAnsi="Times New Roman" w:cs="Times New Roman"/>
          <w:i/>
          <w:iCs/>
          <w:kern w:val="0"/>
          <w:sz w:val="24"/>
          <w:szCs w:val="24"/>
          <w:lang w:eastAsia="fr-FR"/>
          <w14:ligatures w14:val="none"/>
        </w:rPr>
        <w:t>cuenta del equipo</w:t>
      </w:r>
      <w:r w:rsidR="00093C0A">
        <w:rPr>
          <w:rFonts w:ascii="Times New Roman" w:eastAsia="Times New Roman" w:hAnsi="Times New Roman" w:cs="Times New Roman"/>
          <w:kern w:val="0"/>
          <w:sz w:val="24"/>
          <w:szCs w:val="24"/>
          <w:lang w:eastAsia="fr-FR"/>
          <w14:ligatures w14:val="none"/>
        </w:rPr>
        <w:t xml:space="preserve"> (</w:t>
      </w:r>
      <w:r w:rsidR="004F3024">
        <w:rPr>
          <w:rFonts w:ascii="Times New Roman" w:eastAsia="Times New Roman" w:hAnsi="Times New Roman" w:cs="Times New Roman"/>
          <w:kern w:val="0"/>
          <w:sz w:val="24"/>
          <w:szCs w:val="24"/>
          <w:lang w:eastAsia="fr-FR"/>
          <w14:ligatures w14:val="none"/>
        </w:rPr>
        <w:t>después de ser</w:t>
      </w:r>
      <w:r w:rsidR="00093C0A">
        <w:rPr>
          <w:rFonts w:ascii="Times New Roman" w:eastAsia="Times New Roman" w:hAnsi="Times New Roman" w:cs="Times New Roman"/>
          <w:kern w:val="0"/>
          <w:sz w:val="24"/>
          <w:szCs w:val="24"/>
          <w:lang w:eastAsia="fr-FR"/>
          <w14:ligatures w14:val="none"/>
        </w:rPr>
        <w:t xml:space="preserve"> multiplicada por dos) será repartid</w:t>
      </w:r>
      <w:r w:rsidR="00E51CE4">
        <w:rPr>
          <w:rFonts w:ascii="Times New Roman" w:eastAsia="Times New Roman" w:hAnsi="Times New Roman" w:cs="Times New Roman"/>
          <w:kern w:val="0"/>
          <w:sz w:val="24"/>
          <w:szCs w:val="24"/>
          <w:lang w:eastAsia="fr-FR"/>
          <w14:ligatures w14:val="none"/>
        </w:rPr>
        <w:t>a</w:t>
      </w:r>
      <w:r w:rsidR="00093C0A">
        <w:rPr>
          <w:rFonts w:ascii="Times New Roman" w:eastAsia="Times New Roman" w:hAnsi="Times New Roman" w:cs="Times New Roman"/>
          <w:kern w:val="0"/>
          <w:sz w:val="24"/>
          <w:szCs w:val="24"/>
          <w:lang w:eastAsia="fr-FR"/>
          <w14:ligatures w14:val="none"/>
        </w:rPr>
        <w:t xml:space="preserve"> entre los tres miembros del </w:t>
      </w:r>
      <w:r w:rsidR="00E51CE4">
        <w:rPr>
          <w:rFonts w:ascii="Times New Roman" w:eastAsia="Times New Roman" w:hAnsi="Times New Roman" w:cs="Times New Roman"/>
          <w:kern w:val="0"/>
          <w:sz w:val="24"/>
          <w:szCs w:val="24"/>
          <w:lang w:eastAsia="fr-FR"/>
          <w14:ligatures w14:val="none"/>
        </w:rPr>
        <w:t>grupo</w:t>
      </w:r>
      <w:r w:rsidR="00093C0A">
        <w:rPr>
          <w:rFonts w:ascii="Times New Roman" w:eastAsia="Times New Roman" w:hAnsi="Times New Roman" w:cs="Times New Roman"/>
          <w:kern w:val="0"/>
          <w:sz w:val="24"/>
          <w:szCs w:val="24"/>
          <w:lang w:eastAsia="fr-FR"/>
          <w14:ligatures w14:val="none"/>
        </w:rPr>
        <w:t xml:space="preserve">: usted, el otro trabajador y el gerente. Cada miembro del </w:t>
      </w:r>
      <w:r w:rsidR="00E51CE4">
        <w:rPr>
          <w:rFonts w:ascii="Times New Roman" w:eastAsia="Times New Roman" w:hAnsi="Times New Roman" w:cs="Times New Roman"/>
          <w:kern w:val="0"/>
          <w:sz w:val="24"/>
          <w:szCs w:val="24"/>
          <w:lang w:eastAsia="fr-FR"/>
          <w14:ligatures w14:val="none"/>
        </w:rPr>
        <w:t>grupo</w:t>
      </w:r>
      <w:r w:rsidR="00093C0A">
        <w:rPr>
          <w:rFonts w:ascii="Times New Roman" w:eastAsia="Times New Roman" w:hAnsi="Times New Roman" w:cs="Times New Roman"/>
          <w:kern w:val="0"/>
          <w:sz w:val="24"/>
          <w:szCs w:val="24"/>
          <w:lang w:eastAsia="fr-FR"/>
          <w14:ligatures w14:val="none"/>
        </w:rPr>
        <w:t xml:space="preserve"> puede </w:t>
      </w:r>
      <w:r w:rsidR="002F075A">
        <w:rPr>
          <w:rFonts w:ascii="Times New Roman" w:eastAsia="Times New Roman" w:hAnsi="Times New Roman" w:cs="Times New Roman"/>
          <w:kern w:val="0"/>
          <w:sz w:val="24"/>
          <w:szCs w:val="24"/>
          <w:lang w:eastAsia="fr-FR"/>
          <w14:ligatures w14:val="none"/>
        </w:rPr>
        <w:t xml:space="preserve">recibir </w:t>
      </w:r>
      <w:r w:rsidR="00093C0A">
        <w:rPr>
          <w:rFonts w:ascii="Times New Roman" w:eastAsia="Times New Roman" w:hAnsi="Times New Roman" w:cs="Times New Roman"/>
          <w:kern w:val="0"/>
          <w:sz w:val="24"/>
          <w:szCs w:val="24"/>
          <w:lang w:eastAsia="fr-FR"/>
          <w14:ligatures w14:val="none"/>
        </w:rPr>
        <w:t xml:space="preserve">un porcentaje diferente </w:t>
      </w:r>
      <w:r w:rsidR="002F075A">
        <w:rPr>
          <w:rFonts w:ascii="Times New Roman" w:eastAsia="Times New Roman" w:hAnsi="Times New Roman" w:cs="Times New Roman"/>
          <w:kern w:val="0"/>
          <w:sz w:val="24"/>
          <w:szCs w:val="24"/>
          <w:lang w:eastAsia="fr-FR"/>
          <w14:ligatures w14:val="none"/>
        </w:rPr>
        <w:t xml:space="preserve">de la cuenta </w:t>
      </w:r>
      <w:r w:rsidR="00E51CE4">
        <w:rPr>
          <w:rFonts w:ascii="Times New Roman" w:eastAsia="Times New Roman" w:hAnsi="Times New Roman" w:cs="Times New Roman"/>
          <w:kern w:val="0"/>
          <w:sz w:val="24"/>
          <w:szCs w:val="24"/>
          <w:lang w:eastAsia="fr-FR"/>
          <w14:ligatures w14:val="none"/>
        </w:rPr>
        <w:t>grupal</w:t>
      </w:r>
      <w:r w:rsidR="004F3024">
        <w:rPr>
          <w:rFonts w:ascii="Times New Roman" w:eastAsia="Times New Roman" w:hAnsi="Times New Roman" w:cs="Times New Roman"/>
          <w:kern w:val="0"/>
          <w:sz w:val="24"/>
          <w:szCs w:val="24"/>
          <w:lang w:eastAsia="fr-FR"/>
          <w14:ligatures w14:val="none"/>
        </w:rPr>
        <w:t xml:space="preserve">, </w:t>
      </w:r>
      <w:r w:rsidR="002900FF">
        <w:rPr>
          <w:rFonts w:ascii="Times New Roman" w:eastAsia="Times New Roman" w:hAnsi="Times New Roman" w:cs="Times New Roman"/>
          <w:kern w:val="0"/>
          <w:sz w:val="24"/>
          <w:szCs w:val="24"/>
          <w:lang w:eastAsia="fr-FR"/>
          <w14:ligatures w14:val="none"/>
        </w:rPr>
        <w:t xml:space="preserve">y los porcentajes </w:t>
      </w:r>
      <w:r w:rsidR="004F3024">
        <w:rPr>
          <w:rFonts w:ascii="Times New Roman" w:eastAsia="Times New Roman" w:hAnsi="Times New Roman" w:cs="Times New Roman"/>
          <w:kern w:val="0"/>
          <w:sz w:val="24"/>
          <w:szCs w:val="24"/>
          <w:lang w:eastAsia="fr-FR"/>
          <w14:ligatures w14:val="none"/>
        </w:rPr>
        <w:t>pu</w:t>
      </w:r>
      <w:r w:rsidR="002900FF">
        <w:rPr>
          <w:rFonts w:ascii="Times New Roman" w:eastAsia="Times New Roman" w:hAnsi="Times New Roman" w:cs="Times New Roman"/>
          <w:kern w:val="0"/>
          <w:sz w:val="24"/>
          <w:szCs w:val="24"/>
          <w:lang w:eastAsia="fr-FR"/>
          <w14:ligatures w14:val="none"/>
        </w:rPr>
        <w:t>e</w:t>
      </w:r>
      <w:r w:rsidR="004F3024">
        <w:rPr>
          <w:rFonts w:ascii="Times New Roman" w:eastAsia="Times New Roman" w:hAnsi="Times New Roman" w:cs="Times New Roman"/>
          <w:kern w:val="0"/>
          <w:sz w:val="24"/>
          <w:szCs w:val="24"/>
          <w:lang w:eastAsia="fr-FR"/>
          <w14:ligatures w14:val="none"/>
        </w:rPr>
        <w:t>den</w:t>
      </w:r>
      <w:r w:rsidR="002900FF">
        <w:rPr>
          <w:rFonts w:ascii="Times New Roman" w:eastAsia="Times New Roman" w:hAnsi="Times New Roman" w:cs="Times New Roman"/>
          <w:kern w:val="0"/>
          <w:sz w:val="24"/>
          <w:szCs w:val="24"/>
          <w:lang w:eastAsia="fr-FR"/>
          <w14:ligatures w14:val="none"/>
        </w:rPr>
        <w:t xml:space="preserve"> también</w:t>
      </w:r>
      <w:r w:rsidR="002F075A">
        <w:rPr>
          <w:rFonts w:ascii="Times New Roman" w:eastAsia="Times New Roman" w:hAnsi="Times New Roman" w:cs="Times New Roman"/>
          <w:kern w:val="0"/>
          <w:sz w:val="24"/>
          <w:szCs w:val="24"/>
          <w:lang w:eastAsia="fr-FR"/>
          <w14:ligatures w14:val="none"/>
        </w:rPr>
        <w:t xml:space="preserve"> ser diferentes </w:t>
      </w:r>
      <w:r w:rsidR="00093C0A">
        <w:rPr>
          <w:rFonts w:ascii="Times New Roman" w:eastAsia="Times New Roman" w:hAnsi="Times New Roman" w:cs="Times New Roman"/>
          <w:kern w:val="0"/>
          <w:sz w:val="24"/>
          <w:szCs w:val="24"/>
          <w:lang w:eastAsia="fr-FR"/>
          <w14:ligatures w14:val="none"/>
        </w:rPr>
        <w:t>en cada tarea.</w:t>
      </w:r>
      <w:ins w:id="38" w:author="Mercedes Ines Fevre Obarrio" w:date="2024-09-03T12:29:00Z" w16du:dateUtc="2024-09-03T10:29:00Z">
        <w:r w:rsidR="000F6414">
          <w:rPr>
            <w:rFonts w:ascii="Times New Roman" w:eastAsia="Times New Roman" w:hAnsi="Times New Roman" w:cs="Times New Roman"/>
            <w:kern w:val="0"/>
            <w:sz w:val="24"/>
            <w:szCs w:val="24"/>
            <w:lang w:eastAsia="fr-FR"/>
            <w14:ligatures w14:val="none"/>
          </w:rPr>
          <w:t xml:space="preserve"> Los porcentajes serán </w:t>
        </w:r>
        <w:commentRangeStart w:id="39"/>
        <w:r w:rsidR="000F6414">
          <w:rPr>
            <w:rFonts w:ascii="Times New Roman" w:eastAsia="Times New Roman" w:hAnsi="Times New Roman" w:cs="Times New Roman"/>
            <w:kern w:val="0"/>
            <w:sz w:val="24"/>
            <w:szCs w:val="24"/>
            <w:lang w:eastAsia="fr-FR"/>
            <w14:ligatures w14:val="none"/>
          </w:rPr>
          <w:t>definidos</w:t>
        </w:r>
      </w:ins>
      <w:commentRangeEnd w:id="39"/>
      <w:ins w:id="40" w:author="Mercedes Ines Fevre Obarrio" w:date="2024-09-03T12:31:00Z" w16du:dateUtc="2024-09-03T10:31:00Z">
        <w:r w:rsidR="000F6414">
          <w:rPr>
            <w:rStyle w:val="CommentReference"/>
          </w:rPr>
          <w:commentReference w:id="39"/>
        </w:r>
      </w:ins>
      <w:ins w:id="41" w:author="Mercedes Ines Fevre Obarrio" w:date="2024-09-03T12:29:00Z" w16du:dateUtc="2024-09-03T10:29:00Z">
        <w:r w:rsidR="000F6414">
          <w:rPr>
            <w:rFonts w:ascii="Times New Roman" w:eastAsia="Times New Roman" w:hAnsi="Times New Roman" w:cs="Times New Roman"/>
            <w:kern w:val="0"/>
            <w:sz w:val="24"/>
            <w:szCs w:val="24"/>
            <w:lang w:eastAsia="fr-FR"/>
            <w14:ligatures w14:val="none"/>
          </w:rPr>
          <w:t xml:space="preserve"> en</w:t>
        </w:r>
      </w:ins>
      <w:ins w:id="42" w:author="Mercedes Ines Fevre Obarrio" w:date="2024-09-03T12:30:00Z" w16du:dateUtc="2024-09-03T10:30:00Z">
        <w:r w:rsidR="000F6414">
          <w:rPr>
            <w:rFonts w:ascii="Times New Roman" w:eastAsia="Times New Roman" w:hAnsi="Times New Roman" w:cs="Times New Roman"/>
            <w:kern w:val="0"/>
            <w:sz w:val="24"/>
            <w:szCs w:val="24"/>
            <w:lang w:eastAsia="fr-FR"/>
            <w14:ligatures w14:val="none"/>
          </w:rPr>
          <w:t xml:space="preserve"> la Parte II (</w:t>
        </w:r>
      </w:ins>
      <w:ins w:id="43" w:author="Mercedes Ines Fevre Obarrio" w:date="2024-09-03T12:29:00Z" w16du:dateUtc="2024-09-03T10:29:00Z">
        <w:r w:rsidR="000F6414">
          <w:rPr>
            <w:rFonts w:ascii="Times New Roman" w:eastAsia="Times New Roman" w:hAnsi="Times New Roman" w:cs="Times New Roman"/>
            <w:kern w:val="0"/>
            <w:sz w:val="24"/>
            <w:szCs w:val="24"/>
            <w:lang w:eastAsia="fr-FR"/>
            <w14:ligatures w14:val="none"/>
          </w:rPr>
          <w:t xml:space="preserve">juego de </w:t>
        </w:r>
      </w:ins>
      <w:ins w:id="44" w:author="Mercedes Ines Fevre Obarrio" w:date="2024-09-03T12:30:00Z" w16du:dateUtc="2024-09-03T10:30:00Z">
        <w:r w:rsidR="000F6414">
          <w:rPr>
            <w:rFonts w:ascii="Times New Roman" w:eastAsia="Times New Roman" w:hAnsi="Times New Roman" w:cs="Times New Roman"/>
            <w:kern w:val="0"/>
            <w:sz w:val="24"/>
            <w:szCs w:val="24"/>
            <w:lang w:eastAsia="fr-FR"/>
            <w14:ligatures w14:val="none"/>
          </w:rPr>
          <w:t>negociación)</w:t>
        </w:r>
      </w:ins>
      <w:ins w:id="45" w:author="Mercedes Ines Fevre Obarrio" w:date="2024-09-03T12:55:00Z" w16du:dateUtc="2024-09-03T10:55:00Z">
        <w:r w:rsidR="00100932">
          <w:rPr>
            <w:rFonts w:ascii="Times New Roman" w:eastAsia="Times New Roman" w:hAnsi="Times New Roman" w:cs="Times New Roman"/>
            <w:kern w:val="0"/>
            <w:sz w:val="24"/>
            <w:szCs w:val="24"/>
            <w:lang w:eastAsia="fr-FR"/>
            <w14:ligatures w14:val="none"/>
          </w:rPr>
          <w:t>.</w:t>
        </w:r>
      </w:ins>
    </w:p>
    <w:p w14:paraId="757B8EE2" w14:textId="43A6CC73" w:rsidR="002900FF" w:rsidRPr="000F6414" w:rsidRDefault="002900FF"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BC3BC6">
        <w:rPr>
          <w:rFonts w:ascii="Times New Roman" w:eastAsia="Times New Roman" w:hAnsi="Times New Roman" w:cs="Times New Roman"/>
          <w:kern w:val="0"/>
          <w:sz w:val="24"/>
          <w:szCs w:val="24"/>
          <w:highlight w:val="yellow"/>
          <w:lang w:eastAsia="fr-FR"/>
          <w14:ligatures w14:val="none"/>
        </w:rPr>
        <w:t>El porcentaje correspondiente se indica</w:t>
      </w:r>
      <w:r w:rsidR="000F6414">
        <w:rPr>
          <w:rFonts w:ascii="Times New Roman" w:eastAsia="Times New Roman" w:hAnsi="Times New Roman" w:cs="Times New Roman"/>
          <w:kern w:val="0"/>
          <w:sz w:val="24"/>
          <w:szCs w:val="24"/>
          <w:highlight w:val="yellow"/>
          <w:lang w:eastAsia="fr-FR"/>
          <w14:ligatures w14:val="none"/>
        </w:rPr>
        <w:t>rá</w:t>
      </w:r>
      <w:r w:rsidRPr="00BC3BC6">
        <w:rPr>
          <w:rFonts w:ascii="Times New Roman" w:eastAsia="Times New Roman" w:hAnsi="Times New Roman" w:cs="Times New Roman"/>
          <w:kern w:val="0"/>
          <w:sz w:val="24"/>
          <w:szCs w:val="24"/>
          <w:highlight w:val="yellow"/>
          <w:lang w:eastAsia="fr-FR"/>
          <w14:ligatures w14:val="none"/>
        </w:rPr>
        <w:t xml:space="preserve"> en la fila superior de la tarea correspondiente. El resto de la cuenta grupal se dividirá entre el otro trabajador y el gerente, pero no se le informará qu</w:t>
      </w:r>
      <w:r w:rsidR="00BC3BC6">
        <w:rPr>
          <w:rFonts w:ascii="Times New Roman" w:eastAsia="Times New Roman" w:hAnsi="Times New Roman" w:cs="Times New Roman"/>
          <w:kern w:val="0"/>
          <w:sz w:val="24"/>
          <w:szCs w:val="24"/>
          <w:highlight w:val="yellow"/>
          <w:lang w:eastAsia="fr-FR"/>
          <w14:ligatures w14:val="none"/>
        </w:rPr>
        <w:t>é</w:t>
      </w:r>
      <w:r w:rsidRPr="00BC3BC6">
        <w:rPr>
          <w:rFonts w:ascii="Times New Roman" w:eastAsia="Times New Roman" w:hAnsi="Times New Roman" w:cs="Times New Roman"/>
          <w:kern w:val="0"/>
          <w:sz w:val="24"/>
          <w:szCs w:val="24"/>
          <w:highlight w:val="yellow"/>
          <w:lang w:eastAsia="fr-FR"/>
          <w14:ligatures w14:val="none"/>
        </w:rPr>
        <w:t xml:space="preserve"> porcentaje recibirá cada uno de ellos</w:t>
      </w:r>
      <w:r w:rsidR="00B35576" w:rsidRPr="00BC3BC6">
        <w:rPr>
          <w:rFonts w:ascii="Times New Roman" w:eastAsia="Times New Roman" w:hAnsi="Times New Roman" w:cs="Times New Roman"/>
          <w:kern w:val="0"/>
          <w:sz w:val="24"/>
          <w:szCs w:val="24"/>
          <w:highlight w:val="yellow"/>
          <w:lang w:eastAsia="fr-FR"/>
          <w14:ligatures w14:val="none"/>
        </w:rPr>
        <w:t>. Al final del experimento, sólo usted sabrá sus ganancias finales.</w:t>
      </w:r>
      <w:ins w:id="46" w:author="Mercedes Ines Fevre Obarrio" w:date="2024-09-02T09:41:00Z" w16du:dateUtc="2024-09-02T07:41:00Z">
        <w:r w:rsidR="00311D04" w:rsidRPr="00BC3BC6">
          <w:rPr>
            <w:rFonts w:ascii="Times New Roman" w:eastAsia="Times New Roman" w:hAnsi="Times New Roman" w:cs="Times New Roman"/>
            <w:kern w:val="0"/>
            <w:sz w:val="24"/>
            <w:szCs w:val="24"/>
            <w:highlight w:val="yellow"/>
            <w:lang w:eastAsia="fr-FR"/>
            <w14:ligatures w14:val="none"/>
          </w:rPr>
          <w:t xml:space="preserve"> </w:t>
        </w:r>
        <w:proofErr w:type="spellStart"/>
        <w:r w:rsidR="00311D04" w:rsidRPr="000F6414">
          <w:rPr>
            <w:rFonts w:ascii="Times New Roman" w:eastAsia="Times New Roman" w:hAnsi="Times New Roman" w:cs="Times New Roman"/>
            <w:strike/>
            <w:kern w:val="0"/>
            <w:sz w:val="24"/>
            <w:szCs w:val="24"/>
            <w:highlight w:val="yellow"/>
            <w:lang w:eastAsia="fr-FR"/>
            <w14:ligatures w14:val="none"/>
          </w:rPr>
          <w:t>You</w:t>
        </w:r>
        <w:proofErr w:type="spellEnd"/>
        <w:r w:rsidR="00311D04" w:rsidRPr="000F6414">
          <w:rPr>
            <w:rFonts w:ascii="Times New Roman" w:eastAsia="Times New Roman" w:hAnsi="Times New Roman" w:cs="Times New Roman"/>
            <w:strike/>
            <w:kern w:val="0"/>
            <w:sz w:val="24"/>
            <w:szCs w:val="24"/>
            <w:highlight w:val="yellow"/>
            <w:lang w:eastAsia="fr-FR"/>
            <w14:ligatures w14:val="none"/>
          </w:rPr>
          <w:t xml:space="preserve"> </w:t>
        </w:r>
        <w:proofErr w:type="spellStart"/>
        <w:r w:rsidR="00311D04" w:rsidRPr="000F6414">
          <w:rPr>
            <w:rFonts w:ascii="Times New Roman" w:eastAsia="Times New Roman" w:hAnsi="Times New Roman" w:cs="Times New Roman"/>
            <w:strike/>
            <w:kern w:val="0"/>
            <w:sz w:val="24"/>
            <w:szCs w:val="24"/>
            <w:highlight w:val="yellow"/>
            <w:lang w:eastAsia="fr-FR"/>
            <w14:ligatures w14:val="none"/>
          </w:rPr>
          <w:t>will</w:t>
        </w:r>
        <w:proofErr w:type="spellEnd"/>
        <w:r w:rsidR="00311D04" w:rsidRPr="000F6414">
          <w:rPr>
            <w:rFonts w:ascii="Times New Roman" w:eastAsia="Times New Roman" w:hAnsi="Times New Roman" w:cs="Times New Roman"/>
            <w:strike/>
            <w:kern w:val="0"/>
            <w:sz w:val="24"/>
            <w:szCs w:val="24"/>
            <w:highlight w:val="yellow"/>
            <w:lang w:eastAsia="fr-FR"/>
            <w14:ligatures w14:val="none"/>
          </w:rPr>
          <w:t xml:space="preserve"> </w:t>
        </w:r>
        <w:proofErr w:type="spellStart"/>
        <w:r w:rsidR="00311D04" w:rsidRPr="000F6414">
          <w:rPr>
            <w:rFonts w:ascii="Times New Roman" w:eastAsia="Times New Roman" w:hAnsi="Times New Roman" w:cs="Times New Roman"/>
            <w:strike/>
            <w:kern w:val="0"/>
            <w:sz w:val="24"/>
            <w:szCs w:val="24"/>
            <w:highlight w:val="yellow"/>
            <w:lang w:eastAsia="fr-FR"/>
            <w14:ligatures w14:val="none"/>
          </w:rPr>
          <w:t>only</w:t>
        </w:r>
        <w:proofErr w:type="spellEnd"/>
        <w:r w:rsidR="00311D04" w:rsidRPr="000F6414">
          <w:rPr>
            <w:rFonts w:ascii="Times New Roman" w:eastAsia="Times New Roman" w:hAnsi="Times New Roman" w:cs="Times New Roman"/>
            <w:strike/>
            <w:kern w:val="0"/>
            <w:sz w:val="24"/>
            <w:szCs w:val="24"/>
            <w:highlight w:val="yellow"/>
            <w:lang w:eastAsia="fr-FR"/>
            <w14:ligatures w14:val="none"/>
          </w:rPr>
          <w:t xml:space="preserve"> </w:t>
        </w:r>
      </w:ins>
      <w:ins w:id="47" w:author="Mercedes Ines Fevre Obarrio" w:date="2024-09-02T09:42:00Z" w16du:dateUtc="2024-09-02T07:42:00Z">
        <w:r w:rsidR="00311D04" w:rsidRPr="000F6414">
          <w:rPr>
            <w:rFonts w:ascii="Times New Roman" w:eastAsia="Times New Roman" w:hAnsi="Times New Roman" w:cs="Times New Roman"/>
            <w:strike/>
            <w:kern w:val="0"/>
            <w:sz w:val="24"/>
            <w:szCs w:val="24"/>
            <w:highlight w:val="yellow"/>
            <w:lang w:eastAsia="fr-FR"/>
            <w14:ligatures w14:val="none"/>
          </w:rPr>
          <w:t xml:space="preserve">be </w:t>
        </w:r>
        <w:proofErr w:type="spellStart"/>
        <w:r w:rsidR="00311D04" w:rsidRPr="000F6414">
          <w:rPr>
            <w:rFonts w:ascii="Times New Roman" w:eastAsia="Times New Roman" w:hAnsi="Times New Roman" w:cs="Times New Roman"/>
            <w:strike/>
            <w:kern w:val="0"/>
            <w:sz w:val="24"/>
            <w:szCs w:val="24"/>
            <w:highlight w:val="yellow"/>
            <w:lang w:eastAsia="fr-FR"/>
            <w14:ligatures w14:val="none"/>
          </w:rPr>
          <w:t>able</w:t>
        </w:r>
        <w:proofErr w:type="spellEnd"/>
        <w:r w:rsidR="00311D04" w:rsidRPr="000F6414">
          <w:rPr>
            <w:rFonts w:ascii="Times New Roman" w:eastAsia="Times New Roman" w:hAnsi="Times New Roman" w:cs="Times New Roman"/>
            <w:strike/>
            <w:kern w:val="0"/>
            <w:sz w:val="24"/>
            <w:szCs w:val="24"/>
            <w:highlight w:val="yellow"/>
            <w:lang w:eastAsia="fr-FR"/>
            <w14:ligatures w14:val="none"/>
          </w:rPr>
          <w:t xml:space="preserve"> </w:t>
        </w:r>
        <w:proofErr w:type="spellStart"/>
        <w:r w:rsidR="00311D04" w:rsidRPr="000F6414">
          <w:rPr>
            <w:rFonts w:ascii="Times New Roman" w:eastAsia="Times New Roman" w:hAnsi="Times New Roman" w:cs="Times New Roman"/>
            <w:strike/>
            <w:kern w:val="0"/>
            <w:sz w:val="24"/>
            <w:szCs w:val="24"/>
            <w:highlight w:val="yellow"/>
            <w:lang w:eastAsia="fr-FR"/>
            <w14:ligatures w14:val="none"/>
          </w:rPr>
          <w:t>to</w:t>
        </w:r>
        <w:proofErr w:type="spellEnd"/>
        <w:r w:rsidR="00311D04" w:rsidRPr="000F6414">
          <w:rPr>
            <w:rFonts w:ascii="Times New Roman" w:eastAsia="Times New Roman" w:hAnsi="Times New Roman" w:cs="Times New Roman"/>
            <w:strike/>
            <w:kern w:val="0"/>
            <w:sz w:val="24"/>
            <w:szCs w:val="24"/>
            <w:highlight w:val="yellow"/>
            <w:lang w:eastAsia="fr-FR"/>
            <w14:ligatures w14:val="none"/>
          </w:rPr>
          <w:t xml:space="preserve"> </w:t>
        </w:r>
        <w:proofErr w:type="spellStart"/>
        <w:proofErr w:type="gramStart"/>
        <w:r w:rsidR="00311D04" w:rsidRPr="000F6414">
          <w:rPr>
            <w:rFonts w:ascii="Times New Roman" w:eastAsia="Times New Roman" w:hAnsi="Times New Roman" w:cs="Times New Roman"/>
            <w:strike/>
            <w:kern w:val="0"/>
            <w:sz w:val="24"/>
            <w:szCs w:val="24"/>
            <w:highlight w:val="yellow"/>
            <w:lang w:eastAsia="fr-FR"/>
            <w14:ligatures w14:val="none"/>
          </w:rPr>
          <w:t>see</w:t>
        </w:r>
        <w:proofErr w:type="spellEnd"/>
        <w:r w:rsidR="00311D04" w:rsidRPr="000F6414">
          <w:rPr>
            <w:rFonts w:ascii="Times New Roman" w:eastAsia="Times New Roman" w:hAnsi="Times New Roman" w:cs="Times New Roman"/>
            <w:strike/>
            <w:kern w:val="0"/>
            <w:sz w:val="24"/>
            <w:szCs w:val="24"/>
            <w:highlight w:val="yellow"/>
            <w:lang w:eastAsia="fr-FR"/>
            <w14:ligatures w14:val="none"/>
          </w:rPr>
          <w:t xml:space="preserve">  </w:t>
        </w:r>
        <w:proofErr w:type="spellStart"/>
        <w:r w:rsidR="00311D04" w:rsidRPr="000F6414">
          <w:rPr>
            <w:rFonts w:ascii="Times New Roman" w:eastAsia="Times New Roman" w:hAnsi="Times New Roman" w:cs="Times New Roman"/>
            <w:strike/>
            <w:kern w:val="0"/>
            <w:sz w:val="24"/>
            <w:szCs w:val="24"/>
            <w:highlight w:val="yellow"/>
            <w:lang w:eastAsia="fr-FR"/>
            <w14:ligatures w14:val="none"/>
          </w:rPr>
          <w:t>your</w:t>
        </w:r>
        <w:proofErr w:type="spellEnd"/>
        <w:proofErr w:type="gramEnd"/>
        <w:r w:rsidR="00311D04" w:rsidRPr="000F6414">
          <w:rPr>
            <w:rFonts w:ascii="Times New Roman" w:eastAsia="Times New Roman" w:hAnsi="Times New Roman" w:cs="Times New Roman"/>
            <w:strike/>
            <w:kern w:val="0"/>
            <w:sz w:val="24"/>
            <w:szCs w:val="24"/>
            <w:highlight w:val="yellow"/>
            <w:lang w:eastAsia="fr-FR"/>
            <w14:ligatures w14:val="none"/>
          </w:rPr>
          <w:t xml:space="preserve"> </w:t>
        </w:r>
        <w:proofErr w:type="spellStart"/>
        <w:r w:rsidR="00311D04" w:rsidRPr="000F6414">
          <w:rPr>
            <w:rFonts w:ascii="Times New Roman" w:eastAsia="Times New Roman" w:hAnsi="Times New Roman" w:cs="Times New Roman"/>
            <w:strike/>
            <w:kern w:val="0"/>
            <w:sz w:val="24"/>
            <w:szCs w:val="24"/>
            <w:highlight w:val="yellow"/>
            <w:lang w:eastAsia="fr-FR"/>
            <w14:ligatures w14:val="none"/>
          </w:rPr>
          <w:t>results</w:t>
        </w:r>
        <w:proofErr w:type="spellEnd"/>
        <w:r w:rsidR="00311D04" w:rsidRPr="000F6414">
          <w:rPr>
            <w:rFonts w:ascii="Times New Roman" w:eastAsia="Times New Roman" w:hAnsi="Times New Roman" w:cs="Times New Roman"/>
            <w:strike/>
            <w:kern w:val="0"/>
            <w:sz w:val="24"/>
            <w:szCs w:val="24"/>
            <w:highlight w:val="yellow"/>
            <w:lang w:eastAsia="fr-FR"/>
            <w14:ligatures w14:val="none"/>
          </w:rPr>
          <w:t xml:space="preserve"> </w:t>
        </w:r>
        <w:proofErr w:type="spellStart"/>
        <w:r w:rsidR="00311D04" w:rsidRPr="000F6414">
          <w:rPr>
            <w:rFonts w:ascii="Times New Roman" w:eastAsia="Times New Roman" w:hAnsi="Times New Roman" w:cs="Times New Roman"/>
            <w:strike/>
            <w:kern w:val="0"/>
            <w:sz w:val="24"/>
            <w:szCs w:val="24"/>
            <w:highlight w:val="yellow"/>
            <w:lang w:eastAsia="fr-FR"/>
            <w14:ligatures w14:val="none"/>
          </w:rPr>
          <w:t>but</w:t>
        </w:r>
        <w:proofErr w:type="spellEnd"/>
        <w:r w:rsidR="00311D04" w:rsidRPr="000F6414">
          <w:rPr>
            <w:rFonts w:ascii="Times New Roman" w:eastAsia="Times New Roman" w:hAnsi="Times New Roman" w:cs="Times New Roman"/>
            <w:strike/>
            <w:kern w:val="0"/>
            <w:sz w:val="24"/>
            <w:szCs w:val="24"/>
            <w:highlight w:val="yellow"/>
            <w:lang w:eastAsia="fr-FR"/>
            <w14:ligatures w14:val="none"/>
          </w:rPr>
          <w:t xml:space="preserve"> </w:t>
        </w:r>
        <w:proofErr w:type="spellStart"/>
        <w:r w:rsidR="00311D04" w:rsidRPr="000F6414">
          <w:rPr>
            <w:rFonts w:ascii="Times New Roman" w:eastAsia="Times New Roman" w:hAnsi="Times New Roman" w:cs="Times New Roman"/>
            <w:strike/>
            <w:kern w:val="0"/>
            <w:sz w:val="24"/>
            <w:szCs w:val="24"/>
            <w:highlight w:val="yellow"/>
            <w:lang w:eastAsia="fr-FR"/>
            <w14:ligatures w14:val="none"/>
          </w:rPr>
          <w:t>not</w:t>
        </w:r>
        <w:proofErr w:type="spellEnd"/>
        <w:r w:rsidR="00311D04" w:rsidRPr="000F6414">
          <w:rPr>
            <w:rFonts w:ascii="Times New Roman" w:eastAsia="Times New Roman" w:hAnsi="Times New Roman" w:cs="Times New Roman"/>
            <w:strike/>
            <w:kern w:val="0"/>
            <w:sz w:val="24"/>
            <w:szCs w:val="24"/>
            <w:highlight w:val="yellow"/>
            <w:lang w:eastAsia="fr-FR"/>
            <w14:ligatures w14:val="none"/>
          </w:rPr>
          <w:t xml:space="preserve"> </w:t>
        </w:r>
        <w:proofErr w:type="spellStart"/>
        <w:r w:rsidR="00311D04" w:rsidRPr="000F6414">
          <w:rPr>
            <w:rFonts w:ascii="Times New Roman" w:eastAsia="Times New Roman" w:hAnsi="Times New Roman" w:cs="Times New Roman"/>
            <w:strike/>
            <w:kern w:val="0"/>
            <w:sz w:val="24"/>
            <w:szCs w:val="24"/>
            <w:highlight w:val="yellow"/>
            <w:lang w:eastAsia="fr-FR"/>
            <w14:ligatures w14:val="none"/>
          </w:rPr>
          <w:t>others</w:t>
        </w:r>
      </w:ins>
      <w:proofErr w:type="spellEnd"/>
      <w:ins w:id="48" w:author="Mercedes Ines Fevre Obarrio" w:date="2024-09-03T12:16:00Z" w16du:dateUtc="2024-09-03T10:16:00Z">
        <w:r w:rsidR="00BC3BC6" w:rsidRPr="000F6414">
          <w:rPr>
            <w:rFonts w:ascii="Times New Roman" w:eastAsia="Times New Roman" w:hAnsi="Times New Roman" w:cs="Times New Roman"/>
            <w:strike/>
            <w:kern w:val="0"/>
            <w:sz w:val="24"/>
            <w:szCs w:val="24"/>
            <w:lang w:eastAsia="fr-FR"/>
            <w14:ligatures w14:val="none"/>
          </w:rPr>
          <w:t>.</w:t>
        </w:r>
      </w:ins>
      <w:ins w:id="49" w:author="Mercedes Ines Fevre Obarrio" w:date="2024-09-03T12:18:00Z" w16du:dateUtc="2024-09-03T10:18:00Z">
        <w:r w:rsidR="00C356D2" w:rsidRPr="000F6414">
          <w:rPr>
            <w:rFonts w:ascii="Times New Roman" w:eastAsia="Times New Roman" w:hAnsi="Times New Roman" w:cs="Times New Roman"/>
            <w:strike/>
            <w:kern w:val="0"/>
            <w:sz w:val="24"/>
            <w:szCs w:val="24"/>
            <w:lang w:eastAsia="fr-FR"/>
            <w14:ligatures w14:val="none"/>
          </w:rPr>
          <w:t xml:space="preserve"> </w:t>
        </w:r>
      </w:ins>
      <w:ins w:id="50" w:author="Mercedes Ines Fevre Obarrio" w:date="2024-09-03T12:34:00Z" w16du:dateUtc="2024-09-03T10:34:00Z">
        <w:r w:rsidR="000F6414">
          <w:rPr>
            <w:rFonts w:ascii="Times New Roman" w:eastAsia="Times New Roman" w:hAnsi="Times New Roman" w:cs="Times New Roman"/>
            <w:kern w:val="0"/>
            <w:sz w:val="24"/>
            <w:szCs w:val="24"/>
            <w:highlight w:val="yellow"/>
            <w:lang w:eastAsia="fr-FR"/>
            <w14:ligatures w14:val="none"/>
          </w:rPr>
          <w:t>; no podrá ver las ganancias del otro trabajador ni del gerente</w:t>
        </w:r>
        <w:r w:rsidR="000F6414">
          <w:rPr>
            <w:rFonts w:ascii="Times New Roman" w:eastAsia="Times New Roman" w:hAnsi="Times New Roman" w:cs="Times New Roman"/>
            <w:kern w:val="0"/>
            <w:sz w:val="24"/>
            <w:szCs w:val="24"/>
            <w:lang w:eastAsia="fr-FR"/>
            <w14:ligatures w14:val="none"/>
          </w:rPr>
          <w:t>.</w:t>
        </w:r>
      </w:ins>
    </w:p>
    <w:p w14:paraId="21B37525" w14:textId="2266D14E" w:rsidR="00A64A01" w:rsidRPr="001858C4" w:rsidRDefault="00A64A01"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1858C4">
        <w:rPr>
          <w:rFonts w:ascii="Times New Roman" w:eastAsia="Times New Roman" w:hAnsi="Times New Roman" w:cs="Times New Roman"/>
          <w:b/>
          <w:bCs/>
          <w:kern w:val="0"/>
          <w:sz w:val="24"/>
          <w:szCs w:val="24"/>
          <w:lang w:eastAsia="fr-FR"/>
          <w14:ligatures w14:val="none"/>
        </w:rPr>
        <w:t xml:space="preserve">Cuenta </w:t>
      </w:r>
      <w:r w:rsidRPr="00363AD7">
        <w:rPr>
          <w:rFonts w:ascii="Times New Roman" w:eastAsia="Times New Roman" w:hAnsi="Times New Roman" w:cs="Times New Roman"/>
          <w:b/>
          <w:bCs/>
          <w:kern w:val="0"/>
          <w:sz w:val="24"/>
          <w:szCs w:val="24"/>
          <w:lang w:eastAsia="fr-FR"/>
          <w14:ligatures w14:val="none"/>
        </w:rPr>
        <w:t>privada</w:t>
      </w:r>
      <w:r w:rsidRPr="001858C4">
        <w:rPr>
          <w:rFonts w:ascii="Times New Roman" w:eastAsia="Times New Roman" w:hAnsi="Times New Roman" w:cs="Times New Roman"/>
          <w:kern w:val="0"/>
          <w:sz w:val="24"/>
          <w:szCs w:val="24"/>
          <w:lang w:eastAsia="fr-FR"/>
          <w14:ligatures w14:val="none"/>
        </w:rPr>
        <w:t>: Los puntos que decid</w:t>
      </w:r>
      <w:r>
        <w:rPr>
          <w:rFonts w:ascii="Times New Roman" w:eastAsia="Times New Roman" w:hAnsi="Times New Roman" w:cs="Times New Roman"/>
          <w:kern w:val="0"/>
          <w:sz w:val="24"/>
          <w:szCs w:val="24"/>
          <w:lang w:eastAsia="fr-FR"/>
          <w14:ligatures w14:val="none"/>
        </w:rPr>
        <w:t>a</w:t>
      </w:r>
      <w:r w:rsidRPr="001858C4">
        <w:rPr>
          <w:rFonts w:ascii="Times New Roman" w:eastAsia="Times New Roman" w:hAnsi="Times New Roman" w:cs="Times New Roman"/>
          <w:kern w:val="0"/>
          <w:sz w:val="24"/>
          <w:szCs w:val="24"/>
          <w:lang w:eastAsia="fr-FR"/>
          <w14:ligatures w14:val="none"/>
        </w:rPr>
        <w:t xml:space="preserve"> asignar a </w:t>
      </w:r>
      <w:r w:rsidR="00093C0A">
        <w:rPr>
          <w:rFonts w:ascii="Times New Roman" w:eastAsia="Times New Roman" w:hAnsi="Times New Roman" w:cs="Times New Roman"/>
          <w:kern w:val="0"/>
          <w:sz w:val="24"/>
          <w:szCs w:val="24"/>
          <w:lang w:eastAsia="fr-FR"/>
          <w14:ligatures w14:val="none"/>
        </w:rPr>
        <w:t xml:space="preserve">esta </w:t>
      </w:r>
      <w:r w:rsidRPr="001858C4">
        <w:rPr>
          <w:rFonts w:ascii="Times New Roman" w:eastAsia="Times New Roman" w:hAnsi="Times New Roman" w:cs="Times New Roman"/>
          <w:kern w:val="0"/>
          <w:sz w:val="24"/>
          <w:szCs w:val="24"/>
          <w:lang w:eastAsia="fr-FR"/>
          <w14:ligatures w14:val="none"/>
        </w:rPr>
        <w:t xml:space="preserve">cuenta </w:t>
      </w:r>
      <w:r w:rsidR="00093C0A">
        <w:rPr>
          <w:rFonts w:ascii="Times New Roman" w:eastAsia="Times New Roman" w:hAnsi="Times New Roman" w:cs="Times New Roman"/>
          <w:kern w:val="0"/>
          <w:sz w:val="24"/>
          <w:szCs w:val="24"/>
          <w:lang w:eastAsia="fr-FR"/>
          <w14:ligatures w14:val="none"/>
        </w:rPr>
        <w:t>ser</w:t>
      </w:r>
      <w:r w:rsidRPr="001858C4">
        <w:rPr>
          <w:rFonts w:ascii="Times New Roman" w:eastAsia="Times New Roman" w:hAnsi="Times New Roman" w:cs="Times New Roman"/>
          <w:kern w:val="0"/>
          <w:sz w:val="24"/>
          <w:szCs w:val="24"/>
          <w:lang w:eastAsia="fr-FR"/>
          <w14:ligatures w14:val="none"/>
        </w:rPr>
        <w:t xml:space="preserve">án </w:t>
      </w:r>
      <w:r w:rsidR="00093C0A">
        <w:rPr>
          <w:rFonts w:ascii="Times New Roman" w:eastAsia="Times New Roman" w:hAnsi="Times New Roman" w:cs="Times New Roman"/>
          <w:kern w:val="0"/>
          <w:sz w:val="24"/>
          <w:szCs w:val="24"/>
          <w:lang w:eastAsia="fr-FR"/>
          <w14:ligatures w14:val="none"/>
        </w:rPr>
        <w:t xml:space="preserve">únicamente </w:t>
      </w:r>
      <w:r w:rsidRPr="001858C4">
        <w:rPr>
          <w:rFonts w:ascii="Times New Roman" w:eastAsia="Times New Roman" w:hAnsi="Times New Roman" w:cs="Times New Roman"/>
          <w:kern w:val="0"/>
          <w:sz w:val="24"/>
          <w:szCs w:val="24"/>
          <w:lang w:eastAsia="fr-FR"/>
          <w14:ligatures w14:val="none"/>
        </w:rPr>
        <w:t xml:space="preserve">para </w:t>
      </w:r>
      <w:r>
        <w:rPr>
          <w:rFonts w:ascii="Times New Roman" w:eastAsia="Times New Roman" w:hAnsi="Times New Roman" w:cs="Times New Roman"/>
          <w:kern w:val="0"/>
          <w:sz w:val="24"/>
          <w:szCs w:val="24"/>
          <w:lang w:eastAsia="fr-FR"/>
          <w14:ligatures w14:val="none"/>
        </w:rPr>
        <w:t>usted</w:t>
      </w:r>
      <w:r w:rsidRPr="001858C4">
        <w:rPr>
          <w:rFonts w:ascii="Times New Roman" w:eastAsia="Times New Roman" w:hAnsi="Times New Roman" w:cs="Times New Roman"/>
          <w:kern w:val="0"/>
          <w:sz w:val="24"/>
          <w:szCs w:val="24"/>
          <w:lang w:eastAsia="fr-FR"/>
          <w14:ligatures w14:val="none"/>
        </w:rPr>
        <w:t>.</w:t>
      </w:r>
      <w:r w:rsidR="00093C0A">
        <w:rPr>
          <w:rFonts w:ascii="Times New Roman" w:eastAsia="Times New Roman" w:hAnsi="Times New Roman" w:cs="Times New Roman"/>
          <w:kern w:val="0"/>
          <w:sz w:val="24"/>
          <w:szCs w:val="24"/>
          <w:lang w:eastAsia="fr-FR"/>
          <w14:ligatures w14:val="none"/>
        </w:rPr>
        <w:t xml:space="preserve"> Estos puntos no se duplicarán.</w:t>
      </w:r>
    </w:p>
    <w:p w14:paraId="457636BE" w14:textId="77777777" w:rsidR="00D0795C" w:rsidRDefault="00093C0A"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Así, sus ganancias totales </w:t>
      </w:r>
      <w:r w:rsidR="004F3024">
        <w:rPr>
          <w:rFonts w:ascii="Times New Roman" w:eastAsia="Times New Roman" w:hAnsi="Times New Roman" w:cs="Times New Roman"/>
          <w:kern w:val="0"/>
          <w:sz w:val="24"/>
          <w:szCs w:val="24"/>
          <w:lang w:eastAsia="fr-FR"/>
          <w14:ligatures w14:val="none"/>
        </w:rPr>
        <w:t>de una tarea serán la suma de sus ganancias de la cuenta grupal y de la cuenta privada</w:t>
      </w:r>
      <w:r w:rsidR="00A64A01" w:rsidRPr="001858C4">
        <w:rPr>
          <w:rFonts w:ascii="Times New Roman" w:eastAsia="Times New Roman" w:hAnsi="Times New Roman" w:cs="Times New Roman"/>
          <w:kern w:val="0"/>
          <w:sz w:val="24"/>
          <w:szCs w:val="24"/>
          <w:lang w:eastAsia="fr-FR"/>
          <w14:ligatures w14:val="none"/>
        </w:rPr>
        <w:t>:</w:t>
      </w:r>
    </w:p>
    <w:p w14:paraId="7CA1CD53" w14:textId="4CFA0562" w:rsidR="00A64A01" w:rsidRDefault="00093C0A"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Sus gana</w:t>
      </w:r>
      <w:r w:rsidR="004F3024">
        <w:rPr>
          <w:rFonts w:ascii="Times New Roman" w:eastAsia="Times New Roman" w:hAnsi="Times New Roman" w:cs="Times New Roman"/>
          <w:kern w:val="0"/>
          <w:sz w:val="24"/>
          <w:szCs w:val="24"/>
          <w:lang w:eastAsia="fr-FR"/>
          <w14:ligatures w14:val="none"/>
        </w:rPr>
        <w:t>n</w:t>
      </w:r>
      <w:r>
        <w:rPr>
          <w:rFonts w:ascii="Times New Roman" w:eastAsia="Times New Roman" w:hAnsi="Times New Roman" w:cs="Times New Roman"/>
          <w:kern w:val="0"/>
          <w:sz w:val="24"/>
          <w:szCs w:val="24"/>
          <w:lang w:eastAsia="fr-FR"/>
          <w14:ligatures w14:val="none"/>
        </w:rPr>
        <w:t>cias</w:t>
      </w:r>
      <w:r w:rsidRPr="001858C4">
        <w:rPr>
          <w:rFonts w:ascii="Times New Roman" w:eastAsia="Times New Roman" w:hAnsi="Times New Roman" w:cs="Times New Roman"/>
          <w:kern w:val="0"/>
          <w:sz w:val="24"/>
          <w:szCs w:val="24"/>
          <w:lang w:eastAsia="fr-FR"/>
          <w14:ligatures w14:val="none"/>
        </w:rPr>
        <w:t xml:space="preserve"> </w:t>
      </w:r>
      <w:r w:rsidR="00A64A01" w:rsidRPr="001858C4">
        <w:rPr>
          <w:rFonts w:ascii="Times New Roman" w:eastAsia="Times New Roman" w:hAnsi="Times New Roman" w:cs="Times New Roman"/>
          <w:kern w:val="0"/>
          <w:sz w:val="24"/>
          <w:szCs w:val="24"/>
          <w:lang w:eastAsia="fr-FR"/>
          <w14:ligatures w14:val="none"/>
        </w:rPr>
        <w:t xml:space="preserve">= Puntos en </w:t>
      </w:r>
      <w:r w:rsidR="00A64A01">
        <w:rPr>
          <w:rFonts w:ascii="Times New Roman" w:eastAsia="Times New Roman" w:hAnsi="Times New Roman" w:cs="Times New Roman"/>
          <w:kern w:val="0"/>
          <w:sz w:val="24"/>
          <w:szCs w:val="24"/>
          <w:lang w:eastAsia="fr-FR"/>
          <w14:ligatures w14:val="none"/>
        </w:rPr>
        <w:t>s</w:t>
      </w:r>
      <w:r w:rsidR="00A64A01" w:rsidRPr="001858C4">
        <w:rPr>
          <w:rFonts w:ascii="Times New Roman" w:eastAsia="Times New Roman" w:hAnsi="Times New Roman" w:cs="Times New Roman"/>
          <w:kern w:val="0"/>
          <w:sz w:val="24"/>
          <w:szCs w:val="24"/>
          <w:lang w:eastAsia="fr-FR"/>
          <w14:ligatures w14:val="none"/>
        </w:rPr>
        <w:t xml:space="preserve">u cuenta </w:t>
      </w:r>
      <w:r w:rsidR="00A64A01" w:rsidRPr="00363AD7">
        <w:rPr>
          <w:rFonts w:ascii="Times New Roman" w:eastAsia="Times New Roman" w:hAnsi="Times New Roman" w:cs="Times New Roman"/>
          <w:kern w:val="0"/>
          <w:sz w:val="24"/>
          <w:szCs w:val="24"/>
          <w:lang w:eastAsia="fr-FR"/>
          <w14:ligatures w14:val="none"/>
        </w:rPr>
        <w:t xml:space="preserve">privada </w:t>
      </w:r>
      <w:r w:rsidR="00A64A01" w:rsidRPr="001858C4">
        <w:rPr>
          <w:rFonts w:ascii="Times New Roman" w:eastAsia="Times New Roman" w:hAnsi="Times New Roman" w:cs="Times New Roman"/>
          <w:kern w:val="0"/>
          <w:sz w:val="24"/>
          <w:szCs w:val="24"/>
          <w:lang w:eastAsia="fr-FR"/>
          <w14:ligatures w14:val="none"/>
        </w:rPr>
        <w:t xml:space="preserve">+ </w:t>
      </w:r>
      <w:r w:rsidR="0017177C">
        <w:rPr>
          <w:rFonts w:ascii="Times New Roman" w:eastAsia="Times New Roman" w:hAnsi="Times New Roman" w:cs="Times New Roman"/>
          <w:kern w:val="0"/>
          <w:sz w:val="24"/>
          <w:szCs w:val="24"/>
          <w:lang w:eastAsia="fr-FR"/>
          <w14:ligatures w14:val="none"/>
        </w:rPr>
        <w:t>S</w:t>
      </w:r>
      <w:r w:rsidR="0017177C" w:rsidRPr="001858C4">
        <w:rPr>
          <w:rFonts w:ascii="Times New Roman" w:eastAsia="Times New Roman" w:hAnsi="Times New Roman" w:cs="Times New Roman"/>
          <w:kern w:val="0"/>
          <w:sz w:val="24"/>
          <w:szCs w:val="24"/>
          <w:lang w:eastAsia="fr-FR"/>
          <w14:ligatures w14:val="none"/>
        </w:rPr>
        <w:t>u</w:t>
      </w:r>
      <w:r w:rsidR="00A64A01" w:rsidRPr="001858C4">
        <w:rPr>
          <w:rFonts w:ascii="Times New Roman" w:eastAsia="Times New Roman" w:hAnsi="Times New Roman" w:cs="Times New Roman"/>
          <w:kern w:val="0"/>
          <w:sz w:val="24"/>
          <w:szCs w:val="24"/>
          <w:lang w:eastAsia="fr-FR"/>
          <w14:ligatures w14:val="none"/>
        </w:rPr>
        <w:t xml:space="preserve"> </w:t>
      </w:r>
      <w:r w:rsidR="00A64A01">
        <w:rPr>
          <w:rFonts w:ascii="Times New Roman" w:eastAsia="Times New Roman" w:hAnsi="Times New Roman" w:cs="Times New Roman"/>
          <w:kern w:val="0"/>
          <w:sz w:val="24"/>
          <w:szCs w:val="24"/>
          <w:lang w:eastAsia="fr-FR"/>
          <w14:ligatures w14:val="none"/>
        </w:rPr>
        <w:t>p</w:t>
      </w:r>
      <w:r w:rsidR="00A64A01" w:rsidRPr="001858C4">
        <w:rPr>
          <w:rFonts w:ascii="Times New Roman" w:eastAsia="Times New Roman" w:hAnsi="Times New Roman" w:cs="Times New Roman"/>
          <w:kern w:val="0"/>
          <w:sz w:val="24"/>
          <w:szCs w:val="24"/>
          <w:lang w:eastAsia="fr-FR"/>
          <w14:ligatures w14:val="none"/>
        </w:rPr>
        <w:t xml:space="preserve">orcentaje </w:t>
      </w:r>
      <w:r w:rsidR="0017177C">
        <w:rPr>
          <w:rFonts w:ascii="Times New Roman" w:eastAsia="Times New Roman" w:hAnsi="Times New Roman" w:cs="Times New Roman"/>
          <w:kern w:val="0"/>
          <w:sz w:val="24"/>
          <w:szCs w:val="24"/>
          <w:lang w:eastAsia="fr-FR"/>
          <w14:ligatures w14:val="none"/>
        </w:rPr>
        <w:t>de</w:t>
      </w:r>
      <w:r w:rsidR="00A64A01" w:rsidRPr="001858C4">
        <w:rPr>
          <w:rFonts w:ascii="Times New Roman" w:eastAsia="Times New Roman" w:hAnsi="Times New Roman" w:cs="Times New Roman"/>
          <w:kern w:val="0"/>
          <w:sz w:val="24"/>
          <w:szCs w:val="24"/>
          <w:lang w:eastAsia="fr-FR"/>
          <w14:ligatures w14:val="none"/>
        </w:rPr>
        <w:t xml:space="preserve"> la </w:t>
      </w:r>
      <w:r w:rsidR="00A64A01" w:rsidRPr="00363AD7">
        <w:rPr>
          <w:rFonts w:ascii="Times New Roman" w:eastAsia="Times New Roman" w:hAnsi="Times New Roman" w:cs="Times New Roman"/>
          <w:kern w:val="0"/>
          <w:sz w:val="24"/>
          <w:szCs w:val="24"/>
          <w:lang w:eastAsia="fr-FR"/>
          <w14:ligatures w14:val="none"/>
        </w:rPr>
        <w:t>cuenta</w:t>
      </w:r>
      <w:r w:rsidR="00A64A01" w:rsidRPr="006A0578">
        <w:rPr>
          <w:rFonts w:ascii="Times New Roman" w:eastAsia="Times New Roman" w:hAnsi="Times New Roman" w:cs="Times New Roman"/>
          <w:i/>
          <w:iCs/>
          <w:kern w:val="0"/>
          <w:sz w:val="24"/>
          <w:szCs w:val="24"/>
          <w:lang w:eastAsia="fr-FR"/>
          <w14:ligatures w14:val="none"/>
        </w:rPr>
        <w:t xml:space="preserve"> </w:t>
      </w:r>
      <w:r w:rsidR="00A64A01" w:rsidRPr="00E51CE4">
        <w:rPr>
          <w:rFonts w:ascii="Times New Roman" w:eastAsia="Times New Roman" w:hAnsi="Times New Roman" w:cs="Times New Roman"/>
          <w:kern w:val="0"/>
          <w:sz w:val="24"/>
          <w:szCs w:val="24"/>
          <w:lang w:eastAsia="fr-FR"/>
          <w14:ligatures w14:val="none"/>
        </w:rPr>
        <w:t>grupal</w:t>
      </w:r>
      <w:r w:rsidR="0017177C">
        <w:rPr>
          <w:rFonts w:ascii="Times New Roman" w:eastAsia="Times New Roman" w:hAnsi="Times New Roman" w:cs="Times New Roman"/>
          <w:kern w:val="0"/>
          <w:sz w:val="24"/>
          <w:szCs w:val="24"/>
          <w:lang w:eastAsia="fr-FR"/>
          <w14:ligatures w14:val="none"/>
        </w:rPr>
        <w:t>.</w:t>
      </w:r>
    </w:p>
    <w:p w14:paraId="0F89AEA5" w14:textId="32E51FF7" w:rsidR="00F25A13" w:rsidRDefault="00F25A13" w:rsidP="00044FC5">
      <w:pPr>
        <w:spacing w:before="100" w:beforeAutospacing="1" w:after="100" w:afterAutospacing="1" w:line="240" w:lineRule="auto"/>
        <w:jc w:val="both"/>
        <w:rPr>
          <w:ins w:id="51" w:author="Mercedes Ines Fevre Obarrio" w:date="2024-09-04T10:19:00Z" w16du:dateUtc="2024-09-04T08:19:00Z"/>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Sus ganancias en </w:t>
      </w:r>
      <w:r w:rsidR="006A0578">
        <w:rPr>
          <w:rFonts w:ascii="Times New Roman" w:eastAsia="Times New Roman" w:hAnsi="Times New Roman" w:cs="Times New Roman"/>
          <w:kern w:val="0"/>
          <w:sz w:val="24"/>
          <w:szCs w:val="24"/>
          <w:lang w:eastAsia="fr-FR"/>
          <w14:ligatures w14:val="none"/>
        </w:rPr>
        <w:t>el</w:t>
      </w:r>
      <w:r>
        <w:rPr>
          <w:rFonts w:ascii="Times New Roman" w:eastAsia="Times New Roman" w:hAnsi="Times New Roman" w:cs="Times New Roman"/>
          <w:kern w:val="0"/>
          <w:sz w:val="24"/>
          <w:szCs w:val="24"/>
          <w:lang w:eastAsia="fr-FR"/>
          <w14:ligatures w14:val="none"/>
        </w:rPr>
        <w:t xml:space="preserve"> </w:t>
      </w:r>
      <w:r w:rsidR="004B2371">
        <w:rPr>
          <w:rFonts w:ascii="Times New Roman" w:eastAsia="Times New Roman" w:hAnsi="Times New Roman" w:cs="Times New Roman"/>
          <w:kern w:val="0"/>
          <w:sz w:val="24"/>
          <w:szCs w:val="24"/>
          <w:lang w:eastAsia="fr-FR"/>
          <w14:ligatures w14:val="none"/>
        </w:rPr>
        <w:t>juego</w:t>
      </w:r>
      <w:r>
        <w:rPr>
          <w:rFonts w:ascii="Times New Roman" w:eastAsia="Times New Roman" w:hAnsi="Times New Roman" w:cs="Times New Roman"/>
          <w:kern w:val="0"/>
          <w:sz w:val="24"/>
          <w:szCs w:val="24"/>
          <w:lang w:eastAsia="fr-FR"/>
          <w14:ligatures w14:val="none"/>
        </w:rPr>
        <w:t xml:space="preserve"> de producción se calcularán como la suma de sus ganancias en cada una de las </w:t>
      </w:r>
      <w:r w:rsidRPr="00C356D2">
        <w:rPr>
          <w:rFonts w:ascii="Times New Roman" w:eastAsia="Times New Roman" w:hAnsi="Times New Roman" w:cs="Times New Roman"/>
          <w:kern w:val="0"/>
          <w:sz w:val="24"/>
          <w:szCs w:val="24"/>
          <w:lang w:eastAsia="fr-FR"/>
          <w14:ligatures w14:val="none"/>
        </w:rPr>
        <w:t>dos</w:t>
      </w:r>
      <w:r>
        <w:rPr>
          <w:rFonts w:ascii="Times New Roman" w:eastAsia="Times New Roman" w:hAnsi="Times New Roman" w:cs="Times New Roman"/>
          <w:kern w:val="0"/>
          <w:sz w:val="24"/>
          <w:szCs w:val="24"/>
          <w:lang w:eastAsia="fr-FR"/>
          <w14:ligatures w14:val="none"/>
        </w:rPr>
        <w:t xml:space="preserve"> tareas.</w:t>
      </w:r>
    </w:p>
    <w:p w14:paraId="2A7ADC4E" w14:textId="77777777" w:rsidR="00573BB0" w:rsidRPr="001858C4" w:rsidRDefault="00573BB0" w:rsidP="00573BB0">
      <w:pPr>
        <w:spacing w:before="100" w:beforeAutospacing="1" w:after="100" w:afterAutospacing="1" w:line="240" w:lineRule="auto"/>
        <w:jc w:val="both"/>
        <w:rPr>
          <w:ins w:id="52" w:author="Mercedes Ines Fevre Obarrio" w:date="2024-09-04T10:19:00Z" w16du:dateUtc="2024-09-04T08:19:00Z"/>
          <w:rFonts w:ascii="Times New Roman" w:eastAsia="Times New Roman" w:hAnsi="Times New Roman" w:cs="Times New Roman"/>
          <w:kern w:val="0"/>
          <w:sz w:val="24"/>
          <w:szCs w:val="24"/>
          <w:lang w:eastAsia="fr-FR"/>
          <w14:ligatures w14:val="none"/>
        </w:rPr>
      </w:pPr>
      <w:ins w:id="53" w:author="Mercedes Ines Fevre Obarrio" w:date="2024-09-04T10:19:00Z" w16du:dateUtc="2024-09-04T08:19:00Z">
        <w:r w:rsidRPr="001858C4">
          <w:rPr>
            <w:rFonts w:ascii="Times New Roman" w:eastAsia="Times New Roman" w:hAnsi="Times New Roman" w:cs="Times New Roman"/>
            <w:kern w:val="0"/>
            <w:sz w:val="24"/>
            <w:szCs w:val="24"/>
            <w:lang w:eastAsia="fr-FR"/>
            <w14:ligatures w14:val="none"/>
          </w:rPr>
          <w:t>Haga clic en "Siguiente" para continuar.</w:t>
        </w:r>
      </w:ins>
    </w:p>
    <w:p w14:paraId="66632D6C" w14:textId="10C8A8A4" w:rsidR="00573BB0" w:rsidDel="00573BB0" w:rsidRDefault="00573BB0" w:rsidP="00044FC5">
      <w:pPr>
        <w:spacing w:before="100" w:beforeAutospacing="1" w:after="100" w:afterAutospacing="1" w:line="240" w:lineRule="auto"/>
        <w:jc w:val="both"/>
        <w:rPr>
          <w:del w:id="54" w:author="Mercedes Ines Fevre Obarrio" w:date="2024-09-04T10:19:00Z" w16du:dateUtc="2024-09-04T08:19:00Z"/>
          <w:rFonts w:ascii="Times New Roman" w:eastAsia="Times New Roman" w:hAnsi="Times New Roman" w:cs="Times New Roman"/>
          <w:kern w:val="0"/>
          <w:sz w:val="24"/>
          <w:szCs w:val="24"/>
          <w:lang w:eastAsia="fr-FR"/>
          <w14:ligatures w14:val="none"/>
        </w:rPr>
      </w:pPr>
    </w:p>
    <w:p w14:paraId="4A5AD32C" w14:textId="77777777" w:rsidR="00C356D2" w:rsidRPr="008B7EC0" w:rsidRDefault="00C356D2" w:rsidP="00C356D2">
      <w:pPr>
        <w:jc w:val="both"/>
        <w:rPr>
          <w:ins w:id="55" w:author="Mercedes Ines Fevre Obarrio" w:date="2024-09-03T12:19:00Z" w16du:dateUtc="2024-09-03T10:19:00Z"/>
          <w:b/>
          <w:bCs/>
        </w:rPr>
      </w:pPr>
      <w:ins w:id="56" w:author="Mercedes Ines Fevre Obarrio" w:date="2024-09-03T12:19:00Z" w16du:dateUtc="2024-09-03T10:19:00Z">
        <w:r>
          <w:rPr>
            <w:b/>
            <w:bCs/>
          </w:rPr>
          <w:t>{Anterior} {Siguiente}</w:t>
        </w:r>
      </w:ins>
    </w:p>
    <w:p w14:paraId="2A969ACE" w14:textId="705D97CE" w:rsidR="008F09D2" w:rsidRPr="005F3E5D" w:rsidRDefault="008F09D2"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proofErr w:type="gramStart"/>
      <w:ins w:id="57" w:author="Andrea Guido" w:date="2024-07-15T12:26:00Z">
        <w:r w:rsidRPr="005F3E5D">
          <w:rPr>
            <w:rFonts w:ascii="Times New Roman" w:eastAsia="Times New Roman" w:hAnsi="Times New Roman" w:cs="Times New Roman"/>
            <w:kern w:val="0"/>
            <w:sz w:val="24"/>
            <w:szCs w:val="24"/>
            <w:lang w:eastAsia="fr-FR"/>
            <w14:ligatures w14:val="none"/>
          </w:rPr>
          <w:t>{ PAGE</w:t>
        </w:r>
        <w:proofErr w:type="gramEnd"/>
        <w:r w:rsidRPr="005F3E5D">
          <w:rPr>
            <w:rFonts w:ascii="Times New Roman" w:eastAsia="Times New Roman" w:hAnsi="Times New Roman" w:cs="Times New Roman"/>
            <w:kern w:val="0"/>
            <w:sz w:val="24"/>
            <w:szCs w:val="24"/>
            <w:lang w:eastAsia="fr-FR"/>
            <w14:ligatures w14:val="none"/>
          </w:rPr>
          <w:t xml:space="preserve"> BREAK }</w:t>
        </w:r>
      </w:ins>
    </w:p>
    <w:p w14:paraId="73CEC4B1" w14:textId="0F05F80D" w:rsidR="0017177C" w:rsidRDefault="0017177C" w:rsidP="00044FC5">
      <w:pPr>
        <w:spacing w:before="100" w:beforeAutospacing="1" w:after="100" w:afterAutospacing="1" w:line="240" w:lineRule="auto"/>
        <w:jc w:val="both"/>
        <w:rPr>
          <w:rFonts w:ascii="Times New Roman" w:eastAsia="Times New Roman" w:hAnsi="Times New Roman" w:cs="Times New Roman"/>
          <w:kern w:val="0"/>
          <w:sz w:val="24"/>
          <w:szCs w:val="24"/>
          <w:u w:val="single"/>
          <w:lang w:eastAsia="fr-FR"/>
          <w14:ligatures w14:val="none"/>
        </w:rPr>
      </w:pPr>
      <w:r>
        <w:rPr>
          <w:rFonts w:ascii="Times New Roman" w:eastAsia="Times New Roman" w:hAnsi="Times New Roman" w:cs="Times New Roman"/>
          <w:kern w:val="0"/>
          <w:sz w:val="24"/>
          <w:szCs w:val="24"/>
          <w:u w:val="single"/>
          <w:lang w:eastAsia="fr-FR"/>
          <w14:ligatures w14:val="none"/>
        </w:rPr>
        <w:t xml:space="preserve">A </w:t>
      </w:r>
      <w:r w:rsidR="00F25A13">
        <w:rPr>
          <w:rFonts w:ascii="Times New Roman" w:eastAsia="Times New Roman" w:hAnsi="Times New Roman" w:cs="Times New Roman"/>
          <w:kern w:val="0"/>
          <w:sz w:val="24"/>
          <w:szCs w:val="24"/>
          <w:u w:val="single"/>
          <w:lang w:eastAsia="fr-FR"/>
          <w14:ligatures w14:val="none"/>
        </w:rPr>
        <w:t>continuación,</w:t>
      </w:r>
      <w:r>
        <w:rPr>
          <w:rFonts w:ascii="Times New Roman" w:eastAsia="Times New Roman" w:hAnsi="Times New Roman" w:cs="Times New Roman"/>
          <w:kern w:val="0"/>
          <w:sz w:val="24"/>
          <w:szCs w:val="24"/>
          <w:u w:val="single"/>
          <w:lang w:eastAsia="fr-FR"/>
          <w14:ligatures w14:val="none"/>
        </w:rPr>
        <w:t xml:space="preserve"> </w:t>
      </w:r>
      <w:r w:rsidR="00F25A13">
        <w:rPr>
          <w:rFonts w:ascii="Times New Roman" w:eastAsia="Times New Roman" w:hAnsi="Times New Roman" w:cs="Times New Roman"/>
          <w:kern w:val="0"/>
          <w:sz w:val="24"/>
          <w:szCs w:val="24"/>
          <w:u w:val="single"/>
          <w:lang w:eastAsia="fr-FR"/>
          <w14:ligatures w14:val="none"/>
        </w:rPr>
        <w:t xml:space="preserve">se muestran </w:t>
      </w:r>
      <w:r>
        <w:rPr>
          <w:rFonts w:ascii="Times New Roman" w:eastAsia="Times New Roman" w:hAnsi="Times New Roman" w:cs="Times New Roman"/>
          <w:kern w:val="0"/>
          <w:sz w:val="24"/>
          <w:szCs w:val="24"/>
          <w:u w:val="single"/>
          <w:lang w:eastAsia="fr-FR"/>
          <w14:ligatures w14:val="none"/>
        </w:rPr>
        <w:t>algunos ejemplos</w:t>
      </w:r>
      <w:r w:rsidR="00F25A13">
        <w:rPr>
          <w:rFonts w:ascii="Times New Roman" w:eastAsia="Times New Roman" w:hAnsi="Times New Roman" w:cs="Times New Roman"/>
          <w:kern w:val="0"/>
          <w:sz w:val="24"/>
          <w:szCs w:val="24"/>
          <w:u w:val="single"/>
          <w:lang w:eastAsia="fr-FR"/>
          <w14:ligatures w14:val="none"/>
        </w:rPr>
        <w:t xml:space="preserve"> para calcular las ganancias de cada uno de los miembros del grupo en una de las tareas</w:t>
      </w:r>
      <w:r>
        <w:rPr>
          <w:rFonts w:ascii="Times New Roman" w:eastAsia="Times New Roman" w:hAnsi="Times New Roman" w:cs="Times New Roman"/>
          <w:kern w:val="0"/>
          <w:sz w:val="24"/>
          <w:szCs w:val="24"/>
          <w:u w:val="single"/>
          <w:lang w:eastAsia="fr-FR"/>
          <w14:ligatures w14:val="none"/>
        </w:rPr>
        <w:t>:</w:t>
      </w:r>
    </w:p>
    <w:p w14:paraId="0891F758" w14:textId="28127051" w:rsidR="00C356D2" w:rsidRDefault="00A64A01"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1858C4">
        <w:rPr>
          <w:rFonts w:ascii="Times New Roman" w:eastAsia="Times New Roman" w:hAnsi="Times New Roman" w:cs="Times New Roman"/>
          <w:kern w:val="0"/>
          <w:sz w:val="24"/>
          <w:szCs w:val="24"/>
          <w:u w:val="single"/>
          <w:lang w:eastAsia="fr-FR"/>
          <w14:ligatures w14:val="none"/>
        </w:rPr>
        <w:lastRenderedPageBreak/>
        <w:t>Ejemplo 1</w:t>
      </w:r>
      <w:r w:rsidRPr="001858C4">
        <w:rPr>
          <w:rFonts w:ascii="Times New Roman" w:eastAsia="Times New Roman" w:hAnsi="Times New Roman" w:cs="Times New Roman"/>
          <w:kern w:val="0"/>
          <w:sz w:val="24"/>
          <w:szCs w:val="24"/>
          <w:lang w:eastAsia="fr-FR"/>
          <w14:ligatures w14:val="none"/>
        </w:rPr>
        <w:t xml:space="preserve">: </w:t>
      </w:r>
      <w:r w:rsidR="0017177C">
        <w:rPr>
          <w:rFonts w:ascii="Times New Roman" w:eastAsia="Times New Roman" w:hAnsi="Times New Roman" w:cs="Times New Roman"/>
          <w:kern w:val="0"/>
          <w:sz w:val="24"/>
          <w:szCs w:val="24"/>
          <w:lang w:eastAsia="fr-FR"/>
          <w14:ligatures w14:val="none"/>
        </w:rPr>
        <w:t xml:space="preserve">en una de las tareas </w:t>
      </w:r>
      <w:r w:rsidRPr="001858C4">
        <w:rPr>
          <w:rFonts w:ascii="Times New Roman" w:eastAsia="Times New Roman" w:hAnsi="Times New Roman" w:cs="Times New Roman"/>
          <w:kern w:val="0"/>
          <w:sz w:val="24"/>
          <w:szCs w:val="24"/>
          <w:lang w:eastAsia="fr-FR"/>
          <w14:ligatures w14:val="none"/>
        </w:rPr>
        <w:t xml:space="preserve">usted y el otro </w:t>
      </w:r>
      <w:r w:rsidR="0017177C">
        <w:rPr>
          <w:rFonts w:ascii="Times New Roman" w:eastAsia="Times New Roman" w:hAnsi="Times New Roman" w:cs="Times New Roman"/>
          <w:kern w:val="0"/>
          <w:sz w:val="24"/>
          <w:szCs w:val="24"/>
          <w:lang w:eastAsia="fr-FR"/>
          <w14:ligatures w14:val="none"/>
        </w:rPr>
        <w:t>trabajador</w:t>
      </w:r>
      <w:r w:rsidRPr="001858C4">
        <w:rPr>
          <w:rFonts w:ascii="Times New Roman" w:eastAsia="Times New Roman" w:hAnsi="Times New Roman" w:cs="Times New Roman"/>
          <w:kern w:val="0"/>
          <w:sz w:val="24"/>
          <w:szCs w:val="24"/>
          <w:lang w:eastAsia="fr-FR"/>
          <w14:ligatures w14:val="none"/>
        </w:rPr>
        <w:t xml:space="preserve"> asignan </w:t>
      </w:r>
      <w:r w:rsidR="0017177C">
        <w:rPr>
          <w:rFonts w:ascii="Times New Roman" w:eastAsia="Times New Roman" w:hAnsi="Times New Roman" w:cs="Times New Roman"/>
          <w:kern w:val="0"/>
          <w:sz w:val="24"/>
          <w:szCs w:val="24"/>
          <w:lang w:eastAsia="fr-FR"/>
          <w14:ligatures w14:val="none"/>
        </w:rPr>
        <w:t xml:space="preserve">15 puntos cada uno </w:t>
      </w:r>
      <w:r w:rsidRPr="001858C4">
        <w:rPr>
          <w:rFonts w:ascii="Times New Roman" w:eastAsia="Times New Roman" w:hAnsi="Times New Roman" w:cs="Times New Roman"/>
          <w:kern w:val="0"/>
          <w:sz w:val="24"/>
          <w:szCs w:val="24"/>
          <w:lang w:eastAsia="fr-FR"/>
          <w14:ligatures w14:val="none"/>
        </w:rPr>
        <w:t>a la cuenta grup</w:t>
      </w:r>
      <w:r w:rsidR="008B7EC0">
        <w:rPr>
          <w:rFonts w:ascii="Times New Roman" w:eastAsia="Times New Roman" w:hAnsi="Times New Roman" w:cs="Times New Roman"/>
          <w:kern w:val="0"/>
          <w:sz w:val="24"/>
          <w:szCs w:val="24"/>
          <w:lang w:eastAsia="fr-FR"/>
          <w14:ligatures w14:val="none"/>
        </w:rPr>
        <w:t>al</w:t>
      </w:r>
      <w:r w:rsidRPr="001858C4">
        <w:rPr>
          <w:rFonts w:ascii="Times New Roman" w:eastAsia="Times New Roman" w:hAnsi="Times New Roman" w:cs="Times New Roman"/>
          <w:kern w:val="0"/>
          <w:sz w:val="24"/>
          <w:szCs w:val="24"/>
          <w:lang w:eastAsia="fr-FR"/>
          <w14:ligatures w14:val="none"/>
        </w:rPr>
        <w:t xml:space="preserve"> </w:t>
      </w:r>
      <w:r w:rsidR="0017177C">
        <w:rPr>
          <w:rFonts w:ascii="Times New Roman" w:eastAsia="Times New Roman" w:hAnsi="Times New Roman" w:cs="Times New Roman"/>
          <w:kern w:val="0"/>
          <w:sz w:val="24"/>
          <w:szCs w:val="24"/>
          <w:lang w:eastAsia="fr-FR"/>
          <w14:ligatures w14:val="none"/>
        </w:rPr>
        <w:t xml:space="preserve">y 5 puntos cada uno a </w:t>
      </w:r>
      <w:r w:rsidRPr="001858C4">
        <w:rPr>
          <w:rFonts w:ascii="Times New Roman" w:eastAsia="Times New Roman" w:hAnsi="Times New Roman" w:cs="Times New Roman"/>
          <w:kern w:val="0"/>
          <w:sz w:val="24"/>
          <w:szCs w:val="24"/>
          <w:lang w:eastAsia="fr-FR"/>
          <w14:ligatures w14:val="none"/>
        </w:rPr>
        <w:t>su</w:t>
      </w:r>
      <w:r w:rsidR="00E51CE4">
        <w:rPr>
          <w:rFonts w:ascii="Times New Roman" w:eastAsia="Times New Roman" w:hAnsi="Times New Roman" w:cs="Times New Roman"/>
          <w:kern w:val="0"/>
          <w:sz w:val="24"/>
          <w:szCs w:val="24"/>
          <w:lang w:eastAsia="fr-FR"/>
          <w14:ligatures w14:val="none"/>
        </w:rPr>
        <w:t>s</w:t>
      </w:r>
      <w:r w:rsidRPr="001858C4">
        <w:rPr>
          <w:rFonts w:ascii="Times New Roman" w:eastAsia="Times New Roman" w:hAnsi="Times New Roman" w:cs="Times New Roman"/>
          <w:kern w:val="0"/>
          <w:sz w:val="24"/>
          <w:szCs w:val="24"/>
          <w:lang w:eastAsia="fr-FR"/>
          <w14:ligatures w14:val="none"/>
        </w:rPr>
        <w:t xml:space="preserve"> cuenta</w:t>
      </w:r>
      <w:r w:rsidR="00E51CE4">
        <w:rPr>
          <w:rFonts w:ascii="Times New Roman" w:eastAsia="Times New Roman" w:hAnsi="Times New Roman" w:cs="Times New Roman"/>
          <w:kern w:val="0"/>
          <w:sz w:val="24"/>
          <w:szCs w:val="24"/>
          <w:lang w:eastAsia="fr-FR"/>
          <w14:ligatures w14:val="none"/>
        </w:rPr>
        <w:t>s</w:t>
      </w:r>
      <w:r w:rsidRPr="001858C4">
        <w:rPr>
          <w:rFonts w:ascii="Times New Roman" w:eastAsia="Times New Roman" w:hAnsi="Times New Roman" w:cs="Times New Roman"/>
          <w:kern w:val="0"/>
          <w:sz w:val="24"/>
          <w:szCs w:val="24"/>
          <w:lang w:eastAsia="fr-FR"/>
          <w14:ligatures w14:val="none"/>
        </w:rPr>
        <w:t xml:space="preserve"> privada</w:t>
      </w:r>
      <w:r w:rsidR="00E51CE4">
        <w:rPr>
          <w:rFonts w:ascii="Times New Roman" w:eastAsia="Times New Roman" w:hAnsi="Times New Roman" w:cs="Times New Roman"/>
          <w:kern w:val="0"/>
          <w:sz w:val="24"/>
          <w:szCs w:val="24"/>
          <w:lang w:eastAsia="fr-FR"/>
          <w14:ligatures w14:val="none"/>
        </w:rPr>
        <w:t>s</w:t>
      </w:r>
      <w:r w:rsidR="0017177C">
        <w:rPr>
          <w:rFonts w:ascii="Times New Roman" w:eastAsia="Times New Roman" w:hAnsi="Times New Roman" w:cs="Times New Roman"/>
          <w:kern w:val="0"/>
          <w:sz w:val="24"/>
          <w:szCs w:val="24"/>
          <w:lang w:eastAsia="fr-FR"/>
          <w14:ligatures w14:val="none"/>
        </w:rPr>
        <w:t xml:space="preserve">. Así, el número total de puntos en la cuenta </w:t>
      </w:r>
      <w:r w:rsidR="00E51CE4">
        <w:rPr>
          <w:rFonts w:ascii="Times New Roman" w:eastAsia="Times New Roman" w:hAnsi="Times New Roman" w:cs="Times New Roman"/>
          <w:kern w:val="0"/>
          <w:sz w:val="24"/>
          <w:szCs w:val="24"/>
          <w:lang w:eastAsia="fr-FR"/>
          <w14:ligatures w14:val="none"/>
        </w:rPr>
        <w:t>grupal</w:t>
      </w:r>
      <w:r w:rsidRPr="001858C4">
        <w:rPr>
          <w:rFonts w:ascii="Times New Roman" w:eastAsia="Times New Roman" w:hAnsi="Times New Roman" w:cs="Times New Roman"/>
          <w:kern w:val="0"/>
          <w:sz w:val="24"/>
          <w:szCs w:val="24"/>
          <w:lang w:eastAsia="fr-FR"/>
          <w14:ligatures w14:val="none"/>
        </w:rPr>
        <w:t xml:space="preserve">es </w:t>
      </w:r>
      <w:r w:rsidR="0017177C">
        <w:rPr>
          <w:rFonts w:ascii="Times New Roman" w:eastAsia="Times New Roman" w:hAnsi="Times New Roman" w:cs="Times New Roman"/>
          <w:kern w:val="0"/>
          <w:sz w:val="24"/>
          <w:szCs w:val="24"/>
          <w:lang w:eastAsia="fr-FR"/>
          <w14:ligatures w14:val="none"/>
        </w:rPr>
        <w:t xml:space="preserve">de </w:t>
      </w:r>
      <w:r w:rsidRPr="001858C4">
        <w:rPr>
          <w:rFonts w:ascii="Times New Roman" w:eastAsia="Times New Roman" w:hAnsi="Times New Roman" w:cs="Times New Roman"/>
          <w:kern w:val="0"/>
          <w:sz w:val="24"/>
          <w:szCs w:val="24"/>
          <w:lang w:eastAsia="fr-FR"/>
          <w14:ligatures w14:val="none"/>
        </w:rPr>
        <w:t>30 puntos</w:t>
      </w:r>
      <w:r w:rsidR="004F3024">
        <w:rPr>
          <w:rFonts w:ascii="Times New Roman" w:eastAsia="Times New Roman" w:hAnsi="Times New Roman" w:cs="Times New Roman"/>
          <w:kern w:val="0"/>
          <w:sz w:val="24"/>
          <w:szCs w:val="24"/>
          <w:lang w:eastAsia="fr-FR"/>
          <w14:ligatures w14:val="none"/>
        </w:rPr>
        <w:t>,</w:t>
      </w:r>
      <w:r w:rsidR="0017177C">
        <w:rPr>
          <w:rFonts w:ascii="Times New Roman" w:eastAsia="Times New Roman" w:hAnsi="Times New Roman" w:cs="Times New Roman"/>
          <w:kern w:val="0"/>
          <w:sz w:val="24"/>
          <w:szCs w:val="24"/>
          <w:lang w:eastAsia="fr-FR"/>
          <w14:ligatures w14:val="none"/>
        </w:rPr>
        <w:t xml:space="preserve"> </w:t>
      </w:r>
      <w:r w:rsidR="00E51CE4">
        <w:rPr>
          <w:rFonts w:ascii="Times New Roman" w:eastAsia="Times New Roman" w:hAnsi="Times New Roman" w:cs="Times New Roman"/>
          <w:kern w:val="0"/>
          <w:sz w:val="24"/>
          <w:szCs w:val="24"/>
          <w:lang w:eastAsia="fr-FR"/>
          <w14:ligatures w14:val="none"/>
        </w:rPr>
        <w:t xml:space="preserve">antes de </w:t>
      </w:r>
      <w:r w:rsidR="002900FF">
        <w:rPr>
          <w:rFonts w:ascii="Times New Roman" w:eastAsia="Times New Roman" w:hAnsi="Times New Roman" w:cs="Times New Roman"/>
          <w:kern w:val="0"/>
          <w:sz w:val="24"/>
          <w:szCs w:val="24"/>
          <w:lang w:eastAsia="fr-FR"/>
          <w14:ligatures w14:val="none"/>
        </w:rPr>
        <w:t xml:space="preserve">ser </w:t>
      </w:r>
      <w:r w:rsidR="00E51CE4">
        <w:rPr>
          <w:rFonts w:ascii="Times New Roman" w:eastAsia="Times New Roman" w:hAnsi="Times New Roman" w:cs="Times New Roman"/>
          <w:kern w:val="0"/>
          <w:sz w:val="24"/>
          <w:szCs w:val="24"/>
          <w:lang w:eastAsia="fr-FR"/>
          <w14:ligatures w14:val="none"/>
        </w:rPr>
        <w:t>multiplica</w:t>
      </w:r>
      <w:r w:rsidR="002900FF">
        <w:rPr>
          <w:rFonts w:ascii="Times New Roman" w:eastAsia="Times New Roman" w:hAnsi="Times New Roman" w:cs="Times New Roman"/>
          <w:kern w:val="0"/>
          <w:sz w:val="24"/>
          <w:szCs w:val="24"/>
          <w:lang w:eastAsia="fr-FR"/>
          <w14:ligatures w14:val="none"/>
        </w:rPr>
        <w:t>dos</w:t>
      </w:r>
      <w:r w:rsidR="00E51CE4">
        <w:rPr>
          <w:rFonts w:ascii="Times New Roman" w:eastAsia="Times New Roman" w:hAnsi="Times New Roman" w:cs="Times New Roman"/>
          <w:kern w:val="0"/>
          <w:sz w:val="24"/>
          <w:szCs w:val="24"/>
          <w:lang w:eastAsia="fr-FR"/>
          <w14:ligatures w14:val="none"/>
        </w:rPr>
        <w:t xml:space="preserve"> por dos.</w:t>
      </w:r>
      <w:r w:rsidRPr="001858C4">
        <w:rPr>
          <w:rFonts w:ascii="Times New Roman" w:eastAsia="Times New Roman" w:hAnsi="Times New Roman" w:cs="Times New Roman"/>
          <w:kern w:val="0"/>
          <w:sz w:val="24"/>
          <w:szCs w:val="24"/>
          <w:lang w:eastAsia="fr-FR"/>
          <w14:ligatures w14:val="none"/>
        </w:rPr>
        <w:t xml:space="preserve"> </w:t>
      </w:r>
    </w:p>
    <w:p w14:paraId="664EF4E4" w14:textId="22DB5CC8" w:rsidR="00A64A01" w:rsidRPr="001858C4" w:rsidRDefault="00A64A01" w:rsidP="00044FC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1858C4">
        <w:rPr>
          <w:rFonts w:ascii="Times New Roman" w:eastAsia="Times New Roman" w:hAnsi="Times New Roman" w:cs="Times New Roman"/>
          <w:kern w:val="0"/>
          <w:sz w:val="24"/>
          <w:szCs w:val="24"/>
          <w:lang w:eastAsia="fr-FR"/>
          <w14:ligatures w14:val="none"/>
        </w:rPr>
        <w:t xml:space="preserve">Si, por ejemplo, tanto usted como el </w:t>
      </w:r>
      <w:r w:rsidR="0017177C">
        <w:rPr>
          <w:rFonts w:ascii="Times New Roman" w:eastAsia="Times New Roman" w:hAnsi="Times New Roman" w:cs="Times New Roman"/>
          <w:kern w:val="0"/>
          <w:sz w:val="24"/>
          <w:szCs w:val="24"/>
          <w:lang w:eastAsia="fr-FR"/>
          <w14:ligatures w14:val="none"/>
        </w:rPr>
        <w:t xml:space="preserve">otro trabajador tienen un </w:t>
      </w:r>
      <w:r w:rsidR="0017177C" w:rsidRPr="000F6414">
        <w:rPr>
          <w:rFonts w:ascii="Times New Roman" w:eastAsia="Times New Roman" w:hAnsi="Times New Roman" w:cs="Times New Roman"/>
          <w:kern w:val="0"/>
          <w:sz w:val="24"/>
          <w:szCs w:val="24"/>
          <w:highlight w:val="yellow"/>
          <w:lang w:eastAsia="fr-FR"/>
          <w14:ligatures w14:val="none"/>
        </w:rPr>
        <w:t xml:space="preserve">porcentaje </w:t>
      </w:r>
      <w:ins w:id="58" w:author="Mercedes Ines Fevre Obarrio" w:date="2024-09-04T10:19:00Z" w16du:dateUtc="2024-09-04T08:19:00Z">
        <w:r w:rsidR="00573BB0">
          <w:rPr>
            <w:rFonts w:ascii="Times New Roman" w:eastAsia="Times New Roman" w:hAnsi="Times New Roman" w:cs="Times New Roman"/>
            <w:kern w:val="0"/>
            <w:sz w:val="24"/>
            <w:szCs w:val="24"/>
            <w:highlight w:val="yellow"/>
            <w:lang w:eastAsia="fr-FR"/>
            <w14:ligatures w14:val="none"/>
          </w:rPr>
          <w:t xml:space="preserve">en la negociación </w:t>
        </w:r>
      </w:ins>
      <w:r w:rsidR="004F3024" w:rsidRPr="000F6414">
        <w:rPr>
          <w:rFonts w:ascii="Times New Roman" w:eastAsia="Times New Roman" w:hAnsi="Times New Roman" w:cs="Times New Roman"/>
          <w:kern w:val="0"/>
          <w:sz w:val="24"/>
          <w:szCs w:val="24"/>
          <w:highlight w:val="yellow"/>
          <w:lang w:eastAsia="fr-FR"/>
          <w14:ligatures w14:val="none"/>
        </w:rPr>
        <w:t>d</w:t>
      </w:r>
      <w:r w:rsidRPr="000F6414">
        <w:rPr>
          <w:rFonts w:ascii="Times New Roman" w:eastAsia="Times New Roman" w:hAnsi="Times New Roman" w:cs="Times New Roman"/>
          <w:kern w:val="0"/>
          <w:sz w:val="24"/>
          <w:szCs w:val="24"/>
          <w:highlight w:val="yellow"/>
          <w:lang w:eastAsia="fr-FR"/>
          <w14:ligatures w14:val="none"/>
        </w:rPr>
        <w:t xml:space="preserve">el </w:t>
      </w:r>
      <w:del w:id="59" w:author="Mercedes Ines Fevre Obarrio" w:date="2024-09-02T09:54:00Z" w16du:dateUtc="2024-09-02T07:54:00Z">
        <w:r w:rsidRPr="00C356D2" w:rsidDel="00CC7294">
          <w:rPr>
            <w:rFonts w:ascii="Times New Roman" w:eastAsia="Times New Roman" w:hAnsi="Times New Roman" w:cs="Times New Roman"/>
            <w:strike/>
            <w:kern w:val="0"/>
            <w:sz w:val="24"/>
            <w:szCs w:val="24"/>
            <w:highlight w:val="yellow"/>
            <w:lang w:eastAsia="fr-FR"/>
            <w14:ligatures w14:val="none"/>
            <w:rPrChange w:id="60" w:author="Mercedes Ines Fevre Obarrio" w:date="2024-09-03T12:25:00Z" w16du:dateUtc="2024-09-03T10:25:00Z">
              <w:rPr>
                <w:rFonts w:ascii="Times New Roman" w:eastAsia="Times New Roman" w:hAnsi="Times New Roman" w:cs="Times New Roman"/>
                <w:kern w:val="0"/>
                <w:sz w:val="24"/>
                <w:szCs w:val="24"/>
                <w:lang w:eastAsia="fr-FR"/>
                <w14:ligatures w14:val="none"/>
              </w:rPr>
            </w:rPrChange>
          </w:rPr>
          <w:delText>4</w:delText>
        </w:r>
      </w:del>
      <w:del w:id="61" w:author="Andrea Guido" w:date="2024-09-18T15:45:00Z" w16du:dateUtc="2024-09-18T13:45:00Z">
        <w:r w:rsidRPr="00C356D2" w:rsidDel="00B43379">
          <w:rPr>
            <w:rFonts w:ascii="Times New Roman" w:eastAsia="Times New Roman" w:hAnsi="Times New Roman" w:cs="Times New Roman"/>
            <w:strike/>
            <w:kern w:val="0"/>
            <w:sz w:val="24"/>
            <w:szCs w:val="24"/>
            <w:highlight w:val="yellow"/>
            <w:lang w:eastAsia="fr-FR"/>
            <w14:ligatures w14:val="none"/>
            <w:rPrChange w:id="62" w:author="Mercedes Ines Fevre Obarrio" w:date="2024-09-03T12:25:00Z" w16du:dateUtc="2024-09-03T10:25:00Z">
              <w:rPr>
                <w:rFonts w:ascii="Times New Roman" w:eastAsia="Times New Roman" w:hAnsi="Times New Roman" w:cs="Times New Roman"/>
                <w:kern w:val="0"/>
                <w:sz w:val="24"/>
                <w:szCs w:val="24"/>
                <w:lang w:eastAsia="fr-FR"/>
                <w14:ligatures w14:val="none"/>
              </w:rPr>
            </w:rPrChange>
          </w:rPr>
          <w:delText>0%</w:delText>
        </w:r>
      </w:del>
      <w:ins w:id="63" w:author="Mercedes Ines Fevre Obarrio" w:date="2024-09-03T12:25:00Z" w16du:dateUtc="2024-09-03T10:25:00Z">
        <w:r w:rsidR="00C356D2">
          <w:rPr>
            <w:rFonts w:ascii="Times New Roman" w:eastAsia="Times New Roman" w:hAnsi="Times New Roman" w:cs="Times New Roman"/>
            <w:kern w:val="0"/>
            <w:sz w:val="24"/>
            <w:szCs w:val="24"/>
            <w:highlight w:val="yellow"/>
            <w:lang w:eastAsia="fr-FR"/>
            <w14:ligatures w14:val="none"/>
          </w:rPr>
          <w:t>20%</w:t>
        </w:r>
      </w:ins>
      <w:r w:rsidRPr="000F6414">
        <w:rPr>
          <w:rFonts w:ascii="Times New Roman" w:eastAsia="Times New Roman" w:hAnsi="Times New Roman" w:cs="Times New Roman"/>
          <w:kern w:val="0"/>
          <w:sz w:val="24"/>
          <w:szCs w:val="24"/>
          <w:highlight w:val="yellow"/>
          <w:lang w:eastAsia="fr-FR"/>
          <w14:ligatures w14:val="none"/>
        </w:rPr>
        <w:t xml:space="preserve"> </w:t>
      </w:r>
      <w:ins w:id="64" w:author="Mercedes Ines Fevre Obarrio" w:date="2024-09-03T12:43:00Z" w16du:dateUtc="2024-09-03T10:43:00Z">
        <w:r w:rsidR="00FE1649">
          <w:rPr>
            <w:rFonts w:ascii="Times New Roman" w:eastAsia="Times New Roman" w:hAnsi="Times New Roman" w:cs="Times New Roman"/>
            <w:kern w:val="0"/>
            <w:sz w:val="24"/>
            <w:szCs w:val="24"/>
            <w:highlight w:val="yellow"/>
            <w:lang w:eastAsia="fr-FR"/>
            <w14:ligatures w14:val="none"/>
          </w:rPr>
          <w:t>para</w:t>
        </w:r>
      </w:ins>
      <w:del w:id="65" w:author="Mercedes Ines Fevre Obarrio" w:date="2024-09-03T12:43:00Z" w16du:dateUtc="2024-09-03T10:43:00Z">
        <w:r w:rsidRPr="000F6414" w:rsidDel="00FE1649">
          <w:rPr>
            <w:rFonts w:ascii="Times New Roman" w:eastAsia="Times New Roman" w:hAnsi="Times New Roman" w:cs="Times New Roman"/>
            <w:kern w:val="0"/>
            <w:sz w:val="24"/>
            <w:szCs w:val="24"/>
            <w:highlight w:val="yellow"/>
            <w:lang w:eastAsia="fr-FR"/>
            <w14:ligatures w14:val="none"/>
          </w:rPr>
          <w:delText>de</w:delText>
        </w:r>
      </w:del>
      <w:r w:rsidRPr="000F6414">
        <w:rPr>
          <w:rFonts w:ascii="Times New Roman" w:eastAsia="Times New Roman" w:hAnsi="Times New Roman" w:cs="Times New Roman"/>
          <w:kern w:val="0"/>
          <w:sz w:val="24"/>
          <w:szCs w:val="24"/>
          <w:highlight w:val="yellow"/>
          <w:lang w:eastAsia="fr-FR"/>
          <w14:ligatures w14:val="none"/>
        </w:rPr>
        <w:t xml:space="preserve"> la cuenta </w:t>
      </w:r>
      <w:r w:rsidR="00E51CE4" w:rsidRPr="000F6414">
        <w:rPr>
          <w:rFonts w:ascii="Times New Roman" w:eastAsia="Times New Roman" w:hAnsi="Times New Roman" w:cs="Times New Roman"/>
          <w:kern w:val="0"/>
          <w:sz w:val="24"/>
          <w:szCs w:val="24"/>
          <w:highlight w:val="yellow"/>
          <w:lang w:eastAsia="fr-FR"/>
          <w14:ligatures w14:val="none"/>
        </w:rPr>
        <w:t>grupal</w:t>
      </w:r>
      <w:ins w:id="66" w:author="Mercedes Ines Fevre Obarrio" w:date="2024-09-03T12:34:00Z" w16du:dateUtc="2024-09-03T10:34:00Z">
        <w:r w:rsidR="000F6414">
          <w:rPr>
            <w:rFonts w:ascii="Times New Roman" w:eastAsia="Times New Roman" w:hAnsi="Times New Roman" w:cs="Times New Roman"/>
            <w:kern w:val="0"/>
            <w:sz w:val="24"/>
            <w:szCs w:val="24"/>
            <w:highlight w:val="yellow"/>
            <w:lang w:eastAsia="fr-FR"/>
            <w14:ligatures w14:val="none"/>
          </w:rPr>
          <w:t xml:space="preserve"> y</w:t>
        </w:r>
      </w:ins>
      <w:ins w:id="67" w:author="Mercedes Ines Fevre Obarrio" w:date="2024-09-03T12:25:00Z" w16du:dateUtc="2024-09-03T10:25:00Z">
        <w:r w:rsidR="00C356D2">
          <w:rPr>
            <w:rFonts w:ascii="Times New Roman" w:eastAsia="Times New Roman" w:hAnsi="Times New Roman" w:cs="Times New Roman"/>
            <w:kern w:val="0"/>
            <w:sz w:val="24"/>
            <w:szCs w:val="24"/>
            <w:highlight w:val="yellow"/>
            <w:lang w:eastAsia="fr-FR"/>
            <w14:ligatures w14:val="none"/>
          </w:rPr>
          <w:t xml:space="preserve"> </w:t>
        </w:r>
      </w:ins>
      <w:del w:id="68" w:author="Mercedes Ines Fevre Obarrio" w:date="2024-09-02T09:54:00Z" w16du:dateUtc="2024-09-02T07:54:00Z">
        <w:r w:rsidR="00E51CE4" w:rsidRPr="00CC7294" w:rsidDel="00CC7294">
          <w:rPr>
            <w:rFonts w:ascii="Times New Roman" w:eastAsia="Times New Roman" w:hAnsi="Times New Roman" w:cs="Times New Roman"/>
            <w:kern w:val="0"/>
            <w:sz w:val="24"/>
            <w:szCs w:val="24"/>
            <w:highlight w:val="yellow"/>
            <w:lang w:eastAsia="fr-FR"/>
            <w14:ligatures w14:val="none"/>
            <w:rPrChange w:id="69" w:author="Mercedes Ines Fevre Obarrio" w:date="2024-09-02T09:54:00Z" w16du:dateUtc="2024-09-02T07:54:00Z">
              <w:rPr>
                <w:rFonts w:ascii="Times New Roman" w:eastAsia="Times New Roman" w:hAnsi="Times New Roman" w:cs="Times New Roman"/>
                <w:kern w:val="0"/>
                <w:sz w:val="24"/>
                <w:szCs w:val="24"/>
                <w:lang w:eastAsia="fr-FR"/>
                <w14:ligatures w14:val="none"/>
              </w:rPr>
            </w:rPrChange>
          </w:rPr>
          <w:delText xml:space="preserve"> </w:delText>
        </w:r>
      </w:del>
      <w:ins w:id="70" w:author="Mercedes Ines Fevre Obarrio" w:date="2024-09-02T09:54:00Z" w16du:dateUtc="2024-09-02T07:54:00Z">
        <w:r w:rsidR="00CC7294" w:rsidRPr="00CC7294">
          <w:rPr>
            <w:rFonts w:ascii="Times New Roman" w:eastAsia="Times New Roman" w:hAnsi="Times New Roman" w:cs="Times New Roman"/>
            <w:kern w:val="0"/>
            <w:sz w:val="24"/>
            <w:szCs w:val="24"/>
            <w:highlight w:val="yellow"/>
            <w:lang w:eastAsia="fr-FR"/>
            <w14:ligatures w14:val="none"/>
            <w:rPrChange w:id="71" w:author="Mercedes Ines Fevre Obarrio" w:date="2024-09-02T09:54:00Z" w16du:dateUtc="2024-09-02T07:54:00Z">
              <w:rPr>
                <w:rFonts w:ascii="Times New Roman" w:eastAsia="Times New Roman" w:hAnsi="Times New Roman" w:cs="Times New Roman"/>
                <w:kern w:val="0"/>
                <w:sz w:val="24"/>
                <w:szCs w:val="24"/>
                <w:lang w:eastAsia="fr-FR"/>
                <w14:ligatures w14:val="none"/>
              </w:rPr>
            </w:rPrChange>
          </w:rPr>
          <w:t xml:space="preserve">el otro </w:t>
        </w:r>
      </w:ins>
      <w:ins w:id="72" w:author="Mercedes Ines Fevre Obarrio" w:date="2024-09-03T12:34:00Z" w16du:dateUtc="2024-09-03T10:34:00Z">
        <w:r w:rsidR="000F6414">
          <w:rPr>
            <w:rFonts w:ascii="Times New Roman" w:eastAsia="Times New Roman" w:hAnsi="Times New Roman" w:cs="Times New Roman"/>
            <w:kern w:val="0"/>
            <w:sz w:val="24"/>
            <w:szCs w:val="24"/>
            <w:highlight w:val="yellow"/>
            <w:lang w:eastAsia="fr-FR"/>
            <w14:ligatures w14:val="none"/>
          </w:rPr>
          <w:t xml:space="preserve">trabajador </w:t>
        </w:r>
      </w:ins>
      <w:ins w:id="73" w:author="Mercedes Ines Fevre Obarrio" w:date="2024-09-02T09:54:00Z" w16du:dateUtc="2024-09-02T07:54:00Z">
        <w:r w:rsidR="00CC7294" w:rsidRPr="000F6414">
          <w:rPr>
            <w:rFonts w:ascii="Times New Roman" w:eastAsia="Times New Roman" w:hAnsi="Times New Roman" w:cs="Times New Roman"/>
            <w:kern w:val="0"/>
            <w:sz w:val="24"/>
            <w:szCs w:val="24"/>
            <w:highlight w:val="yellow"/>
            <w:lang w:eastAsia="fr-FR"/>
            <w14:ligatures w14:val="none"/>
          </w:rPr>
          <w:t>un 30%</w:t>
        </w:r>
      </w:ins>
      <w:ins w:id="74" w:author="Mercedes Ines Fevre Obarrio" w:date="2024-09-03T12:35:00Z" w16du:dateUtc="2024-09-03T10:35:00Z">
        <w:r w:rsidR="000F6414">
          <w:rPr>
            <w:rFonts w:ascii="Times New Roman" w:eastAsia="Times New Roman" w:hAnsi="Times New Roman" w:cs="Times New Roman"/>
            <w:kern w:val="0"/>
            <w:sz w:val="24"/>
            <w:szCs w:val="24"/>
            <w:highlight w:val="yellow"/>
            <w:lang w:eastAsia="fr-FR"/>
            <w14:ligatures w14:val="none"/>
          </w:rPr>
          <w:t>,</w:t>
        </w:r>
      </w:ins>
      <w:ins w:id="75" w:author="Mercedes Ines Fevre Obarrio" w:date="2024-09-02T09:54:00Z" w16du:dateUtc="2024-09-02T07:54:00Z">
        <w:r w:rsidR="00CC7294" w:rsidRPr="000F6414">
          <w:rPr>
            <w:rFonts w:ascii="Times New Roman" w:eastAsia="Times New Roman" w:hAnsi="Times New Roman" w:cs="Times New Roman"/>
            <w:kern w:val="0"/>
            <w:sz w:val="24"/>
            <w:szCs w:val="24"/>
            <w:highlight w:val="yellow"/>
            <w:lang w:eastAsia="fr-FR"/>
            <w14:ligatures w14:val="none"/>
          </w:rPr>
          <w:t xml:space="preserve"> por tanto</w:t>
        </w:r>
      </w:ins>
      <w:ins w:id="76" w:author="Mercedes Ines Fevre Obarrio" w:date="2024-09-03T12:35:00Z" w16du:dateUtc="2024-09-03T10:35:00Z">
        <w:r w:rsidR="000F6414">
          <w:rPr>
            <w:rFonts w:ascii="Times New Roman" w:eastAsia="Times New Roman" w:hAnsi="Times New Roman" w:cs="Times New Roman"/>
            <w:kern w:val="0"/>
            <w:sz w:val="24"/>
            <w:szCs w:val="24"/>
            <w:highlight w:val="yellow"/>
            <w:lang w:eastAsia="fr-FR"/>
            <w14:ligatures w14:val="none"/>
          </w:rPr>
          <w:t>,</w:t>
        </w:r>
      </w:ins>
      <w:ins w:id="77" w:author="Mercedes Ines Fevre Obarrio" w:date="2024-09-02T09:54:00Z" w16du:dateUtc="2024-09-02T07:54:00Z">
        <w:r w:rsidR="00CC7294" w:rsidRPr="000F6414">
          <w:rPr>
            <w:rFonts w:ascii="Times New Roman" w:eastAsia="Times New Roman" w:hAnsi="Times New Roman" w:cs="Times New Roman"/>
            <w:kern w:val="0"/>
            <w:sz w:val="24"/>
            <w:szCs w:val="24"/>
            <w:highlight w:val="yellow"/>
            <w:lang w:eastAsia="fr-FR"/>
            <w14:ligatures w14:val="none"/>
          </w:rPr>
          <w:t xml:space="preserve"> el gerente </w:t>
        </w:r>
      </w:ins>
      <w:ins w:id="78" w:author="Mercedes Ines Fevre Obarrio" w:date="2024-09-03T12:35:00Z" w16du:dateUtc="2024-09-03T10:35:00Z">
        <w:r w:rsidR="000F6414">
          <w:rPr>
            <w:rFonts w:ascii="Times New Roman" w:eastAsia="Times New Roman" w:hAnsi="Times New Roman" w:cs="Times New Roman"/>
            <w:kern w:val="0"/>
            <w:sz w:val="24"/>
            <w:szCs w:val="24"/>
            <w:highlight w:val="yellow"/>
            <w:lang w:eastAsia="fr-FR"/>
            <w14:ligatures w14:val="none"/>
          </w:rPr>
          <w:t xml:space="preserve">tendrá </w:t>
        </w:r>
        <w:proofErr w:type="gramStart"/>
        <w:r w:rsidR="000F6414">
          <w:rPr>
            <w:rFonts w:ascii="Times New Roman" w:eastAsia="Times New Roman" w:hAnsi="Times New Roman" w:cs="Times New Roman"/>
            <w:kern w:val="0"/>
            <w:sz w:val="24"/>
            <w:szCs w:val="24"/>
            <w:highlight w:val="yellow"/>
            <w:lang w:eastAsia="fr-FR"/>
            <w14:ligatures w14:val="none"/>
          </w:rPr>
          <w:t xml:space="preserve">un </w:t>
        </w:r>
      </w:ins>
      <w:ins w:id="79" w:author="Mercedes Ines Fevre Obarrio" w:date="2024-09-02T09:54:00Z" w16du:dateUtc="2024-09-02T07:54:00Z">
        <w:r w:rsidR="00CC7294" w:rsidRPr="000F6414">
          <w:rPr>
            <w:rFonts w:ascii="Times New Roman" w:eastAsia="Times New Roman" w:hAnsi="Times New Roman" w:cs="Times New Roman"/>
            <w:kern w:val="0"/>
            <w:sz w:val="24"/>
            <w:szCs w:val="24"/>
            <w:highlight w:val="yellow"/>
            <w:lang w:eastAsia="fr-FR"/>
            <w14:ligatures w14:val="none"/>
          </w:rPr>
          <w:t xml:space="preserve"> 50</w:t>
        </w:r>
        <w:proofErr w:type="gramEnd"/>
        <w:r w:rsidR="00CC7294" w:rsidRPr="000F6414">
          <w:rPr>
            <w:rFonts w:ascii="Times New Roman" w:eastAsia="Times New Roman" w:hAnsi="Times New Roman" w:cs="Times New Roman"/>
            <w:kern w:val="0"/>
            <w:sz w:val="24"/>
            <w:szCs w:val="24"/>
            <w:highlight w:val="yellow"/>
            <w:lang w:eastAsia="fr-FR"/>
            <w14:ligatures w14:val="none"/>
          </w:rPr>
          <w:t>%</w:t>
        </w:r>
      </w:ins>
      <w:del w:id="80" w:author="Mercedes Ines Fevre Obarrio" w:date="2024-09-03T12:35:00Z" w16du:dateUtc="2024-09-03T10:35:00Z">
        <w:r w:rsidR="00E51CE4" w:rsidRPr="000F6414" w:rsidDel="000F6414">
          <w:rPr>
            <w:rFonts w:ascii="Times New Roman" w:eastAsia="Times New Roman" w:hAnsi="Times New Roman" w:cs="Times New Roman"/>
            <w:kern w:val="0"/>
            <w:sz w:val="24"/>
            <w:szCs w:val="24"/>
            <w:highlight w:val="yellow"/>
            <w:lang w:eastAsia="fr-FR"/>
            <w14:ligatures w14:val="none"/>
          </w:rPr>
          <w:delText>y</w:delText>
        </w:r>
      </w:del>
      <w:ins w:id="81" w:author="Mercedes Ines Fevre Obarrio" w:date="2024-09-03T12:38:00Z" w16du:dateUtc="2024-09-03T10:38:00Z">
        <w:r w:rsidR="00FE1649">
          <w:rPr>
            <w:rFonts w:ascii="Times New Roman" w:eastAsia="Times New Roman" w:hAnsi="Times New Roman" w:cs="Times New Roman"/>
            <w:kern w:val="0"/>
            <w:sz w:val="24"/>
            <w:szCs w:val="24"/>
            <w:lang w:eastAsia="fr-FR"/>
            <w14:ligatures w14:val="none"/>
          </w:rPr>
          <w:t xml:space="preserve"> (recuerde que no verá los porcentajes de los demás)</w:t>
        </w:r>
      </w:ins>
      <w:ins w:id="82" w:author="Mercedes Ines Fevre Obarrio" w:date="2024-09-04T10:20:00Z" w16du:dateUtc="2024-09-04T08:20:00Z">
        <w:r w:rsidR="00573BB0">
          <w:rPr>
            <w:rFonts w:ascii="Times New Roman" w:eastAsia="Times New Roman" w:hAnsi="Times New Roman" w:cs="Times New Roman"/>
            <w:kern w:val="0"/>
            <w:sz w:val="24"/>
            <w:szCs w:val="24"/>
            <w:lang w:eastAsia="fr-FR"/>
            <w14:ligatures w14:val="none"/>
          </w:rPr>
          <w:t>, el resultado</w:t>
        </w:r>
      </w:ins>
      <w:ins w:id="83" w:author="Mercedes Ines Fevre Obarrio" w:date="2024-09-04T10:21:00Z" w16du:dateUtc="2024-09-04T08:21:00Z">
        <w:r w:rsidR="00573BB0">
          <w:rPr>
            <w:rFonts w:ascii="Times New Roman" w:eastAsia="Times New Roman" w:hAnsi="Times New Roman" w:cs="Times New Roman"/>
            <w:kern w:val="0"/>
            <w:sz w:val="24"/>
            <w:szCs w:val="24"/>
            <w:lang w:eastAsia="fr-FR"/>
            <w14:ligatures w14:val="none"/>
          </w:rPr>
          <w:t xml:space="preserve"> para esta tarea</w:t>
        </w:r>
      </w:ins>
      <w:ins w:id="84" w:author="Mercedes Ines Fevre Obarrio" w:date="2024-09-04T10:20:00Z" w16du:dateUtc="2024-09-04T08:20:00Z">
        <w:r w:rsidR="00573BB0">
          <w:rPr>
            <w:rFonts w:ascii="Times New Roman" w:eastAsia="Times New Roman" w:hAnsi="Times New Roman" w:cs="Times New Roman"/>
            <w:kern w:val="0"/>
            <w:sz w:val="24"/>
            <w:szCs w:val="24"/>
            <w:lang w:eastAsia="fr-FR"/>
            <w14:ligatures w14:val="none"/>
          </w:rPr>
          <w:t xml:space="preserve"> sería;</w:t>
        </w:r>
      </w:ins>
      <w:del w:id="85" w:author="Mercedes Ines Fevre Obarrio" w:date="2024-09-03T12:35:00Z" w16du:dateUtc="2024-09-03T10:35:00Z">
        <w:r w:rsidR="00E51CE4" w:rsidDel="000F6414">
          <w:rPr>
            <w:rFonts w:ascii="Times New Roman" w:eastAsia="Times New Roman" w:hAnsi="Times New Roman" w:cs="Times New Roman"/>
            <w:kern w:val="0"/>
            <w:sz w:val="24"/>
            <w:szCs w:val="24"/>
            <w:lang w:eastAsia="fr-FR"/>
            <w14:ligatures w14:val="none"/>
          </w:rPr>
          <w:delText xml:space="preserve"> el </w:delText>
        </w:r>
        <w:r w:rsidRPr="001858C4" w:rsidDel="000F6414">
          <w:rPr>
            <w:rFonts w:ascii="Times New Roman" w:eastAsia="Times New Roman" w:hAnsi="Times New Roman" w:cs="Times New Roman"/>
            <w:kern w:val="0"/>
            <w:sz w:val="24"/>
            <w:szCs w:val="24"/>
            <w:lang w:eastAsia="fr-FR"/>
            <w14:ligatures w14:val="none"/>
          </w:rPr>
          <w:delText xml:space="preserve">gerente tiene </w:delText>
        </w:r>
        <w:r w:rsidR="0017177C" w:rsidDel="000F6414">
          <w:rPr>
            <w:rFonts w:ascii="Times New Roman" w:eastAsia="Times New Roman" w:hAnsi="Times New Roman" w:cs="Times New Roman"/>
            <w:kern w:val="0"/>
            <w:sz w:val="24"/>
            <w:szCs w:val="24"/>
            <w:lang w:eastAsia="fr-FR"/>
            <w14:ligatures w14:val="none"/>
          </w:rPr>
          <w:delText>un</w:delText>
        </w:r>
        <w:r w:rsidR="0017177C" w:rsidRPr="001858C4" w:rsidDel="000F6414">
          <w:rPr>
            <w:rFonts w:ascii="Times New Roman" w:eastAsia="Times New Roman" w:hAnsi="Times New Roman" w:cs="Times New Roman"/>
            <w:kern w:val="0"/>
            <w:sz w:val="24"/>
            <w:szCs w:val="24"/>
            <w:lang w:eastAsia="fr-FR"/>
            <w14:ligatures w14:val="none"/>
          </w:rPr>
          <w:delText xml:space="preserve"> </w:delText>
        </w:r>
        <w:r w:rsidRPr="001858C4" w:rsidDel="000F6414">
          <w:rPr>
            <w:rFonts w:ascii="Times New Roman" w:eastAsia="Times New Roman" w:hAnsi="Times New Roman" w:cs="Times New Roman"/>
            <w:kern w:val="0"/>
            <w:sz w:val="24"/>
            <w:szCs w:val="24"/>
            <w:lang w:eastAsia="fr-FR"/>
            <w14:ligatures w14:val="none"/>
          </w:rPr>
          <w:delText xml:space="preserve">20%, sus ganancias </w:delText>
        </w:r>
        <w:r w:rsidR="0017177C" w:rsidDel="000F6414">
          <w:rPr>
            <w:rFonts w:ascii="Times New Roman" w:eastAsia="Times New Roman" w:hAnsi="Times New Roman" w:cs="Times New Roman"/>
            <w:kern w:val="0"/>
            <w:sz w:val="24"/>
            <w:szCs w:val="24"/>
            <w:lang w:eastAsia="fr-FR"/>
            <w14:ligatures w14:val="none"/>
          </w:rPr>
          <w:delText xml:space="preserve">para esta tarea </w:delText>
        </w:r>
        <w:r w:rsidRPr="001858C4" w:rsidDel="000F6414">
          <w:rPr>
            <w:rFonts w:ascii="Times New Roman" w:eastAsia="Times New Roman" w:hAnsi="Times New Roman" w:cs="Times New Roman"/>
            <w:kern w:val="0"/>
            <w:sz w:val="24"/>
            <w:szCs w:val="24"/>
            <w:lang w:eastAsia="fr-FR"/>
            <w14:ligatures w14:val="none"/>
          </w:rPr>
          <w:delText>serían</w:delText>
        </w:r>
      </w:del>
      <w:r w:rsidRPr="001858C4">
        <w:rPr>
          <w:rFonts w:ascii="Times New Roman" w:eastAsia="Times New Roman" w:hAnsi="Times New Roman" w:cs="Times New Roman"/>
          <w:kern w:val="0"/>
          <w:sz w:val="24"/>
          <w:szCs w:val="24"/>
          <w:lang w:eastAsia="fr-FR"/>
          <w14:ligatures w14:val="none"/>
        </w:rPr>
        <w:t>:</w:t>
      </w:r>
    </w:p>
    <w:p w14:paraId="7E15C5E3" w14:textId="14834ABD" w:rsidR="00A64A01" w:rsidRPr="000F6414" w:rsidRDefault="00A64A01" w:rsidP="00A64A01">
      <w:pPr>
        <w:numPr>
          <w:ilvl w:val="0"/>
          <w:numId w:val="1"/>
        </w:numPr>
        <w:spacing w:before="100" w:beforeAutospacing="1" w:after="100" w:afterAutospacing="1" w:line="240" w:lineRule="auto"/>
        <w:rPr>
          <w:rFonts w:ascii="Times New Roman" w:eastAsia="Times New Roman" w:hAnsi="Times New Roman" w:cs="Times New Roman"/>
          <w:kern w:val="0"/>
          <w:sz w:val="24"/>
          <w:szCs w:val="24"/>
          <w:highlight w:val="yellow"/>
          <w:lang w:eastAsia="fr-FR"/>
          <w14:ligatures w14:val="none"/>
        </w:rPr>
      </w:pPr>
      <w:del w:id="86" w:author="Mercedes Ines Fevre Obarrio" w:date="2024-09-04T10:20:00Z" w16du:dateUtc="2024-09-04T08:20:00Z">
        <w:r w:rsidRPr="001858C4" w:rsidDel="00573BB0">
          <w:rPr>
            <w:rFonts w:ascii="Times New Roman" w:eastAsia="Times New Roman" w:hAnsi="Times New Roman" w:cs="Times New Roman"/>
            <w:kern w:val="0"/>
            <w:sz w:val="24"/>
            <w:szCs w:val="24"/>
            <w:lang w:eastAsia="fr-FR"/>
            <w14:ligatures w14:val="none"/>
          </w:rPr>
          <w:delText xml:space="preserve">Ganancias </w:delText>
        </w:r>
      </w:del>
      <w:commentRangeStart w:id="87"/>
      <w:ins w:id="88" w:author="Mercedes Ines Fevre Obarrio" w:date="2024-09-04T10:20:00Z" w16du:dateUtc="2024-09-04T08:20:00Z">
        <w:r w:rsidR="00573BB0">
          <w:rPr>
            <w:rFonts w:ascii="Times New Roman" w:eastAsia="Times New Roman" w:hAnsi="Times New Roman" w:cs="Times New Roman"/>
            <w:kern w:val="0"/>
            <w:sz w:val="24"/>
            <w:szCs w:val="24"/>
            <w:lang w:eastAsia="fr-FR"/>
            <w14:ligatures w14:val="none"/>
          </w:rPr>
          <w:t>Puntos</w:t>
        </w:r>
        <w:commentRangeEnd w:id="87"/>
        <w:r w:rsidR="00573BB0">
          <w:rPr>
            <w:rStyle w:val="CommentReference"/>
          </w:rPr>
          <w:commentReference w:id="87"/>
        </w:r>
        <w:r w:rsidR="00573BB0" w:rsidRPr="001858C4">
          <w:rPr>
            <w:rFonts w:ascii="Times New Roman" w:eastAsia="Times New Roman" w:hAnsi="Times New Roman" w:cs="Times New Roman"/>
            <w:kern w:val="0"/>
            <w:sz w:val="24"/>
            <w:szCs w:val="24"/>
            <w:lang w:eastAsia="fr-FR"/>
            <w14:ligatures w14:val="none"/>
          </w:rPr>
          <w:t xml:space="preserve"> </w:t>
        </w:r>
      </w:ins>
      <w:r w:rsidRPr="001858C4">
        <w:rPr>
          <w:rFonts w:ascii="Times New Roman" w:eastAsia="Times New Roman" w:hAnsi="Times New Roman" w:cs="Times New Roman"/>
          <w:kern w:val="0"/>
          <w:sz w:val="24"/>
          <w:szCs w:val="24"/>
          <w:lang w:eastAsia="fr-FR"/>
          <w14:ligatures w14:val="none"/>
        </w:rPr>
        <w:t xml:space="preserve">de su cuenta </w:t>
      </w:r>
      <w:r w:rsidRPr="00CE31D1">
        <w:rPr>
          <w:rFonts w:ascii="Times New Roman" w:eastAsia="Times New Roman" w:hAnsi="Times New Roman" w:cs="Times New Roman"/>
          <w:kern w:val="0"/>
          <w:sz w:val="24"/>
          <w:szCs w:val="24"/>
          <w:lang w:eastAsia="fr-FR"/>
          <w14:ligatures w14:val="none"/>
        </w:rPr>
        <w:t>privada</w:t>
      </w:r>
      <w:r w:rsidRPr="000F6414">
        <w:rPr>
          <w:rFonts w:ascii="Times New Roman" w:eastAsia="Times New Roman" w:hAnsi="Times New Roman" w:cs="Times New Roman"/>
          <w:kern w:val="0"/>
          <w:sz w:val="24"/>
          <w:szCs w:val="24"/>
          <w:highlight w:val="yellow"/>
          <w:lang w:eastAsia="fr-FR"/>
          <w14:ligatures w14:val="none"/>
        </w:rPr>
        <w:t>: 5 puntos</w:t>
      </w:r>
    </w:p>
    <w:p w14:paraId="2455875C" w14:textId="70D40198" w:rsidR="00A64A01" w:rsidRPr="000F6414" w:rsidRDefault="00A64A01" w:rsidP="00A64A01">
      <w:pPr>
        <w:numPr>
          <w:ilvl w:val="0"/>
          <w:numId w:val="1"/>
        </w:numPr>
        <w:spacing w:before="100" w:beforeAutospacing="1" w:after="100" w:afterAutospacing="1" w:line="240" w:lineRule="auto"/>
        <w:rPr>
          <w:rFonts w:ascii="Times New Roman" w:eastAsia="Times New Roman" w:hAnsi="Times New Roman" w:cs="Times New Roman"/>
          <w:kern w:val="0"/>
          <w:sz w:val="24"/>
          <w:szCs w:val="24"/>
          <w:highlight w:val="yellow"/>
          <w:lang w:eastAsia="fr-FR"/>
          <w14:ligatures w14:val="none"/>
        </w:rPr>
      </w:pPr>
      <w:del w:id="89" w:author="Mercedes Ines Fevre Obarrio" w:date="2024-09-04T10:20:00Z" w16du:dateUtc="2024-09-04T08:20:00Z">
        <w:r w:rsidRPr="000F6414" w:rsidDel="00573BB0">
          <w:rPr>
            <w:rFonts w:ascii="Times New Roman" w:eastAsia="Times New Roman" w:hAnsi="Times New Roman" w:cs="Times New Roman"/>
            <w:kern w:val="0"/>
            <w:sz w:val="24"/>
            <w:szCs w:val="24"/>
            <w:highlight w:val="yellow"/>
            <w:lang w:eastAsia="fr-FR"/>
            <w14:ligatures w14:val="none"/>
          </w:rPr>
          <w:delText xml:space="preserve">Ganancias </w:delText>
        </w:r>
      </w:del>
      <w:commentRangeStart w:id="90"/>
      <w:ins w:id="91" w:author="Mercedes Ines Fevre Obarrio" w:date="2024-09-04T10:20:00Z" w16du:dateUtc="2024-09-04T08:20:00Z">
        <w:r w:rsidR="00573BB0">
          <w:rPr>
            <w:rFonts w:ascii="Times New Roman" w:eastAsia="Times New Roman" w:hAnsi="Times New Roman" w:cs="Times New Roman"/>
            <w:kern w:val="0"/>
            <w:sz w:val="24"/>
            <w:szCs w:val="24"/>
            <w:lang w:eastAsia="fr-FR"/>
            <w14:ligatures w14:val="none"/>
          </w:rPr>
          <w:t>Puntos</w:t>
        </w:r>
        <w:commentRangeEnd w:id="90"/>
        <w:r w:rsidR="00573BB0">
          <w:rPr>
            <w:rStyle w:val="CommentReference"/>
          </w:rPr>
          <w:commentReference w:id="90"/>
        </w:r>
        <w:r w:rsidR="00573BB0" w:rsidRPr="001858C4">
          <w:rPr>
            <w:rFonts w:ascii="Times New Roman" w:eastAsia="Times New Roman" w:hAnsi="Times New Roman" w:cs="Times New Roman"/>
            <w:kern w:val="0"/>
            <w:sz w:val="24"/>
            <w:szCs w:val="24"/>
            <w:lang w:eastAsia="fr-FR"/>
            <w14:ligatures w14:val="none"/>
          </w:rPr>
          <w:t xml:space="preserve"> </w:t>
        </w:r>
      </w:ins>
      <w:r w:rsidRPr="000F6414">
        <w:rPr>
          <w:rFonts w:ascii="Times New Roman" w:eastAsia="Times New Roman" w:hAnsi="Times New Roman" w:cs="Times New Roman"/>
          <w:kern w:val="0"/>
          <w:sz w:val="24"/>
          <w:szCs w:val="24"/>
          <w:highlight w:val="yellow"/>
          <w:lang w:eastAsia="fr-FR"/>
          <w14:ligatures w14:val="none"/>
        </w:rPr>
        <w:t xml:space="preserve">de </w:t>
      </w:r>
      <w:r w:rsidR="0017177C" w:rsidRPr="000F6414">
        <w:rPr>
          <w:rFonts w:ascii="Times New Roman" w:eastAsia="Times New Roman" w:hAnsi="Times New Roman" w:cs="Times New Roman"/>
          <w:kern w:val="0"/>
          <w:sz w:val="24"/>
          <w:szCs w:val="24"/>
          <w:highlight w:val="yellow"/>
          <w:lang w:eastAsia="fr-FR"/>
          <w14:ligatures w14:val="none"/>
        </w:rPr>
        <w:t xml:space="preserve">la </w:t>
      </w:r>
      <w:r w:rsidRPr="000F6414">
        <w:rPr>
          <w:rFonts w:ascii="Times New Roman" w:eastAsia="Times New Roman" w:hAnsi="Times New Roman" w:cs="Times New Roman"/>
          <w:kern w:val="0"/>
          <w:sz w:val="24"/>
          <w:szCs w:val="24"/>
          <w:highlight w:val="yellow"/>
          <w:lang w:eastAsia="fr-FR"/>
          <w14:ligatures w14:val="none"/>
        </w:rPr>
        <w:t xml:space="preserve">cuenta grupal: </w:t>
      </w:r>
      <w:del w:id="92" w:author="Mercedes Ines Fevre Obarrio" w:date="2024-09-03T12:48:00Z" w16du:dateUtc="2024-09-03T10:48:00Z">
        <w:r w:rsidR="00E96A29" w:rsidRPr="000F6414" w:rsidDel="00100932">
          <w:rPr>
            <w:rFonts w:ascii="Times New Roman" w:eastAsia="Times New Roman" w:hAnsi="Times New Roman" w:cs="Times New Roman"/>
            <w:kern w:val="0"/>
            <w:sz w:val="24"/>
            <w:szCs w:val="24"/>
            <w:highlight w:val="yellow"/>
            <w:lang w:eastAsia="fr-FR"/>
            <w14:ligatures w14:val="none"/>
          </w:rPr>
          <w:delText xml:space="preserve">24 </w:delText>
        </w:r>
      </w:del>
      <w:ins w:id="93" w:author="Mercedes Ines Fevre Obarrio" w:date="2024-09-03T12:48:00Z" w16du:dateUtc="2024-09-03T10:48:00Z">
        <w:r w:rsidR="00100932">
          <w:rPr>
            <w:rFonts w:ascii="Times New Roman" w:eastAsia="Times New Roman" w:hAnsi="Times New Roman" w:cs="Times New Roman"/>
            <w:kern w:val="0"/>
            <w:sz w:val="24"/>
            <w:szCs w:val="24"/>
            <w:highlight w:val="yellow"/>
            <w:lang w:eastAsia="fr-FR"/>
            <w14:ligatures w14:val="none"/>
          </w:rPr>
          <w:t xml:space="preserve">12 </w:t>
        </w:r>
      </w:ins>
      <w:r w:rsidR="00E96A29" w:rsidRPr="000F6414">
        <w:rPr>
          <w:rFonts w:ascii="Times New Roman" w:eastAsia="Times New Roman" w:hAnsi="Times New Roman" w:cs="Times New Roman"/>
          <w:kern w:val="0"/>
          <w:sz w:val="24"/>
          <w:szCs w:val="24"/>
          <w:highlight w:val="yellow"/>
          <w:lang w:eastAsia="fr-FR"/>
          <w14:ligatures w14:val="none"/>
        </w:rPr>
        <w:t>puntos (=</w:t>
      </w:r>
      <w:del w:id="94" w:author="Mercedes Ines Fevre Obarrio" w:date="2024-09-03T12:38:00Z" w16du:dateUtc="2024-09-03T10:38:00Z">
        <w:r w:rsidR="00E96A29" w:rsidRPr="000F6414" w:rsidDel="000F6414">
          <w:rPr>
            <w:rFonts w:ascii="Times New Roman" w:eastAsia="Times New Roman" w:hAnsi="Times New Roman" w:cs="Times New Roman"/>
            <w:kern w:val="0"/>
            <w:sz w:val="24"/>
            <w:szCs w:val="24"/>
            <w:highlight w:val="yellow"/>
            <w:lang w:eastAsia="fr-FR"/>
            <w14:ligatures w14:val="none"/>
          </w:rPr>
          <w:delText xml:space="preserve"> </w:delText>
        </w:r>
        <w:r w:rsidRPr="000F6414" w:rsidDel="000F6414">
          <w:rPr>
            <w:rFonts w:ascii="Times New Roman" w:eastAsia="Times New Roman" w:hAnsi="Times New Roman" w:cs="Times New Roman"/>
            <w:kern w:val="0"/>
            <w:sz w:val="24"/>
            <w:szCs w:val="24"/>
            <w:highlight w:val="yellow"/>
            <w:lang w:eastAsia="fr-FR"/>
            <w14:ligatures w14:val="none"/>
          </w:rPr>
          <w:delText>40</w:delText>
        </w:r>
      </w:del>
      <w:ins w:id="95" w:author="Mercedes Ines Fevre Obarrio" w:date="2024-09-03T12:38:00Z" w16du:dateUtc="2024-09-03T10:38:00Z">
        <w:r w:rsidR="000F6414">
          <w:rPr>
            <w:rFonts w:ascii="Times New Roman" w:eastAsia="Times New Roman" w:hAnsi="Times New Roman" w:cs="Times New Roman"/>
            <w:kern w:val="0"/>
            <w:sz w:val="24"/>
            <w:szCs w:val="24"/>
            <w:highlight w:val="yellow"/>
            <w:lang w:eastAsia="fr-FR"/>
            <w14:ligatures w14:val="none"/>
          </w:rPr>
          <w:t>20</w:t>
        </w:r>
      </w:ins>
      <w:r w:rsidRPr="000F6414">
        <w:rPr>
          <w:rFonts w:ascii="Times New Roman" w:eastAsia="Times New Roman" w:hAnsi="Times New Roman" w:cs="Times New Roman"/>
          <w:kern w:val="0"/>
          <w:sz w:val="24"/>
          <w:szCs w:val="24"/>
          <w:highlight w:val="yellow"/>
          <w:lang w:eastAsia="fr-FR"/>
          <w14:ligatures w14:val="none"/>
        </w:rPr>
        <w:t xml:space="preserve">% de </w:t>
      </w:r>
      <w:r w:rsidR="00E96A29" w:rsidRPr="000F6414">
        <w:rPr>
          <w:rFonts w:ascii="Times New Roman" w:eastAsia="Times New Roman" w:hAnsi="Times New Roman" w:cs="Times New Roman"/>
          <w:kern w:val="0"/>
          <w:sz w:val="24"/>
          <w:szCs w:val="24"/>
          <w:highlight w:val="yellow"/>
          <w:lang w:eastAsia="fr-FR"/>
          <w14:ligatures w14:val="none"/>
        </w:rPr>
        <w:t>[</w:t>
      </w:r>
      <w:r w:rsidRPr="000F6414">
        <w:rPr>
          <w:rFonts w:ascii="Times New Roman" w:eastAsia="Times New Roman" w:hAnsi="Times New Roman" w:cs="Times New Roman"/>
          <w:kern w:val="0"/>
          <w:sz w:val="24"/>
          <w:szCs w:val="24"/>
          <w:highlight w:val="yellow"/>
          <w:lang w:eastAsia="fr-FR"/>
          <w14:ligatures w14:val="none"/>
        </w:rPr>
        <w:t xml:space="preserve">2 </w:t>
      </w:r>
      <w:r w:rsidR="00E96A29" w:rsidRPr="000F6414">
        <w:rPr>
          <w:rFonts w:ascii="Times New Roman" w:eastAsia="Times New Roman" w:hAnsi="Times New Roman" w:cs="Times New Roman"/>
          <w:kern w:val="0"/>
          <w:sz w:val="24"/>
          <w:szCs w:val="24"/>
          <w:highlight w:val="yellow"/>
          <w:lang w:eastAsia="fr-FR"/>
          <w14:ligatures w14:val="none"/>
        </w:rPr>
        <w:t xml:space="preserve">x </w:t>
      </w:r>
      <w:r w:rsidRPr="000F6414">
        <w:rPr>
          <w:rFonts w:ascii="Times New Roman" w:eastAsia="Times New Roman" w:hAnsi="Times New Roman" w:cs="Times New Roman"/>
          <w:kern w:val="0"/>
          <w:sz w:val="24"/>
          <w:szCs w:val="24"/>
          <w:highlight w:val="yellow"/>
          <w:lang w:eastAsia="fr-FR"/>
          <w14:ligatures w14:val="none"/>
        </w:rPr>
        <w:t>30 puntos</w:t>
      </w:r>
      <w:r w:rsidR="004F3024" w:rsidRPr="000F6414">
        <w:rPr>
          <w:rFonts w:ascii="Times New Roman" w:eastAsia="Times New Roman" w:hAnsi="Times New Roman" w:cs="Times New Roman"/>
          <w:kern w:val="0"/>
          <w:sz w:val="24"/>
          <w:szCs w:val="24"/>
          <w:highlight w:val="yellow"/>
          <w:lang w:eastAsia="fr-FR"/>
          <w14:ligatures w14:val="none"/>
        </w:rPr>
        <w:t>]</w:t>
      </w:r>
      <w:r w:rsidR="00D0795C" w:rsidRPr="000F6414">
        <w:rPr>
          <w:rFonts w:ascii="Times New Roman" w:eastAsia="Times New Roman" w:hAnsi="Times New Roman" w:cs="Times New Roman"/>
          <w:kern w:val="0"/>
          <w:sz w:val="24"/>
          <w:szCs w:val="24"/>
          <w:highlight w:val="yellow"/>
          <w:lang w:eastAsia="fr-FR"/>
          <w14:ligatures w14:val="none"/>
        </w:rPr>
        <w:t>)</w:t>
      </w:r>
    </w:p>
    <w:p w14:paraId="00368B80" w14:textId="40724A93" w:rsidR="00A64A01" w:rsidRPr="000F6414" w:rsidRDefault="00573BB0" w:rsidP="00EC091D">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highlight w:val="yellow"/>
          <w:lang w:val="fr-FR" w:eastAsia="fr-FR"/>
          <w14:ligatures w14:val="none"/>
        </w:rPr>
      </w:pPr>
      <w:ins w:id="96" w:author="Mercedes Ines Fevre Obarrio" w:date="2024-09-04T10:21:00Z" w16du:dateUtc="2024-09-04T08:21:00Z">
        <w:r>
          <w:rPr>
            <w:rFonts w:ascii="Times New Roman" w:eastAsia="Times New Roman" w:hAnsi="Times New Roman" w:cs="Times New Roman"/>
            <w:kern w:val="0"/>
            <w:sz w:val="24"/>
            <w:szCs w:val="24"/>
            <w:highlight w:val="yellow"/>
            <w:lang w:val="fr-FR" w:eastAsia="fr-FR"/>
            <w14:ligatures w14:val="none"/>
          </w:rPr>
          <w:t xml:space="preserve">Sus </w:t>
        </w:r>
        <w:proofErr w:type="spellStart"/>
        <w:r>
          <w:rPr>
            <w:rFonts w:ascii="Times New Roman" w:eastAsia="Times New Roman" w:hAnsi="Times New Roman" w:cs="Times New Roman"/>
            <w:kern w:val="0"/>
            <w:sz w:val="24"/>
            <w:szCs w:val="24"/>
            <w:highlight w:val="yellow"/>
            <w:lang w:val="fr-FR" w:eastAsia="fr-FR"/>
            <w14:ligatures w14:val="none"/>
          </w:rPr>
          <w:t>puntos</w:t>
        </w:r>
        <w:proofErr w:type="spellEnd"/>
        <w:r>
          <w:rPr>
            <w:rFonts w:ascii="Times New Roman" w:eastAsia="Times New Roman" w:hAnsi="Times New Roman" w:cs="Times New Roman"/>
            <w:kern w:val="0"/>
            <w:sz w:val="24"/>
            <w:szCs w:val="24"/>
            <w:highlight w:val="yellow"/>
            <w:lang w:val="fr-FR" w:eastAsia="fr-FR"/>
            <w14:ligatures w14:val="none"/>
          </w:rPr>
          <w:t xml:space="preserve"> totales</w:t>
        </w:r>
      </w:ins>
      <w:del w:id="97" w:author="Mercedes Ines Fevre Obarrio" w:date="2024-09-04T10:21:00Z" w16du:dateUtc="2024-09-04T08:21:00Z">
        <w:r w:rsidR="00A64A01" w:rsidRPr="000F6414" w:rsidDel="00573BB0">
          <w:rPr>
            <w:rFonts w:ascii="Times New Roman" w:eastAsia="Times New Roman" w:hAnsi="Times New Roman" w:cs="Times New Roman"/>
            <w:kern w:val="0"/>
            <w:sz w:val="24"/>
            <w:szCs w:val="24"/>
            <w:highlight w:val="yellow"/>
            <w:lang w:val="fr-FR" w:eastAsia="fr-FR"/>
            <w14:ligatures w14:val="none"/>
          </w:rPr>
          <w:delText>Total</w:delText>
        </w:r>
      </w:del>
      <w:r w:rsidR="00A64A01" w:rsidRPr="000F6414">
        <w:rPr>
          <w:rFonts w:ascii="Times New Roman" w:eastAsia="Times New Roman" w:hAnsi="Times New Roman" w:cs="Times New Roman"/>
          <w:kern w:val="0"/>
          <w:sz w:val="24"/>
          <w:szCs w:val="24"/>
          <w:highlight w:val="yellow"/>
          <w:lang w:val="fr-FR" w:eastAsia="fr-FR"/>
          <w14:ligatures w14:val="none"/>
        </w:rPr>
        <w:t xml:space="preserve">: </w:t>
      </w:r>
      <w:del w:id="98" w:author="Mercedes Ines Fevre Obarrio" w:date="2024-09-03T12:49:00Z" w16du:dateUtc="2024-09-03T10:49:00Z">
        <w:r w:rsidR="00A64A01" w:rsidRPr="000F6414" w:rsidDel="00100932">
          <w:rPr>
            <w:rFonts w:ascii="Times New Roman" w:eastAsia="Times New Roman" w:hAnsi="Times New Roman" w:cs="Times New Roman"/>
            <w:kern w:val="0"/>
            <w:sz w:val="24"/>
            <w:szCs w:val="24"/>
            <w:highlight w:val="yellow"/>
            <w:lang w:val="fr-FR" w:eastAsia="fr-FR"/>
            <w14:ligatures w14:val="none"/>
          </w:rPr>
          <w:delText xml:space="preserve">29 </w:delText>
        </w:r>
      </w:del>
      <w:ins w:id="99" w:author="Mercedes Ines Fevre Obarrio" w:date="2024-09-03T12:49:00Z" w16du:dateUtc="2024-09-03T10:49:00Z">
        <w:r w:rsidR="00100932">
          <w:rPr>
            <w:rFonts w:ascii="Times New Roman" w:eastAsia="Times New Roman" w:hAnsi="Times New Roman" w:cs="Times New Roman"/>
            <w:kern w:val="0"/>
            <w:sz w:val="24"/>
            <w:szCs w:val="24"/>
            <w:highlight w:val="yellow"/>
            <w:lang w:val="fr-FR" w:eastAsia="fr-FR"/>
            <w14:ligatures w14:val="none"/>
          </w:rPr>
          <w:t xml:space="preserve">17 </w:t>
        </w:r>
      </w:ins>
      <w:proofErr w:type="spellStart"/>
      <w:r w:rsidR="00A64A01" w:rsidRPr="000F6414">
        <w:rPr>
          <w:rFonts w:ascii="Times New Roman" w:eastAsia="Times New Roman" w:hAnsi="Times New Roman" w:cs="Times New Roman"/>
          <w:kern w:val="0"/>
          <w:sz w:val="24"/>
          <w:szCs w:val="24"/>
          <w:highlight w:val="yellow"/>
          <w:lang w:val="fr-FR" w:eastAsia="fr-FR"/>
          <w14:ligatures w14:val="none"/>
        </w:rPr>
        <w:t>puntos</w:t>
      </w:r>
      <w:proofErr w:type="spellEnd"/>
    </w:p>
    <w:p w14:paraId="47924E05" w14:textId="7EFA9948" w:rsidR="00A64A01" w:rsidRPr="001858C4" w:rsidRDefault="00A64A01" w:rsidP="00EC091D">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0F6414">
        <w:rPr>
          <w:rFonts w:ascii="Times New Roman" w:eastAsia="Times New Roman" w:hAnsi="Times New Roman" w:cs="Times New Roman"/>
          <w:kern w:val="0"/>
          <w:sz w:val="24"/>
          <w:szCs w:val="24"/>
          <w:highlight w:val="yellow"/>
          <w:lang w:eastAsia="fr-FR"/>
          <w14:ligatures w14:val="none"/>
        </w:rPr>
        <w:t xml:space="preserve">Según el mismo razonamiento, el </w:t>
      </w:r>
      <w:r w:rsidR="00E96A29" w:rsidRPr="000F6414">
        <w:rPr>
          <w:rFonts w:ascii="Times New Roman" w:eastAsia="Times New Roman" w:hAnsi="Times New Roman" w:cs="Times New Roman"/>
          <w:kern w:val="0"/>
          <w:sz w:val="24"/>
          <w:szCs w:val="24"/>
          <w:highlight w:val="yellow"/>
          <w:lang w:eastAsia="fr-FR"/>
          <w14:ligatures w14:val="none"/>
        </w:rPr>
        <w:t>otro trabajador ganaría</w:t>
      </w:r>
      <w:r w:rsidRPr="000F6414">
        <w:rPr>
          <w:rFonts w:ascii="Times New Roman" w:eastAsia="Times New Roman" w:hAnsi="Times New Roman" w:cs="Times New Roman"/>
          <w:kern w:val="0"/>
          <w:sz w:val="24"/>
          <w:szCs w:val="24"/>
          <w:highlight w:val="yellow"/>
          <w:lang w:eastAsia="fr-FR"/>
          <w14:ligatures w14:val="none"/>
        </w:rPr>
        <w:t xml:space="preserve"> </w:t>
      </w:r>
      <w:del w:id="100" w:author="Mercedes Ines Fevre Obarrio" w:date="2024-09-03T12:48:00Z" w16du:dateUtc="2024-09-03T10:48:00Z">
        <w:r w:rsidRPr="000F6414" w:rsidDel="00100932">
          <w:rPr>
            <w:rFonts w:ascii="Times New Roman" w:eastAsia="Times New Roman" w:hAnsi="Times New Roman" w:cs="Times New Roman"/>
            <w:kern w:val="0"/>
            <w:sz w:val="24"/>
            <w:szCs w:val="24"/>
            <w:highlight w:val="yellow"/>
            <w:lang w:eastAsia="fr-FR"/>
            <w14:ligatures w14:val="none"/>
          </w:rPr>
          <w:delText>29</w:delText>
        </w:r>
      </w:del>
      <w:ins w:id="101" w:author="Mercedes Ines Fevre Obarrio" w:date="2024-09-03T12:50:00Z" w16du:dateUtc="2024-09-03T10:50:00Z">
        <w:r w:rsidR="00100932">
          <w:rPr>
            <w:rFonts w:ascii="Times New Roman" w:eastAsia="Times New Roman" w:hAnsi="Times New Roman" w:cs="Times New Roman"/>
            <w:kern w:val="0"/>
            <w:sz w:val="24"/>
            <w:szCs w:val="24"/>
            <w:highlight w:val="yellow"/>
            <w:lang w:eastAsia="fr-FR"/>
            <w14:ligatures w14:val="none"/>
          </w:rPr>
          <w:t>23</w:t>
        </w:r>
      </w:ins>
      <w:r w:rsidRPr="000F6414">
        <w:rPr>
          <w:rFonts w:ascii="Times New Roman" w:eastAsia="Times New Roman" w:hAnsi="Times New Roman" w:cs="Times New Roman"/>
          <w:kern w:val="0"/>
          <w:sz w:val="24"/>
          <w:szCs w:val="24"/>
          <w:highlight w:val="yellow"/>
          <w:lang w:eastAsia="fr-FR"/>
          <w14:ligatures w14:val="none"/>
        </w:rPr>
        <w:t xml:space="preserve"> puntos (</w:t>
      </w:r>
      <w:r w:rsidR="00E96A29" w:rsidRPr="000F6414">
        <w:rPr>
          <w:rFonts w:ascii="Times New Roman" w:eastAsia="Times New Roman" w:hAnsi="Times New Roman" w:cs="Times New Roman"/>
          <w:kern w:val="0"/>
          <w:sz w:val="24"/>
          <w:szCs w:val="24"/>
          <w:highlight w:val="yellow"/>
          <w:lang w:eastAsia="fr-FR"/>
          <w14:ligatures w14:val="none"/>
        </w:rPr>
        <w:t>=</w:t>
      </w:r>
      <w:r w:rsidRPr="000F6414">
        <w:rPr>
          <w:rFonts w:ascii="Times New Roman" w:eastAsia="Times New Roman" w:hAnsi="Times New Roman" w:cs="Times New Roman"/>
          <w:kern w:val="0"/>
          <w:sz w:val="24"/>
          <w:szCs w:val="24"/>
          <w:highlight w:val="yellow"/>
          <w:lang w:eastAsia="fr-FR"/>
          <w14:ligatures w14:val="none"/>
        </w:rPr>
        <w:t>5</w:t>
      </w:r>
      <w:r w:rsidR="00E96A29" w:rsidRPr="000F6414">
        <w:rPr>
          <w:rFonts w:ascii="Times New Roman" w:eastAsia="Times New Roman" w:hAnsi="Times New Roman" w:cs="Times New Roman"/>
          <w:kern w:val="0"/>
          <w:sz w:val="24"/>
          <w:szCs w:val="24"/>
          <w:highlight w:val="yellow"/>
          <w:lang w:eastAsia="fr-FR"/>
          <w14:ligatures w14:val="none"/>
        </w:rPr>
        <w:t xml:space="preserve"> puntos</w:t>
      </w:r>
      <w:r w:rsidRPr="000F6414">
        <w:rPr>
          <w:rFonts w:ascii="Times New Roman" w:eastAsia="Times New Roman" w:hAnsi="Times New Roman" w:cs="Times New Roman"/>
          <w:kern w:val="0"/>
          <w:sz w:val="24"/>
          <w:szCs w:val="24"/>
          <w:highlight w:val="yellow"/>
          <w:lang w:eastAsia="fr-FR"/>
          <w14:ligatures w14:val="none"/>
        </w:rPr>
        <w:t xml:space="preserve"> de la cuenta privada </w:t>
      </w:r>
      <w:r w:rsidR="00E96A29" w:rsidRPr="000F6414">
        <w:rPr>
          <w:rFonts w:ascii="Times New Roman" w:eastAsia="Times New Roman" w:hAnsi="Times New Roman" w:cs="Times New Roman"/>
          <w:kern w:val="0"/>
          <w:sz w:val="24"/>
          <w:szCs w:val="24"/>
          <w:highlight w:val="yellow"/>
          <w:lang w:eastAsia="fr-FR"/>
          <w14:ligatures w14:val="none"/>
        </w:rPr>
        <w:t>+</w:t>
      </w:r>
      <w:r w:rsidRPr="000F6414">
        <w:rPr>
          <w:rFonts w:ascii="Times New Roman" w:eastAsia="Times New Roman" w:hAnsi="Times New Roman" w:cs="Times New Roman"/>
          <w:kern w:val="0"/>
          <w:sz w:val="24"/>
          <w:szCs w:val="24"/>
          <w:highlight w:val="yellow"/>
          <w:lang w:eastAsia="fr-FR"/>
          <w14:ligatures w14:val="none"/>
        </w:rPr>
        <w:t xml:space="preserve"> </w:t>
      </w:r>
      <w:ins w:id="102" w:author="Mercedes Ines Fevre Obarrio" w:date="2024-09-03T12:50:00Z" w16du:dateUtc="2024-09-03T10:50:00Z">
        <w:r w:rsidR="00100932">
          <w:rPr>
            <w:rFonts w:ascii="Times New Roman" w:eastAsia="Times New Roman" w:hAnsi="Times New Roman" w:cs="Times New Roman"/>
            <w:kern w:val="0"/>
            <w:sz w:val="24"/>
            <w:szCs w:val="24"/>
            <w:highlight w:val="yellow"/>
            <w:lang w:eastAsia="fr-FR"/>
            <w14:ligatures w14:val="none"/>
          </w:rPr>
          <w:t>18</w:t>
        </w:r>
      </w:ins>
      <w:del w:id="103" w:author="Mercedes Ines Fevre Obarrio" w:date="2024-09-03T12:50:00Z" w16du:dateUtc="2024-09-03T10:50:00Z">
        <w:r w:rsidRPr="000F6414" w:rsidDel="00100932">
          <w:rPr>
            <w:rFonts w:ascii="Times New Roman" w:eastAsia="Times New Roman" w:hAnsi="Times New Roman" w:cs="Times New Roman"/>
            <w:kern w:val="0"/>
            <w:sz w:val="24"/>
            <w:szCs w:val="24"/>
            <w:highlight w:val="yellow"/>
            <w:lang w:eastAsia="fr-FR"/>
            <w14:ligatures w14:val="none"/>
          </w:rPr>
          <w:delText>24</w:delText>
        </w:r>
      </w:del>
      <w:r w:rsidRPr="000F6414">
        <w:rPr>
          <w:rFonts w:ascii="Times New Roman" w:eastAsia="Times New Roman" w:hAnsi="Times New Roman" w:cs="Times New Roman"/>
          <w:kern w:val="0"/>
          <w:sz w:val="24"/>
          <w:szCs w:val="24"/>
          <w:highlight w:val="yellow"/>
          <w:lang w:eastAsia="fr-FR"/>
          <w14:ligatures w14:val="none"/>
        </w:rPr>
        <w:t xml:space="preserve"> de la cuenta grupal</w:t>
      </w:r>
      <w:ins w:id="104" w:author="Mercedes Ines Fevre Obarrio" w:date="2024-09-03T12:50:00Z" w16du:dateUtc="2024-09-03T10:50:00Z">
        <w:r w:rsidR="00100932">
          <w:rPr>
            <w:rFonts w:ascii="Times New Roman" w:eastAsia="Times New Roman" w:hAnsi="Times New Roman" w:cs="Times New Roman"/>
            <w:kern w:val="0"/>
            <w:sz w:val="24"/>
            <w:szCs w:val="24"/>
            <w:highlight w:val="yellow"/>
            <w:lang w:eastAsia="fr-FR"/>
            <w14:ligatures w14:val="none"/>
          </w:rPr>
          <w:t xml:space="preserve"> -30</w:t>
        </w:r>
        <w:r w:rsidR="00100932" w:rsidRPr="000F6414">
          <w:rPr>
            <w:rFonts w:ascii="Times New Roman" w:eastAsia="Times New Roman" w:hAnsi="Times New Roman" w:cs="Times New Roman"/>
            <w:kern w:val="0"/>
            <w:sz w:val="24"/>
            <w:szCs w:val="24"/>
            <w:highlight w:val="yellow"/>
            <w:lang w:eastAsia="fr-FR"/>
            <w14:ligatures w14:val="none"/>
          </w:rPr>
          <w:t>% de [2 x 30 puntos]</w:t>
        </w:r>
      </w:ins>
      <w:ins w:id="105" w:author="Mercedes Ines Fevre Obarrio" w:date="2024-09-03T12:51:00Z" w16du:dateUtc="2024-09-03T10:51:00Z">
        <w:r w:rsidR="00100932">
          <w:rPr>
            <w:rFonts w:ascii="Times New Roman" w:eastAsia="Times New Roman" w:hAnsi="Times New Roman" w:cs="Times New Roman"/>
            <w:kern w:val="0"/>
            <w:sz w:val="24"/>
            <w:szCs w:val="24"/>
            <w:highlight w:val="yellow"/>
            <w:lang w:eastAsia="fr-FR"/>
            <w14:ligatures w14:val="none"/>
          </w:rPr>
          <w:t>-</w:t>
        </w:r>
      </w:ins>
      <w:r w:rsidRPr="000F6414">
        <w:rPr>
          <w:rFonts w:ascii="Times New Roman" w:eastAsia="Times New Roman" w:hAnsi="Times New Roman" w:cs="Times New Roman"/>
          <w:kern w:val="0"/>
          <w:sz w:val="24"/>
          <w:szCs w:val="24"/>
          <w:highlight w:val="yellow"/>
          <w:lang w:eastAsia="fr-FR"/>
          <w14:ligatures w14:val="none"/>
        </w:rPr>
        <w:t xml:space="preserve">), y </w:t>
      </w:r>
      <w:r w:rsidR="00E96A29" w:rsidRPr="000F6414">
        <w:rPr>
          <w:rFonts w:ascii="Times New Roman" w:eastAsia="Times New Roman" w:hAnsi="Times New Roman" w:cs="Times New Roman"/>
          <w:kern w:val="0"/>
          <w:sz w:val="24"/>
          <w:szCs w:val="24"/>
          <w:highlight w:val="yellow"/>
          <w:lang w:eastAsia="fr-FR"/>
          <w14:ligatures w14:val="none"/>
        </w:rPr>
        <w:t xml:space="preserve">el </w:t>
      </w:r>
      <w:r w:rsidRPr="000F6414">
        <w:rPr>
          <w:rFonts w:ascii="Times New Roman" w:eastAsia="Times New Roman" w:hAnsi="Times New Roman" w:cs="Times New Roman"/>
          <w:kern w:val="0"/>
          <w:sz w:val="24"/>
          <w:szCs w:val="24"/>
          <w:highlight w:val="yellow"/>
          <w:lang w:eastAsia="fr-FR"/>
          <w14:ligatures w14:val="none"/>
        </w:rPr>
        <w:t xml:space="preserve">gerente </w:t>
      </w:r>
      <w:r w:rsidR="00E96A29" w:rsidRPr="000F6414">
        <w:rPr>
          <w:rFonts w:ascii="Times New Roman" w:eastAsia="Times New Roman" w:hAnsi="Times New Roman" w:cs="Times New Roman"/>
          <w:kern w:val="0"/>
          <w:sz w:val="24"/>
          <w:szCs w:val="24"/>
          <w:highlight w:val="yellow"/>
          <w:lang w:eastAsia="fr-FR"/>
          <w14:ligatures w14:val="none"/>
        </w:rPr>
        <w:t xml:space="preserve">ganaría </w:t>
      </w:r>
      <w:del w:id="106" w:author="Mercedes Ines Fevre Obarrio" w:date="2024-09-03T12:51:00Z" w16du:dateUtc="2024-09-03T10:51:00Z">
        <w:r w:rsidR="00E96A29" w:rsidRPr="000F6414" w:rsidDel="00100932">
          <w:rPr>
            <w:rFonts w:ascii="Times New Roman" w:eastAsia="Times New Roman" w:hAnsi="Times New Roman" w:cs="Times New Roman"/>
            <w:kern w:val="0"/>
            <w:sz w:val="24"/>
            <w:szCs w:val="24"/>
            <w:highlight w:val="yellow"/>
            <w:lang w:eastAsia="fr-FR"/>
            <w14:ligatures w14:val="none"/>
          </w:rPr>
          <w:delText>12</w:delText>
        </w:r>
      </w:del>
      <w:ins w:id="107" w:author="Mercedes Ines Fevre Obarrio" w:date="2024-09-03T12:51:00Z" w16du:dateUtc="2024-09-03T10:51:00Z">
        <w:r w:rsidR="00100932">
          <w:rPr>
            <w:rFonts w:ascii="Times New Roman" w:eastAsia="Times New Roman" w:hAnsi="Times New Roman" w:cs="Times New Roman"/>
            <w:kern w:val="0"/>
            <w:sz w:val="24"/>
            <w:szCs w:val="24"/>
            <w:highlight w:val="yellow"/>
            <w:lang w:eastAsia="fr-FR"/>
            <w14:ligatures w14:val="none"/>
          </w:rPr>
          <w:t xml:space="preserve"> 30</w:t>
        </w:r>
      </w:ins>
      <w:r w:rsidR="00E96A29" w:rsidRPr="000F6414">
        <w:rPr>
          <w:rFonts w:ascii="Times New Roman" w:eastAsia="Times New Roman" w:hAnsi="Times New Roman" w:cs="Times New Roman"/>
          <w:kern w:val="0"/>
          <w:sz w:val="24"/>
          <w:szCs w:val="24"/>
          <w:highlight w:val="yellow"/>
          <w:lang w:eastAsia="fr-FR"/>
          <w14:ligatures w14:val="none"/>
        </w:rPr>
        <w:t xml:space="preserve"> puntos (= </w:t>
      </w:r>
      <w:del w:id="108" w:author="Mercedes Ines Fevre Obarrio" w:date="2024-09-03T12:51:00Z" w16du:dateUtc="2024-09-03T10:51:00Z">
        <w:r w:rsidRPr="000F6414" w:rsidDel="00100932">
          <w:rPr>
            <w:rFonts w:ascii="Times New Roman" w:eastAsia="Times New Roman" w:hAnsi="Times New Roman" w:cs="Times New Roman"/>
            <w:kern w:val="0"/>
            <w:sz w:val="24"/>
            <w:szCs w:val="24"/>
            <w:highlight w:val="yellow"/>
            <w:lang w:eastAsia="fr-FR"/>
            <w14:ligatures w14:val="none"/>
          </w:rPr>
          <w:delText>2</w:delText>
        </w:r>
      </w:del>
      <w:ins w:id="109" w:author="Mercedes Ines Fevre Obarrio" w:date="2024-09-03T12:51:00Z" w16du:dateUtc="2024-09-03T10:51:00Z">
        <w:r w:rsidR="00100932">
          <w:rPr>
            <w:rFonts w:ascii="Times New Roman" w:eastAsia="Times New Roman" w:hAnsi="Times New Roman" w:cs="Times New Roman"/>
            <w:kern w:val="0"/>
            <w:sz w:val="24"/>
            <w:szCs w:val="24"/>
            <w:highlight w:val="yellow"/>
            <w:lang w:eastAsia="fr-FR"/>
            <w14:ligatures w14:val="none"/>
          </w:rPr>
          <w:t>5</w:t>
        </w:r>
      </w:ins>
      <w:r w:rsidRPr="000F6414">
        <w:rPr>
          <w:rFonts w:ascii="Times New Roman" w:eastAsia="Times New Roman" w:hAnsi="Times New Roman" w:cs="Times New Roman"/>
          <w:kern w:val="0"/>
          <w:sz w:val="24"/>
          <w:szCs w:val="24"/>
          <w:highlight w:val="yellow"/>
          <w:lang w:eastAsia="fr-FR"/>
          <w14:ligatures w14:val="none"/>
        </w:rPr>
        <w:t xml:space="preserve">0% </w:t>
      </w:r>
      <w:r w:rsidR="00E96A29" w:rsidRPr="000F6414">
        <w:rPr>
          <w:rFonts w:ascii="Times New Roman" w:eastAsia="Times New Roman" w:hAnsi="Times New Roman" w:cs="Times New Roman"/>
          <w:kern w:val="0"/>
          <w:sz w:val="24"/>
          <w:szCs w:val="24"/>
          <w:highlight w:val="yellow"/>
          <w:lang w:eastAsia="fr-FR"/>
          <w14:ligatures w14:val="none"/>
        </w:rPr>
        <w:t>de [2 x 30 puntos])</w:t>
      </w:r>
      <w:r w:rsidRPr="000F6414">
        <w:rPr>
          <w:rFonts w:ascii="Times New Roman" w:eastAsia="Times New Roman" w:hAnsi="Times New Roman" w:cs="Times New Roman"/>
          <w:kern w:val="0"/>
          <w:sz w:val="24"/>
          <w:szCs w:val="24"/>
          <w:highlight w:val="yellow"/>
          <w:lang w:eastAsia="fr-FR"/>
          <w14:ligatures w14:val="none"/>
        </w:rPr>
        <w:t>.</w:t>
      </w:r>
    </w:p>
    <w:p w14:paraId="084887F3" w14:textId="4C09F630" w:rsidR="004F3024" w:rsidRDefault="00A64A01" w:rsidP="00EC091D">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1858C4">
        <w:rPr>
          <w:rFonts w:ascii="Times New Roman" w:eastAsia="Times New Roman" w:hAnsi="Times New Roman" w:cs="Times New Roman"/>
          <w:kern w:val="0"/>
          <w:sz w:val="24"/>
          <w:szCs w:val="24"/>
          <w:u w:val="single"/>
          <w:lang w:eastAsia="fr-FR"/>
          <w14:ligatures w14:val="none"/>
        </w:rPr>
        <w:t>Ejemplo 2</w:t>
      </w:r>
      <w:r w:rsidRPr="001858C4">
        <w:rPr>
          <w:rFonts w:ascii="Times New Roman" w:eastAsia="Times New Roman" w:hAnsi="Times New Roman" w:cs="Times New Roman"/>
          <w:kern w:val="0"/>
          <w:sz w:val="24"/>
          <w:szCs w:val="24"/>
          <w:lang w:eastAsia="fr-FR"/>
          <w14:ligatures w14:val="none"/>
        </w:rPr>
        <w:t xml:space="preserve">: </w:t>
      </w:r>
      <w:r w:rsidR="00E96A29">
        <w:rPr>
          <w:rFonts w:ascii="Times New Roman" w:eastAsia="Times New Roman" w:hAnsi="Times New Roman" w:cs="Times New Roman"/>
          <w:kern w:val="0"/>
          <w:sz w:val="24"/>
          <w:szCs w:val="24"/>
          <w:lang w:eastAsia="fr-FR"/>
          <w14:ligatures w14:val="none"/>
        </w:rPr>
        <w:t xml:space="preserve">en una de las tareas </w:t>
      </w:r>
      <w:r w:rsidRPr="001858C4">
        <w:rPr>
          <w:rFonts w:ascii="Times New Roman" w:eastAsia="Times New Roman" w:hAnsi="Times New Roman" w:cs="Times New Roman"/>
          <w:kern w:val="0"/>
          <w:sz w:val="24"/>
          <w:szCs w:val="24"/>
          <w:lang w:eastAsia="fr-FR"/>
          <w14:ligatures w14:val="none"/>
        </w:rPr>
        <w:t xml:space="preserve">usted decide asignar </w:t>
      </w:r>
      <w:r w:rsidR="00E96A29">
        <w:rPr>
          <w:rFonts w:ascii="Times New Roman" w:eastAsia="Times New Roman" w:hAnsi="Times New Roman" w:cs="Times New Roman"/>
          <w:kern w:val="0"/>
          <w:sz w:val="24"/>
          <w:szCs w:val="24"/>
          <w:lang w:eastAsia="fr-FR"/>
          <w14:ligatures w14:val="none"/>
        </w:rPr>
        <w:t>todos su</w:t>
      </w:r>
      <w:r w:rsidR="00E96A29" w:rsidRPr="001858C4">
        <w:rPr>
          <w:rFonts w:ascii="Times New Roman" w:eastAsia="Times New Roman" w:hAnsi="Times New Roman" w:cs="Times New Roman"/>
          <w:kern w:val="0"/>
          <w:sz w:val="24"/>
          <w:szCs w:val="24"/>
          <w:lang w:eastAsia="fr-FR"/>
          <w14:ligatures w14:val="none"/>
        </w:rPr>
        <w:t xml:space="preserve">s </w:t>
      </w:r>
      <w:r w:rsidRPr="001858C4">
        <w:rPr>
          <w:rFonts w:ascii="Times New Roman" w:eastAsia="Times New Roman" w:hAnsi="Times New Roman" w:cs="Times New Roman"/>
          <w:kern w:val="0"/>
          <w:sz w:val="24"/>
          <w:szCs w:val="24"/>
          <w:lang w:eastAsia="fr-FR"/>
          <w14:ligatures w14:val="none"/>
        </w:rPr>
        <w:t xml:space="preserve">20 puntos a la </w:t>
      </w:r>
      <w:r w:rsidR="00FE1649" w:rsidRPr="001858C4">
        <w:rPr>
          <w:rFonts w:ascii="Times New Roman" w:eastAsia="Times New Roman" w:hAnsi="Times New Roman" w:cs="Times New Roman"/>
          <w:kern w:val="0"/>
          <w:sz w:val="24"/>
          <w:szCs w:val="24"/>
          <w:lang w:eastAsia="fr-FR"/>
          <w14:ligatures w14:val="none"/>
        </w:rPr>
        <w:t>cuenta</w:t>
      </w:r>
      <w:r w:rsidR="00FE1649">
        <w:rPr>
          <w:rFonts w:ascii="Times New Roman" w:eastAsia="Times New Roman" w:hAnsi="Times New Roman" w:cs="Times New Roman"/>
          <w:kern w:val="0"/>
          <w:sz w:val="24"/>
          <w:szCs w:val="24"/>
          <w:lang w:eastAsia="fr-FR"/>
          <w14:ligatures w14:val="none"/>
        </w:rPr>
        <w:t xml:space="preserve"> </w:t>
      </w:r>
      <w:r w:rsidR="00FE1649" w:rsidRPr="001858C4">
        <w:rPr>
          <w:rFonts w:ascii="Times New Roman" w:eastAsia="Times New Roman" w:hAnsi="Times New Roman" w:cs="Times New Roman"/>
          <w:kern w:val="0"/>
          <w:sz w:val="24"/>
          <w:szCs w:val="24"/>
          <w:lang w:eastAsia="fr-FR"/>
          <w14:ligatures w14:val="none"/>
        </w:rPr>
        <w:t>grupal</w:t>
      </w:r>
      <w:r w:rsidRPr="001858C4">
        <w:rPr>
          <w:rFonts w:ascii="Times New Roman" w:eastAsia="Times New Roman" w:hAnsi="Times New Roman" w:cs="Times New Roman"/>
          <w:kern w:val="0"/>
          <w:sz w:val="24"/>
          <w:szCs w:val="24"/>
          <w:lang w:eastAsia="fr-FR"/>
          <w14:ligatures w14:val="none"/>
        </w:rPr>
        <w:t xml:space="preserve">, mientras que el otro </w:t>
      </w:r>
      <w:r w:rsidR="00E96A29">
        <w:rPr>
          <w:rFonts w:ascii="Times New Roman" w:eastAsia="Times New Roman" w:hAnsi="Times New Roman" w:cs="Times New Roman"/>
          <w:kern w:val="0"/>
          <w:sz w:val="24"/>
          <w:szCs w:val="24"/>
          <w:lang w:eastAsia="fr-FR"/>
          <w14:ligatures w14:val="none"/>
        </w:rPr>
        <w:t>trabajador</w:t>
      </w:r>
      <w:r w:rsidR="00E96A29" w:rsidRPr="001858C4">
        <w:rPr>
          <w:rFonts w:ascii="Times New Roman" w:eastAsia="Times New Roman" w:hAnsi="Times New Roman" w:cs="Times New Roman"/>
          <w:kern w:val="0"/>
          <w:sz w:val="24"/>
          <w:szCs w:val="24"/>
          <w:lang w:eastAsia="fr-FR"/>
          <w14:ligatures w14:val="none"/>
        </w:rPr>
        <w:t xml:space="preserve"> </w:t>
      </w:r>
      <w:r w:rsidRPr="001858C4">
        <w:rPr>
          <w:rFonts w:ascii="Times New Roman" w:eastAsia="Times New Roman" w:hAnsi="Times New Roman" w:cs="Times New Roman"/>
          <w:kern w:val="0"/>
          <w:sz w:val="24"/>
          <w:szCs w:val="24"/>
          <w:lang w:eastAsia="fr-FR"/>
          <w14:ligatures w14:val="none"/>
        </w:rPr>
        <w:t>asigna</w:t>
      </w:r>
      <w:r w:rsidR="00D0795C">
        <w:rPr>
          <w:rFonts w:ascii="Times New Roman" w:eastAsia="Times New Roman" w:hAnsi="Times New Roman" w:cs="Times New Roman"/>
          <w:kern w:val="0"/>
          <w:sz w:val="24"/>
          <w:szCs w:val="24"/>
          <w:lang w:eastAsia="fr-FR"/>
          <w14:ligatures w14:val="none"/>
        </w:rPr>
        <w:t xml:space="preserve"> todos</w:t>
      </w:r>
      <w:r w:rsidRPr="001858C4">
        <w:rPr>
          <w:rFonts w:ascii="Times New Roman" w:eastAsia="Times New Roman" w:hAnsi="Times New Roman" w:cs="Times New Roman"/>
          <w:kern w:val="0"/>
          <w:sz w:val="24"/>
          <w:szCs w:val="24"/>
          <w:lang w:eastAsia="fr-FR"/>
          <w14:ligatures w14:val="none"/>
        </w:rPr>
        <w:t xml:space="preserve"> </w:t>
      </w:r>
      <w:r w:rsidR="00E96A29">
        <w:rPr>
          <w:rFonts w:ascii="Times New Roman" w:eastAsia="Times New Roman" w:hAnsi="Times New Roman" w:cs="Times New Roman"/>
          <w:kern w:val="0"/>
          <w:sz w:val="24"/>
          <w:szCs w:val="24"/>
          <w:lang w:eastAsia="fr-FR"/>
          <w14:ligatures w14:val="none"/>
        </w:rPr>
        <w:t>sus 20 puntos a su propia cuenta privada</w:t>
      </w:r>
      <w:r w:rsidRPr="001858C4">
        <w:rPr>
          <w:rFonts w:ascii="Times New Roman" w:eastAsia="Times New Roman" w:hAnsi="Times New Roman" w:cs="Times New Roman"/>
          <w:kern w:val="0"/>
          <w:sz w:val="24"/>
          <w:szCs w:val="24"/>
          <w:lang w:eastAsia="fr-FR"/>
          <w14:ligatures w14:val="none"/>
        </w:rPr>
        <w:t xml:space="preserve">. </w:t>
      </w:r>
      <w:r w:rsidR="00E96A29">
        <w:rPr>
          <w:rFonts w:ascii="Times New Roman" w:eastAsia="Times New Roman" w:hAnsi="Times New Roman" w:cs="Times New Roman"/>
          <w:kern w:val="0"/>
          <w:sz w:val="24"/>
          <w:szCs w:val="24"/>
          <w:lang w:eastAsia="fr-FR"/>
          <w14:ligatures w14:val="none"/>
        </w:rPr>
        <w:t xml:space="preserve">En este caso, la cuenta </w:t>
      </w:r>
      <w:r w:rsidR="004F3024">
        <w:rPr>
          <w:rFonts w:ascii="Times New Roman" w:eastAsia="Times New Roman" w:hAnsi="Times New Roman" w:cs="Times New Roman"/>
          <w:kern w:val="0"/>
          <w:sz w:val="24"/>
          <w:szCs w:val="24"/>
          <w:lang w:eastAsia="fr-FR"/>
          <w14:ligatures w14:val="none"/>
        </w:rPr>
        <w:t xml:space="preserve">grupal </w:t>
      </w:r>
      <w:r w:rsidR="00E96A29">
        <w:rPr>
          <w:rFonts w:ascii="Times New Roman" w:eastAsia="Times New Roman" w:hAnsi="Times New Roman" w:cs="Times New Roman"/>
          <w:kern w:val="0"/>
          <w:sz w:val="24"/>
          <w:szCs w:val="24"/>
          <w:lang w:eastAsia="fr-FR"/>
          <w14:ligatures w14:val="none"/>
        </w:rPr>
        <w:t>tendrá 20 puntos (sus 20 puntos + 0 puntos del otro trabajador)</w:t>
      </w:r>
      <w:r w:rsidR="002900FF">
        <w:rPr>
          <w:rFonts w:ascii="Times New Roman" w:eastAsia="Times New Roman" w:hAnsi="Times New Roman" w:cs="Times New Roman"/>
          <w:kern w:val="0"/>
          <w:sz w:val="24"/>
          <w:szCs w:val="24"/>
          <w:lang w:eastAsia="fr-FR"/>
          <w14:ligatures w14:val="none"/>
        </w:rPr>
        <w:t>, antes de ser multiplicados por dos</w:t>
      </w:r>
      <w:r w:rsidR="00E96A29">
        <w:rPr>
          <w:rFonts w:ascii="Times New Roman" w:eastAsia="Times New Roman" w:hAnsi="Times New Roman" w:cs="Times New Roman"/>
          <w:kern w:val="0"/>
          <w:sz w:val="24"/>
          <w:szCs w:val="24"/>
          <w:lang w:eastAsia="fr-FR"/>
          <w14:ligatures w14:val="none"/>
        </w:rPr>
        <w:t>.</w:t>
      </w:r>
    </w:p>
    <w:p w14:paraId="52C7E936" w14:textId="481B65B8" w:rsidR="00A64A01" w:rsidRPr="001858C4" w:rsidRDefault="00A64A01" w:rsidP="00EC091D">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1858C4">
        <w:rPr>
          <w:rFonts w:ascii="Times New Roman" w:eastAsia="Times New Roman" w:hAnsi="Times New Roman" w:cs="Times New Roman"/>
          <w:kern w:val="0"/>
          <w:sz w:val="24"/>
          <w:szCs w:val="24"/>
          <w:lang w:eastAsia="fr-FR"/>
          <w14:ligatures w14:val="none"/>
        </w:rPr>
        <w:t xml:space="preserve">Si, por ejemplo, tanto usted como el </w:t>
      </w:r>
      <w:r w:rsidR="00E96A29">
        <w:rPr>
          <w:rFonts w:ascii="Times New Roman" w:eastAsia="Times New Roman" w:hAnsi="Times New Roman" w:cs="Times New Roman"/>
          <w:kern w:val="0"/>
          <w:sz w:val="24"/>
          <w:szCs w:val="24"/>
          <w:lang w:eastAsia="fr-FR"/>
          <w14:ligatures w14:val="none"/>
        </w:rPr>
        <w:t>otro trabajador tienen un</w:t>
      </w:r>
      <w:r w:rsidR="004F3024">
        <w:rPr>
          <w:rFonts w:ascii="Times New Roman" w:eastAsia="Times New Roman" w:hAnsi="Times New Roman" w:cs="Times New Roman"/>
          <w:kern w:val="0"/>
          <w:sz w:val="24"/>
          <w:szCs w:val="24"/>
          <w:lang w:eastAsia="fr-FR"/>
          <w14:ligatures w14:val="none"/>
        </w:rPr>
        <w:t xml:space="preserve"> porcentaje del</w:t>
      </w:r>
      <w:r w:rsidRPr="001858C4">
        <w:rPr>
          <w:rFonts w:ascii="Times New Roman" w:eastAsia="Times New Roman" w:hAnsi="Times New Roman" w:cs="Times New Roman"/>
          <w:kern w:val="0"/>
          <w:sz w:val="24"/>
          <w:szCs w:val="24"/>
          <w:lang w:eastAsia="fr-FR"/>
          <w14:ligatures w14:val="none"/>
        </w:rPr>
        <w:t xml:space="preserve"> 40% de la cuenta </w:t>
      </w:r>
      <w:r w:rsidR="004F3024">
        <w:rPr>
          <w:rFonts w:ascii="Times New Roman" w:eastAsia="Times New Roman" w:hAnsi="Times New Roman" w:cs="Times New Roman"/>
          <w:kern w:val="0"/>
          <w:sz w:val="24"/>
          <w:szCs w:val="24"/>
          <w:lang w:eastAsia="fr-FR"/>
          <w14:ligatures w14:val="none"/>
        </w:rPr>
        <w:t xml:space="preserve">grupal </w:t>
      </w:r>
      <w:r w:rsidR="00E96A29">
        <w:rPr>
          <w:rFonts w:ascii="Times New Roman" w:eastAsia="Times New Roman" w:hAnsi="Times New Roman" w:cs="Times New Roman"/>
          <w:kern w:val="0"/>
          <w:sz w:val="24"/>
          <w:szCs w:val="24"/>
          <w:lang w:eastAsia="fr-FR"/>
          <w14:ligatures w14:val="none"/>
        </w:rPr>
        <w:t xml:space="preserve">y el </w:t>
      </w:r>
      <w:r w:rsidRPr="001858C4">
        <w:rPr>
          <w:rFonts w:ascii="Times New Roman" w:eastAsia="Times New Roman" w:hAnsi="Times New Roman" w:cs="Times New Roman"/>
          <w:kern w:val="0"/>
          <w:sz w:val="24"/>
          <w:szCs w:val="24"/>
          <w:lang w:eastAsia="fr-FR"/>
          <w14:ligatures w14:val="none"/>
        </w:rPr>
        <w:t xml:space="preserve">gerente tiene </w:t>
      </w:r>
      <w:r w:rsidR="00E96A29">
        <w:rPr>
          <w:rFonts w:ascii="Times New Roman" w:eastAsia="Times New Roman" w:hAnsi="Times New Roman" w:cs="Times New Roman"/>
          <w:kern w:val="0"/>
          <w:sz w:val="24"/>
          <w:szCs w:val="24"/>
          <w:lang w:eastAsia="fr-FR"/>
          <w14:ligatures w14:val="none"/>
        </w:rPr>
        <w:t>un</w:t>
      </w:r>
      <w:r w:rsidR="00E96A29" w:rsidRPr="001858C4">
        <w:rPr>
          <w:rFonts w:ascii="Times New Roman" w:eastAsia="Times New Roman" w:hAnsi="Times New Roman" w:cs="Times New Roman"/>
          <w:kern w:val="0"/>
          <w:sz w:val="24"/>
          <w:szCs w:val="24"/>
          <w:lang w:eastAsia="fr-FR"/>
          <w14:ligatures w14:val="none"/>
        </w:rPr>
        <w:t xml:space="preserve"> </w:t>
      </w:r>
      <w:r w:rsidRPr="001858C4">
        <w:rPr>
          <w:rFonts w:ascii="Times New Roman" w:eastAsia="Times New Roman" w:hAnsi="Times New Roman" w:cs="Times New Roman"/>
          <w:kern w:val="0"/>
          <w:sz w:val="24"/>
          <w:szCs w:val="24"/>
          <w:lang w:eastAsia="fr-FR"/>
          <w14:ligatures w14:val="none"/>
        </w:rPr>
        <w:t xml:space="preserve">20%, </w:t>
      </w:r>
      <w:del w:id="110" w:author="Mercedes Ines Fevre Obarrio" w:date="2024-09-04T10:21:00Z" w16du:dateUtc="2024-09-04T08:21:00Z">
        <w:r w:rsidRPr="001858C4" w:rsidDel="00573BB0">
          <w:rPr>
            <w:rFonts w:ascii="Times New Roman" w:eastAsia="Times New Roman" w:hAnsi="Times New Roman" w:cs="Times New Roman"/>
            <w:kern w:val="0"/>
            <w:sz w:val="24"/>
            <w:szCs w:val="24"/>
            <w:lang w:eastAsia="fr-FR"/>
            <w14:ligatures w14:val="none"/>
          </w:rPr>
          <w:delText xml:space="preserve">sus </w:delText>
        </w:r>
        <w:commentRangeStart w:id="111"/>
        <w:r w:rsidRPr="001858C4" w:rsidDel="00573BB0">
          <w:rPr>
            <w:rFonts w:ascii="Times New Roman" w:eastAsia="Times New Roman" w:hAnsi="Times New Roman" w:cs="Times New Roman"/>
            <w:kern w:val="0"/>
            <w:sz w:val="24"/>
            <w:szCs w:val="24"/>
            <w:lang w:eastAsia="fr-FR"/>
            <w14:ligatures w14:val="none"/>
          </w:rPr>
          <w:delText>ganancias</w:delText>
        </w:r>
      </w:del>
      <w:commentRangeEnd w:id="111"/>
      <w:r w:rsidR="00573BB0">
        <w:rPr>
          <w:rStyle w:val="CommentReference"/>
        </w:rPr>
        <w:commentReference w:id="111"/>
      </w:r>
      <w:del w:id="112" w:author="Mercedes Ines Fevre Obarrio" w:date="2024-09-04T10:21:00Z" w16du:dateUtc="2024-09-04T08:21:00Z">
        <w:r w:rsidRPr="001858C4" w:rsidDel="00573BB0">
          <w:rPr>
            <w:rFonts w:ascii="Times New Roman" w:eastAsia="Times New Roman" w:hAnsi="Times New Roman" w:cs="Times New Roman"/>
            <w:kern w:val="0"/>
            <w:sz w:val="24"/>
            <w:szCs w:val="24"/>
            <w:lang w:eastAsia="fr-FR"/>
            <w14:ligatures w14:val="none"/>
          </w:rPr>
          <w:delText xml:space="preserve"> </w:delText>
        </w:r>
      </w:del>
      <w:ins w:id="113" w:author="Mercedes Ines Fevre Obarrio" w:date="2024-09-04T10:21:00Z" w16du:dateUtc="2024-09-04T08:21:00Z">
        <w:r w:rsidR="00573BB0">
          <w:rPr>
            <w:rFonts w:ascii="Times New Roman" w:eastAsia="Times New Roman" w:hAnsi="Times New Roman" w:cs="Times New Roman"/>
            <w:kern w:val="0"/>
            <w:sz w:val="24"/>
            <w:szCs w:val="24"/>
            <w:lang w:eastAsia="fr-FR"/>
            <w14:ligatures w14:val="none"/>
          </w:rPr>
          <w:t xml:space="preserve">el resultado sería </w:t>
        </w:r>
      </w:ins>
      <w:r w:rsidR="00E96A29">
        <w:rPr>
          <w:rFonts w:ascii="Times New Roman" w:eastAsia="Times New Roman" w:hAnsi="Times New Roman" w:cs="Times New Roman"/>
          <w:kern w:val="0"/>
          <w:sz w:val="24"/>
          <w:szCs w:val="24"/>
          <w:lang w:eastAsia="fr-FR"/>
          <w14:ligatures w14:val="none"/>
        </w:rPr>
        <w:t>para esta tarea</w:t>
      </w:r>
      <w:r w:rsidR="00E96A29" w:rsidRPr="001858C4">
        <w:rPr>
          <w:rFonts w:ascii="Times New Roman" w:eastAsia="Times New Roman" w:hAnsi="Times New Roman" w:cs="Times New Roman"/>
          <w:kern w:val="0"/>
          <w:sz w:val="24"/>
          <w:szCs w:val="24"/>
          <w:lang w:eastAsia="fr-FR"/>
          <w14:ligatures w14:val="none"/>
        </w:rPr>
        <w:t xml:space="preserve"> </w:t>
      </w:r>
      <w:r w:rsidRPr="001858C4">
        <w:rPr>
          <w:rFonts w:ascii="Times New Roman" w:eastAsia="Times New Roman" w:hAnsi="Times New Roman" w:cs="Times New Roman"/>
          <w:kern w:val="0"/>
          <w:sz w:val="24"/>
          <w:szCs w:val="24"/>
          <w:lang w:eastAsia="fr-FR"/>
          <w14:ligatures w14:val="none"/>
        </w:rPr>
        <w:t>sería</w:t>
      </w:r>
      <w:del w:id="114" w:author="Mercedes Ines Fevre Obarrio" w:date="2024-09-04T10:22:00Z" w16du:dateUtc="2024-09-04T08:22:00Z">
        <w:r w:rsidRPr="001858C4" w:rsidDel="00573BB0">
          <w:rPr>
            <w:rFonts w:ascii="Times New Roman" w:eastAsia="Times New Roman" w:hAnsi="Times New Roman" w:cs="Times New Roman"/>
            <w:kern w:val="0"/>
            <w:sz w:val="24"/>
            <w:szCs w:val="24"/>
            <w:lang w:eastAsia="fr-FR"/>
            <w14:ligatures w14:val="none"/>
          </w:rPr>
          <w:delText>n</w:delText>
        </w:r>
      </w:del>
      <w:r w:rsidRPr="001858C4">
        <w:rPr>
          <w:rFonts w:ascii="Times New Roman" w:eastAsia="Times New Roman" w:hAnsi="Times New Roman" w:cs="Times New Roman"/>
          <w:kern w:val="0"/>
          <w:sz w:val="24"/>
          <w:szCs w:val="24"/>
          <w:lang w:eastAsia="fr-FR"/>
          <w14:ligatures w14:val="none"/>
        </w:rPr>
        <w:t>:</w:t>
      </w:r>
    </w:p>
    <w:p w14:paraId="5A4AAB36" w14:textId="5702157B" w:rsidR="00A64A01" w:rsidRPr="001858C4" w:rsidRDefault="00A64A01" w:rsidP="00EC091D">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del w:id="115" w:author="Mercedes Ines Fevre Obarrio" w:date="2024-09-04T10:22:00Z" w16du:dateUtc="2024-09-04T08:22:00Z">
        <w:r w:rsidRPr="001858C4" w:rsidDel="00573BB0">
          <w:rPr>
            <w:rFonts w:ascii="Times New Roman" w:eastAsia="Times New Roman" w:hAnsi="Times New Roman" w:cs="Times New Roman"/>
            <w:kern w:val="0"/>
            <w:sz w:val="24"/>
            <w:szCs w:val="24"/>
            <w:lang w:eastAsia="fr-FR"/>
            <w14:ligatures w14:val="none"/>
          </w:rPr>
          <w:delText xml:space="preserve">Ganancias </w:delText>
        </w:r>
      </w:del>
      <w:ins w:id="116" w:author="Mercedes Ines Fevre Obarrio" w:date="2024-09-04T11:08:00Z" w16du:dateUtc="2024-09-04T09:08:00Z">
        <w:r w:rsidR="00196F62">
          <w:rPr>
            <w:rFonts w:ascii="Times New Roman" w:eastAsia="Times New Roman" w:hAnsi="Times New Roman" w:cs="Times New Roman"/>
            <w:kern w:val="0"/>
            <w:sz w:val="24"/>
            <w:szCs w:val="24"/>
            <w:lang w:eastAsia="fr-FR"/>
            <w14:ligatures w14:val="none"/>
          </w:rPr>
          <w:t>Sus p</w:t>
        </w:r>
      </w:ins>
      <w:commentRangeStart w:id="117"/>
      <w:ins w:id="118" w:author="Mercedes Ines Fevre Obarrio" w:date="2024-09-04T10:22:00Z" w16du:dateUtc="2024-09-04T08:22:00Z">
        <w:r w:rsidR="00573BB0">
          <w:rPr>
            <w:rFonts w:ascii="Times New Roman" w:eastAsia="Times New Roman" w:hAnsi="Times New Roman" w:cs="Times New Roman"/>
            <w:kern w:val="0"/>
            <w:sz w:val="24"/>
            <w:szCs w:val="24"/>
            <w:lang w:eastAsia="fr-FR"/>
            <w14:ligatures w14:val="none"/>
          </w:rPr>
          <w:t>untos</w:t>
        </w:r>
        <w:commentRangeEnd w:id="117"/>
        <w:r w:rsidR="00573BB0">
          <w:rPr>
            <w:rStyle w:val="CommentReference"/>
          </w:rPr>
          <w:commentReference w:id="117"/>
        </w:r>
        <w:r w:rsidR="00573BB0" w:rsidRPr="001858C4">
          <w:rPr>
            <w:rFonts w:ascii="Times New Roman" w:eastAsia="Times New Roman" w:hAnsi="Times New Roman" w:cs="Times New Roman"/>
            <w:kern w:val="0"/>
            <w:sz w:val="24"/>
            <w:szCs w:val="24"/>
            <w:lang w:eastAsia="fr-FR"/>
            <w14:ligatures w14:val="none"/>
          </w:rPr>
          <w:t xml:space="preserve"> </w:t>
        </w:r>
      </w:ins>
      <w:r w:rsidRPr="001858C4">
        <w:rPr>
          <w:rFonts w:ascii="Times New Roman" w:eastAsia="Times New Roman" w:hAnsi="Times New Roman" w:cs="Times New Roman"/>
          <w:kern w:val="0"/>
          <w:sz w:val="24"/>
          <w:szCs w:val="24"/>
          <w:lang w:eastAsia="fr-FR"/>
          <w14:ligatures w14:val="none"/>
        </w:rPr>
        <w:t xml:space="preserve">de su cuenta </w:t>
      </w:r>
      <w:r w:rsidRPr="00363AD7">
        <w:rPr>
          <w:rFonts w:ascii="Times New Roman" w:eastAsia="Times New Roman" w:hAnsi="Times New Roman" w:cs="Times New Roman"/>
          <w:kern w:val="0"/>
          <w:sz w:val="24"/>
          <w:szCs w:val="24"/>
          <w:lang w:eastAsia="fr-FR"/>
          <w14:ligatures w14:val="none"/>
        </w:rPr>
        <w:t>privada</w:t>
      </w:r>
      <w:r w:rsidRPr="001858C4">
        <w:rPr>
          <w:rFonts w:ascii="Times New Roman" w:eastAsia="Times New Roman" w:hAnsi="Times New Roman" w:cs="Times New Roman"/>
          <w:kern w:val="0"/>
          <w:sz w:val="24"/>
          <w:szCs w:val="24"/>
          <w:lang w:eastAsia="fr-FR"/>
          <w14:ligatures w14:val="none"/>
        </w:rPr>
        <w:t>: 0 puntos</w:t>
      </w:r>
    </w:p>
    <w:p w14:paraId="7D971459" w14:textId="0216C4ED" w:rsidR="00A64A01" w:rsidRPr="001858C4" w:rsidRDefault="00A64A01" w:rsidP="00EC091D">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del w:id="119" w:author="Mercedes Ines Fevre Obarrio" w:date="2024-09-04T10:22:00Z" w16du:dateUtc="2024-09-04T08:22:00Z">
        <w:r w:rsidRPr="001858C4" w:rsidDel="00573BB0">
          <w:rPr>
            <w:rFonts w:ascii="Times New Roman" w:eastAsia="Times New Roman" w:hAnsi="Times New Roman" w:cs="Times New Roman"/>
            <w:kern w:val="0"/>
            <w:sz w:val="24"/>
            <w:szCs w:val="24"/>
            <w:lang w:eastAsia="fr-FR"/>
            <w14:ligatures w14:val="none"/>
          </w:rPr>
          <w:delText>Ganancias</w:delText>
        </w:r>
      </w:del>
      <w:ins w:id="120" w:author="Mercedes Ines Fevre Obarrio" w:date="2024-09-04T11:08:00Z" w16du:dateUtc="2024-09-04T09:08:00Z">
        <w:r w:rsidR="00196F62">
          <w:rPr>
            <w:rFonts w:ascii="Times New Roman" w:eastAsia="Times New Roman" w:hAnsi="Times New Roman" w:cs="Times New Roman"/>
            <w:kern w:val="0"/>
            <w:sz w:val="24"/>
            <w:szCs w:val="24"/>
            <w:lang w:eastAsia="fr-FR"/>
            <w14:ligatures w14:val="none"/>
          </w:rPr>
          <w:t xml:space="preserve">Sus </w:t>
        </w:r>
      </w:ins>
      <w:del w:id="121" w:author="Mercedes Ines Fevre Obarrio" w:date="2024-09-04T10:22:00Z" w16du:dateUtc="2024-09-04T08:22:00Z">
        <w:r w:rsidRPr="001858C4" w:rsidDel="00573BB0">
          <w:rPr>
            <w:rFonts w:ascii="Times New Roman" w:eastAsia="Times New Roman" w:hAnsi="Times New Roman" w:cs="Times New Roman"/>
            <w:kern w:val="0"/>
            <w:sz w:val="24"/>
            <w:szCs w:val="24"/>
            <w:lang w:eastAsia="fr-FR"/>
            <w14:ligatures w14:val="none"/>
          </w:rPr>
          <w:delText xml:space="preserve"> </w:delText>
        </w:r>
      </w:del>
      <w:ins w:id="122" w:author="Mercedes Ines Fevre Obarrio" w:date="2024-09-04T11:08:00Z" w16du:dateUtc="2024-09-04T09:08:00Z">
        <w:r w:rsidR="00196F62">
          <w:rPr>
            <w:rFonts w:ascii="Times New Roman" w:eastAsia="Times New Roman" w:hAnsi="Times New Roman" w:cs="Times New Roman"/>
            <w:kern w:val="0"/>
            <w:sz w:val="24"/>
            <w:szCs w:val="24"/>
            <w:lang w:eastAsia="fr-FR"/>
            <w14:ligatures w14:val="none"/>
          </w:rPr>
          <w:t>puntos</w:t>
        </w:r>
      </w:ins>
      <w:commentRangeStart w:id="123"/>
      <w:commentRangeEnd w:id="123"/>
      <w:ins w:id="124" w:author="Mercedes Ines Fevre Obarrio" w:date="2024-09-04T10:22:00Z" w16du:dateUtc="2024-09-04T08:22:00Z">
        <w:r w:rsidR="00573BB0">
          <w:rPr>
            <w:rStyle w:val="CommentReference"/>
          </w:rPr>
          <w:commentReference w:id="123"/>
        </w:r>
        <w:r w:rsidR="00573BB0" w:rsidRPr="001858C4">
          <w:rPr>
            <w:rFonts w:ascii="Times New Roman" w:eastAsia="Times New Roman" w:hAnsi="Times New Roman" w:cs="Times New Roman"/>
            <w:kern w:val="0"/>
            <w:sz w:val="24"/>
            <w:szCs w:val="24"/>
            <w:lang w:eastAsia="fr-FR"/>
            <w14:ligatures w14:val="none"/>
          </w:rPr>
          <w:t xml:space="preserve"> </w:t>
        </w:r>
      </w:ins>
      <w:r w:rsidRPr="001858C4">
        <w:rPr>
          <w:rFonts w:ascii="Times New Roman" w:eastAsia="Times New Roman" w:hAnsi="Times New Roman" w:cs="Times New Roman"/>
          <w:kern w:val="0"/>
          <w:sz w:val="24"/>
          <w:szCs w:val="24"/>
          <w:lang w:eastAsia="fr-FR"/>
          <w14:ligatures w14:val="none"/>
        </w:rPr>
        <w:t xml:space="preserve">de </w:t>
      </w:r>
      <w:r w:rsidR="00E91881">
        <w:rPr>
          <w:rFonts w:ascii="Times New Roman" w:eastAsia="Times New Roman" w:hAnsi="Times New Roman" w:cs="Times New Roman"/>
          <w:kern w:val="0"/>
          <w:sz w:val="24"/>
          <w:szCs w:val="24"/>
          <w:lang w:eastAsia="fr-FR"/>
          <w14:ligatures w14:val="none"/>
        </w:rPr>
        <w:t>la</w:t>
      </w:r>
      <w:ins w:id="125" w:author="CORGNET Brice" w:date="2024-08-22T15:39:00Z">
        <w:r w:rsidR="00E91881">
          <w:rPr>
            <w:rFonts w:ascii="Times New Roman" w:eastAsia="Times New Roman" w:hAnsi="Times New Roman" w:cs="Times New Roman"/>
            <w:kern w:val="0"/>
            <w:sz w:val="24"/>
            <w:szCs w:val="24"/>
            <w:lang w:eastAsia="fr-FR"/>
            <w14:ligatures w14:val="none"/>
          </w:rPr>
          <w:t xml:space="preserve"> </w:t>
        </w:r>
      </w:ins>
      <w:r w:rsidRPr="001858C4">
        <w:rPr>
          <w:rFonts w:ascii="Times New Roman" w:eastAsia="Times New Roman" w:hAnsi="Times New Roman" w:cs="Times New Roman"/>
          <w:kern w:val="0"/>
          <w:sz w:val="24"/>
          <w:szCs w:val="24"/>
          <w:lang w:eastAsia="fr-FR"/>
          <w14:ligatures w14:val="none"/>
        </w:rPr>
        <w:t xml:space="preserve">cuenta grupal: </w:t>
      </w:r>
      <w:r w:rsidR="00E96A29">
        <w:rPr>
          <w:rFonts w:ascii="Times New Roman" w:eastAsia="Times New Roman" w:hAnsi="Times New Roman" w:cs="Times New Roman"/>
          <w:kern w:val="0"/>
          <w:sz w:val="24"/>
          <w:szCs w:val="24"/>
          <w:lang w:eastAsia="fr-FR"/>
          <w14:ligatures w14:val="none"/>
        </w:rPr>
        <w:t xml:space="preserve">16 puntos (= </w:t>
      </w:r>
      <w:r w:rsidR="00E96A29" w:rsidRPr="001858C4">
        <w:rPr>
          <w:rFonts w:ascii="Times New Roman" w:eastAsia="Times New Roman" w:hAnsi="Times New Roman" w:cs="Times New Roman"/>
          <w:kern w:val="0"/>
          <w:sz w:val="24"/>
          <w:szCs w:val="24"/>
          <w:lang w:eastAsia="fr-FR"/>
          <w14:ligatures w14:val="none"/>
        </w:rPr>
        <w:t xml:space="preserve">40% de </w:t>
      </w:r>
      <w:r w:rsidR="00E96A29">
        <w:rPr>
          <w:rFonts w:ascii="Times New Roman" w:eastAsia="Times New Roman" w:hAnsi="Times New Roman" w:cs="Times New Roman"/>
          <w:kern w:val="0"/>
          <w:sz w:val="24"/>
          <w:szCs w:val="24"/>
          <w:lang w:eastAsia="fr-FR"/>
          <w14:ligatures w14:val="none"/>
        </w:rPr>
        <w:t>[</w:t>
      </w:r>
      <w:r w:rsidR="00E96A29" w:rsidRPr="001858C4">
        <w:rPr>
          <w:rFonts w:ascii="Times New Roman" w:eastAsia="Times New Roman" w:hAnsi="Times New Roman" w:cs="Times New Roman"/>
          <w:kern w:val="0"/>
          <w:sz w:val="24"/>
          <w:szCs w:val="24"/>
          <w:lang w:eastAsia="fr-FR"/>
          <w14:ligatures w14:val="none"/>
        </w:rPr>
        <w:t xml:space="preserve">2 </w:t>
      </w:r>
      <w:r w:rsidR="00E96A29">
        <w:rPr>
          <w:rFonts w:ascii="Times New Roman" w:eastAsia="Times New Roman" w:hAnsi="Times New Roman" w:cs="Times New Roman"/>
          <w:kern w:val="0"/>
          <w:sz w:val="24"/>
          <w:szCs w:val="24"/>
          <w:lang w:eastAsia="fr-FR"/>
          <w14:ligatures w14:val="none"/>
        </w:rPr>
        <w:t>x</w:t>
      </w:r>
      <w:r w:rsidR="00E96A29" w:rsidRPr="001858C4">
        <w:rPr>
          <w:rFonts w:ascii="Times New Roman" w:eastAsia="Times New Roman" w:hAnsi="Times New Roman" w:cs="Times New Roman"/>
          <w:kern w:val="0"/>
          <w:sz w:val="24"/>
          <w:szCs w:val="24"/>
          <w:lang w:eastAsia="fr-FR"/>
          <w14:ligatures w14:val="none"/>
        </w:rPr>
        <w:t xml:space="preserve"> </w:t>
      </w:r>
      <w:r w:rsidR="00E96A29">
        <w:rPr>
          <w:rFonts w:ascii="Times New Roman" w:eastAsia="Times New Roman" w:hAnsi="Times New Roman" w:cs="Times New Roman"/>
          <w:kern w:val="0"/>
          <w:sz w:val="24"/>
          <w:szCs w:val="24"/>
          <w:lang w:eastAsia="fr-FR"/>
          <w14:ligatures w14:val="none"/>
        </w:rPr>
        <w:t>2</w:t>
      </w:r>
      <w:r w:rsidR="00E96A29" w:rsidRPr="001858C4">
        <w:rPr>
          <w:rFonts w:ascii="Times New Roman" w:eastAsia="Times New Roman" w:hAnsi="Times New Roman" w:cs="Times New Roman"/>
          <w:kern w:val="0"/>
          <w:sz w:val="24"/>
          <w:szCs w:val="24"/>
          <w:lang w:eastAsia="fr-FR"/>
          <w14:ligatures w14:val="none"/>
        </w:rPr>
        <w:t>0 puntos</w:t>
      </w:r>
      <w:r w:rsidR="00E96A29">
        <w:rPr>
          <w:rFonts w:ascii="Times New Roman" w:eastAsia="Times New Roman" w:hAnsi="Times New Roman" w:cs="Times New Roman"/>
          <w:kern w:val="0"/>
          <w:sz w:val="24"/>
          <w:szCs w:val="24"/>
          <w:lang w:eastAsia="fr-FR"/>
          <w14:ligatures w14:val="none"/>
        </w:rPr>
        <w:t>])</w:t>
      </w:r>
      <w:r w:rsidR="00E96A29" w:rsidRPr="001858C4" w:rsidDel="00E96A29">
        <w:rPr>
          <w:rFonts w:ascii="Times New Roman" w:eastAsia="Times New Roman" w:hAnsi="Times New Roman" w:cs="Times New Roman"/>
          <w:kern w:val="0"/>
          <w:sz w:val="24"/>
          <w:szCs w:val="24"/>
          <w:lang w:eastAsia="fr-FR"/>
          <w14:ligatures w14:val="none"/>
        </w:rPr>
        <w:t xml:space="preserve"> </w:t>
      </w:r>
    </w:p>
    <w:p w14:paraId="27F4A374" w14:textId="73C601EC" w:rsidR="00A64A01" w:rsidRPr="00295484" w:rsidRDefault="00A64A01" w:rsidP="00EC091D">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val="fr-FR" w:eastAsia="fr-FR"/>
          <w14:ligatures w14:val="none"/>
        </w:rPr>
      </w:pPr>
      <w:del w:id="126" w:author="Mercedes Ines Fevre Obarrio" w:date="2024-09-04T10:23:00Z" w16du:dateUtc="2024-09-04T08:23:00Z">
        <w:r w:rsidRPr="00295484" w:rsidDel="00573BB0">
          <w:rPr>
            <w:rFonts w:ascii="Times New Roman" w:eastAsia="Times New Roman" w:hAnsi="Times New Roman" w:cs="Times New Roman"/>
            <w:kern w:val="0"/>
            <w:sz w:val="24"/>
            <w:szCs w:val="24"/>
            <w:lang w:val="fr-FR" w:eastAsia="fr-FR"/>
            <w14:ligatures w14:val="none"/>
          </w:rPr>
          <w:delText>Total</w:delText>
        </w:r>
      </w:del>
      <w:ins w:id="127" w:author="Mercedes Ines Fevre Obarrio" w:date="2024-09-04T10:23:00Z" w16du:dateUtc="2024-09-04T08:23:00Z">
        <w:r w:rsidR="00573BB0">
          <w:rPr>
            <w:rFonts w:ascii="Times New Roman" w:eastAsia="Times New Roman" w:hAnsi="Times New Roman" w:cs="Times New Roman"/>
            <w:kern w:val="0"/>
            <w:sz w:val="24"/>
            <w:szCs w:val="24"/>
            <w:highlight w:val="yellow"/>
            <w:lang w:val="fr-FR" w:eastAsia="fr-FR"/>
            <w14:ligatures w14:val="none"/>
          </w:rPr>
          <w:t xml:space="preserve">Sus </w:t>
        </w:r>
        <w:proofErr w:type="spellStart"/>
        <w:r w:rsidR="00573BB0">
          <w:rPr>
            <w:rFonts w:ascii="Times New Roman" w:eastAsia="Times New Roman" w:hAnsi="Times New Roman" w:cs="Times New Roman"/>
            <w:kern w:val="0"/>
            <w:sz w:val="24"/>
            <w:szCs w:val="24"/>
            <w:highlight w:val="yellow"/>
            <w:lang w:val="fr-FR" w:eastAsia="fr-FR"/>
            <w14:ligatures w14:val="none"/>
          </w:rPr>
          <w:t>puntos</w:t>
        </w:r>
        <w:proofErr w:type="spellEnd"/>
        <w:r w:rsidR="00573BB0">
          <w:rPr>
            <w:rFonts w:ascii="Times New Roman" w:eastAsia="Times New Roman" w:hAnsi="Times New Roman" w:cs="Times New Roman"/>
            <w:kern w:val="0"/>
            <w:sz w:val="24"/>
            <w:szCs w:val="24"/>
            <w:highlight w:val="yellow"/>
            <w:lang w:val="fr-FR" w:eastAsia="fr-FR"/>
            <w14:ligatures w14:val="none"/>
          </w:rPr>
          <w:t xml:space="preserve"> </w:t>
        </w:r>
        <w:proofErr w:type="gramStart"/>
        <w:r w:rsidR="00573BB0">
          <w:rPr>
            <w:rFonts w:ascii="Times New Roman" w:eastAsia="Times New Roman" w:hAnsi="Times New Roman" w:cs="Times New Roman"/>
            <w:kern w:val="0"/>
            <w:sz w:val="24"/>
            <w:szCs w:val="24"/>
            <w:highlight w:val="yellow"/>
            <w:lang w:val="fr-FR" w:eastAsia="fr-FR"/>
            <w14:ligatures w14:val="none"/>
          </w:rPr>
          <w:t>totales</w:t>
        </w:r>
      </w:ins>
      <w:r w:rsidRPr="00295484">
        <w:rPr>
          <w:rFonts w:ascii="Times New Roman" w:eastAsia="Times New Roman" w:hAnsi="Times New Roman" w:cs="Times New Roman"/>
          <w:kern w:val="0"/>
          <w:sz w:val="24"/>
          <w:szCs w:val="24"/>
          <w:lang w:val="fr-FR" w:eastAsia="fr-FR"/>
          <w14:ligatures w14:val="none"/>
        </w:rPr>
        <w:t>:</w:t>
      </w:r>
      <w:proofErr w:type="gramEnd"/>
      <w:r w:rsidRPr="00295484">
        <w:rPr>
          <w:rFonts w:ascii="Times New Roman" w:eastAsia="Times New Roman" w:hAnsi="Times New Roman" w:cs="Times New Roman"/>
          <w:kern w:val="0"/>
          <w:sz w:val="24"/>
          <w:szCs w:val="24"/>
          <w:lang w:val="fr-FR" w:eastAsia="fr-FR"/>
          <w14:ligatures w14:val="none"/>
        </w:rPr>
        <w:t xml:space="preserve"> 16 </w:t>
      </w:r>
      <w:proofErr w:type="spellStart"/>
      <w:r w:rsidRPr="00295484">
        <w:rPr>
          <w:rFonts w:ascii="Times New Roman" w:eastAsia="Times New Roman" w:hAnsi="Times New Roman" w:cs="Times New Roman"/>
          <w:kern w:val="0"/>
          <w:sz w:val="24"/>
          <w:szCs w:val="24"/>
          <w:lang w:val="fr-FR" w:eastAsia="fr-FR"/>
          <w14:ligatures w14:val="none"/>
        </w:rPr>
        <w:t>puntos</w:t>
      </w:r>
      <w:proofErr w:type="spellEnd"/>
    </w:p>
    <w:p w14:paraId="6F2F5C33" w14:textId="1B9B4891" w:rsidR="00A64A01" w:rsidRPr="001858C4" w:rsidRDefault="00E96A29" w:rsidP="00EC091D">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Según </w:t>
      </w:r>
      <w:r w:rsidR="00A64A01" w:rsidRPr="001858C4">
        <w:rPr>
          <w:rFonts w:ascii="Times New Roman" w:eastAsia="Times New Roman" w:hAnsi="Times New Roman" w:cs="Times New Roman"/>
          <w:kern w:val="0"/>
          <w:sz w:val="24"/>
          <w:szCs w:val="24"/>
          <w:lang w:eastAsia="fr-FR"/>
          <w14:ligatures w14:val="none"/>
        </w:rPr>
        <w:t xml:space="preserve">el mismo razonamiento, </w:t>
      </w:r>
      <w:r w:rsidR="00A64A01">
        <w:rPr>
          <w:rFonts w:ascii="Times New Roman" w:eastAsia="Times New Roman" w:hAnsi="Times New Roman" w:cs="Times New Roman"/>
          <w:kern w:val="0"/>
          <w:sz w:val="24"/>
          <w:szCs w:val="24"/>
          <w:lang w:eastAsia="fr-FR"/>
          <w14:ligatures w14:val="none"/>
        </w:rPr>
        <w:t>el</w:t>
      </w:r>
      <w:r w:rsidR="00A64A01" w:rsidRPr="001858C4">
        <w:rPr>
          <w:rFonts w:ascii="Times New Roman" w:eastAsia="Times New Roman" w:hAnsi="Times New Roman" w:cs="Times New Roman"/>
          <w:kern w:val="0"/>
          <w:sz w:val="24"/>
          <w:szCs w:val="24"/>
          <w:lang w:eastAsia="fr-FR"/>
          <w14:ligatures w14:val="none"/>
        </w:rPr>
        <w:t xml:space="preserve"> </w:t>
      </w:r>
      <w:r>
        <w:rPr>
          <w:rFonts w:ascii="Times New Roman" w:eastAsia="Times New Roman" w:hAnsi="Times New Roman" w:cs="Times New Roman"/>
          <w:kern w:val="0"/>
          <w:sz w:val="24"/>
          <w:szCs w:val="24"/>
          <w:lang w:eastAsia="fr-FR"/>
          <w14:ligatures w14:val="none"/>
        </w:rPr>
        <w:t>otro t</w:t>
      </w:r>
      <w:r w:rsidR="004F3024">
        <w:rPr>
          <w:rFonts w:ascii="Times New Roman" w:eastAsia="Times New Roman" w:hAnsi="Times New Roman" w:cs="Times New Roman"/>
          <w:kern w:val="0"/>
          <w:sz w:val="24"/>
          <w:szCs w:val="24"/>
          <w:lang w:eastAsia="fr-FR"/>
          <w14:ligatures w14:val="none"/>
        </w:rPr>
        <w:t>r</w:t>
      </w:r>
      <w:r>
        <w:rPr>
          <w:rFonts w:ascii="Times New Roman" w:eastAsia="Times New Roman" w:hAnsi="Times New Roman" w:cs="Times New Roman"/>
          <w:kern w:val="0"/>
          <w:sz w:val="24"/>
          <w:szCs w:val="24"/>
          <w:lang w:eastAsia="fr-FR"/>
          <w14:ligatures w14:val="none"/>
        </w:rPr>
        <w:t xml:space="preserve">abajador ganaría </w:t>
      </w:r>
      <w:r w:rsidR="00A64A01" w:rsidRPr="001858C4">
        <w:rPr>
          <w:rFonts w:ascii="Times New Roman" w:eastAsia="Times New Roman" w:hAnsi="Times New Roman" w:cs="Times New Roman"/>
          <w:kern w:val="0"/>
          <w:sz w:val="24"/>
          <w:szCs w:val="24"/>
          <w:lang w:eastAsia="fr-FR"/>
          <w14:ligatures w14:val="none"/>
        </w:rPr>
        <w:t>36 puntos (</w:t>
      </w:r>
      <w:r>
        <w:rPr>
          <w:rFonts w:ascii="Times New Roman" w:eastAsia="Times New Roman" w:hAnsi="Times New Roman" w:cs="Times New Roman"/>
          <w:kern w:val="0"/>
          <w:sz w:val="24"/>
          <w:szCs w:val="24"/>
          <w:lang w:eastAsia="fr-FR"/>
          <w14:ligatures w14:val="none"/>
        </w:rPr>
        <w:t>=</w:t>
      </w:r>
      <w:r w:rsidR="00A64A01" w:rsidRPr="001858C4">
        <w:rPr>
          <w:rFonts w:ascii="Times New Roman" w:eastAsia="Times New Roman" w:hAnsi="Times New Roman" w:cs="Times New Roman"/>
          <w:kern w:val="0"/>
          <w:sz w:val="24"/>
          <w:szCs w:val="24"/>
          <w:lang w:eastAsia="fr-FR"/>
          <w14:ligatures w14:val="none"/>
        </w:rPr>
        <w:t xml:space="preserve">20 </w:t>
      </w:r>
      <w:r w:rsidR="004F3024">
        <w:rPr>
          <w:rFonts w:ascii="Times New Roman" w:eastAsia="Times New Roman" w:hAnsi="Times New Roman" w:cs="Times New Roman"/>
          <w:kern w:val="0"/>
          <w:sz w:val="24"/>
          <w:szCs w:val="24"/>
          <w:lang w:eastAsia="fr-FR"/>
          <w14:ligatures w14:val="none"/>
        </w:rPr>
        <w:t xml:space="preserve">puntos </w:t>
      </w:r>
      <w:r w:rsidR="00A64A01" w:rsidRPr="001858C4">
        <w:rPr>
          <w:rFonts w:ascii="Times New Roman" w:eastAsia="Times New Roman" w:hAnsi="Times New Roman" w:cs="Times New Roman"/>
          <w:kern w:val="0"/>
          <w:sz w:val="24"/>
          <w:szCs w:val="24"/>
          <w:lang w:eastAsia="fr-FR"/>
          <w14:ligatures w14:val="none"/>
        </w:rPr>
        <w:t xml:space="preserve">de </w:t>
      </w:r>
      <w:r w:rsidR="004F3024">
        <w:rPr>
          <w:rFonts w:ascii="Times New Roman" w:eastAsia="Times New Roman" w:hAnsi="Times New Roman" w:cs="Times New Roman"/>
          <w:kern w:val="0"/>
          <w:sz w:val="24"/>
          <w:szCs w:val="24"/>
          <w:lang w:eastAsia="fr-FR"/>
          <w14:ligatures w14:val="none"/>
        </w:rPr>
        <w:t>su</w:t>
      </w:r>
      <w:r w:rsidR="00A64A01" w:rsidRPr="001858C4">
        <w:rPr>
          <w:rFonts w:ascii="Times New Roman" w:eastAsia="Times New Roman" w:hAnsi="Times New Roman" w:cs="Times New Roman"/>
          <w:kern w:val="0"/>
          <w:sz w:val="24"/>
          <w:szCs w:val="24"/>
          <w:lang w:eastAsia="fr-FR"/>
          <w14:ligatures w14:val="none"/>
        </w:rPr>
        <w:t xml:space="preserve"> cuenta </w:t>
      </w:r>
      <w:r w:rsidR="00A64A01" w:rsidRPr="00363AD7">
        <w:rPr>
          <w:rFonts w:ascii="Times New Roman" w:eastAsia="Times New Roman" w:hAnsi="Times New Roman" w:cs="Times New Roman"/>
          <w:kern w:val="0"/>
          <w:sz w:val="24"/>
          <w:szCs w:val="24"/>
          <w:lang w:eastAsia="fr-FR"/>
          <w14:ligatures w14:val="none"/>
        </w:rPr>
        <w:t>privada</w:t>
      </w:r>
      <w:r w:rsidR="00A64A01" w:rsidRPr="003A4D99">
        <w:rPr>
          <w:rFonts w:ascii="Times New Roman" w:eastAsia="Times New Roman" w:hAnsi="Times New Roman" w:cs="Times New Roman"/>
          <w:kern w:val="0"/>
          <w:sz w:val="24"/>
          <w:szCs w:val="24"/>
          <w:lang w:eastAsia="fr-FR"/>
          <w14:ligatures w14:val="none"/>
        </w:rPr>
        <w:t xml:space="preserve"> </w:t>
      </w:r>
      <w:r w:rsidR="00A64A01" w:rsidRPr="001858C4">
        <w:rPr>
          <w:rFonts w:ascii="Times New Roman" w:eastAsia="Times New Roman" w:hAnsi="Times New Roman" w:cs="Times New Roman"/>
          <w:kern w:val="0"/>
          <w:sz w:val="24"/>
          <w:szCs w:val="24"/>
          <w:lang w:eastAsia="fr-FR"/>
          <w14:ligatures w14:val="none"/>
        </w:rPr>
        <w:t xml:space="preserve">+ 16 </w:t>
      </w:r>
      <w:r w:rsidR="004F3024">
        <w:rPr>
          <w:rFonts w:ascii="Times New Roman" w:eastAsia="Times New Roman" w:hAnsi="Times New Roman" w:cs="Times New Roman"/>
          <w:kern w:val="0"/>
          <w:sz w:val="24"/>
          <w:szCs w:val="24"/>
          <w:lang w:eastAsia="fr-FR"/>
          <w14:ligatures w14:val="none"/>
        </w:rPr>
        <w:t xml:space="preserve">puntos </w:t>
      </w:r>
      <w:r w:rsidR="00A64A01" w:rsidRPr="001858C4">
        <w:rPr>
          <w:rFonts w:ascii="Times New Roman" w:eastAsia="Times New Roman" w:hAnsi="Times New Roman" w:cs="Times New Roman"/>
          <w:kern w:val="0"/>
          <w:sz w:val="24"/>
          <w:szCs w:val="24"/>
          <w:lang w:eastAsia="fr-FR"/>
          <w14:ligatures w14:val="none"/>
        </w:rPr>
        <w:t xml:space="preserve">de la cuenta grupal) y el gerente </w:t>
      </w:r>
      <w:r w:rsidR="00E51CE4">
        <w:rPr>
          <w:rFonts w:ascii="Times New Roman" w:eastAsia="Times New Roman" w:hAnsi="Times New Roman" w:cs="Times New Roman"/>
          <w:kern w:val="0"/>
          <w:sz w:val="24"/>
          <w:szCs w:val="24"/>
          <w:lang w:eastAsia="fr-FR"/>
          <w14:ligatures w14:val="none"/>
        </w:rPr>
        <w:t>ganaría</w:t>
      </w:r>
      <w:r w:rsidR="00A64A01" w:rsidRPr="001858C4">
        <w:rPr>
          <w:rFonts w:ascii="Times New Roman" w:eastAsia="Times New Roman" w:hAnsi="Times New Roman" w:cs="Times New Roman"/>
          <w:kern w:val="0"/>
          <w:sz w:val="24"/>
          <w:szCs w:val="24"/>
          <w:lang w:eastAsia="fr-FR"/>
          <w14:ligatures w14:val="none"/>
        </w:rPr>
        <w:t xml:space="preserve"> 8 puntos (20% de la cuenta grupal).</w:t>
      </w:r>
    </w:p>
    <w:p w14:paraId="64247C42" w14:textId="77777777" w:rsidR="00573BB0" w:rsidRPr="001858C4" w:rsidRDefault="00573BB0" w:rsidP="00573BB0">
      <w:pPr>
        <w:spacing w:before="100" w:beforeAutospacing="1" w:after="100" w:afterAutospacing="1" w:line="240" w:lineRule="auto"/>
        <w:jc w:val="both"/>
        <w:rPr>
          <w:ins w:id="128" w:author="Mercedes Ines Fevre Obarrio" w:date="2024-09-04T10:28:00Z" w16du:dateUtc="2024-09-04T08:28:00Z"/>
          <w:rFonts w:ascii="Times New Roman" w:eastAsia="Times New Roman" w:hAnsi="Times New Roman" w:cs="Times New Roman"/>
          <w:kern w:val="0"/>
          <w:sz w:val="24"/>
          <w:szCs w:val="24"/>
          <w:lang w:eastAsia="fr-FR"/>
          <w14:ligatures w14:val="none"/>
        </w:rPr>
      </w:pPr>
      <w:ins w:id="129" w:author="Mercedes Ines Fevre Obarrio" w:date="2024-09-04T10:28:00Z" w16du:dateUtc="2024-09-04T08:28:00Z">
        <w:r w:rsidRPr="001858C4">
          <w:rPr>
            <w:rFonts w:ascii="Times New Roman" w:eastAsia="Times New Roman" w:hAnsi="Times New Roman" w:cs="Times New Roman"/>
            <w:kern w:val="0"/>
            <w:sz w:val="24"/>
            <w:szCs w:val="24"/>
            <w:lang w:eastAsia="fr-FR"/>
            <w14:ligatures w14:val="none"/>
          </w:rPr>
          <w:t>Haga clic en "Siguiente" para continuar.</w:t>
        </w:r>
      </w:ins>
    </w:p>
    <w:p w14:paraId="39E5B28A" w14:textId="6798EC13" w:rsidR="00A64A01" w:rsidRPr="001858C4" w:rsidRDefault="00A64A01" w:rsidP="00EC091D">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p>
    <w:p w14:paraId="1A52ABCE" w14:textId="31A85BE3" w:rsidR="00573BB0" w:rsidRDefault="00A64A01" w:rsidP="00EC091D">
      <w:pPr>
        <w:jc w:val="both"/>
        <w:rPr>
          <w:ins w:id="130" w:author="Mercedes Ines Fevre Obarrio" w:date="2024-09-04T10:23:00Z" w16du:dateUtc="2024-09-04T08:23:00Z"/>
          <w:b/>
          <w:bCs/>
        </w:rPr>
      </w:pPr>
      <w:r>
        <w:rPr>
          <w:b/>
          <w:bCs/>
        </w:rPr>
        <w:t>{Anterior} {Siguiente}</w:t>
      </w:r>
    </w:p>
    <w:p w14:paraId="22D9D973" w14:textId="77777777" w:rsidR="00573BB0" w:rsidRDefault="00573BB0">
      <w:pPr>
        <w:rPr>
          <w:ins w:id="131" w:author="Mercedes Ines Fevre Obarrio" w:date="2024-09-04T10:23:00Z" w16du:dateUtc="2024-09-04T08:23:00Z"/>
          <w:b/>
          <w:bCs/>
        </w:rPr>
      </w:pPr>
      <w:ins w:id="132" w:author="Mercedes Ines Fevre Obarrio" w:date="2024-09-04T10:23:00Z" w16du:dateUtc="2024-09-04T08:23:00Z">
        <w:r>
          <w:rPr>
            <w:b/>
            <w:bCs/>
          </w:rPr>
          <w:br w:type="page"/>
        </w:r>
      </w:ins>
    </w:p>
    <w:p w14:paraId="2514FFDC" w14:textId="77777777" w:rsidR="00392D7D" w:rsidRDefault="00392D7D" w:rsidP="00EC091D">
      <w:pPr>
        <w:jc w:val="both"/>
        <w:rPr>
          <w:b/>
          <w:bCs/>
        </w:rPr>
      </w:pPr>
    </w:p>
    <w:p w14:paraId="09A5AE4B" w14:textId="35C1877E" w:rsidR="00A64A01" w:rsidRPr="00A64A01" w:rsidRDefault="00A64A01" w:rsidP="00EC091D">
      <w:pPr>
        <w:jc w:val="center"/>
        <w:rPr>
          <w:b/>
          <w:bCs/>
        </w:rPr>
      </w:pPr>
      <w:r w:rsidRPr="00A64A01">
        <w:rPr>
          <w:b/>
          <w:bCs/>
        </w:rPr>
        <w:t xml:space="preserve">Pantalla </w:t>
      </w:r>
      <w:r>
        <w:rPr>
          <w:b/>
          <w:bCs/>
        </w:rPr>
        <w:t>4</w:t>
      </w:r>
    </w:p>
    <w:p w14:paraId="44BE2DE7" w14:textId="197B7090" w:rsidR="002900FF" w:rsidRPr="001858C4" w:rsidRDefault="002900FF" w:rsidP="00EC091D">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fr-FR"/>
          <w14:ligatures w14:val="none"/>
        </w:rPr>
      </w:pPr>
      <w:r w:rsidRPr="001858C4">
        <w:rPr>
          <w:rFonts w:ascii="Times New Roman" w:eastAsia="Times New Roman" w:hAnsi="Times New Roman" w:cs="Times New Roman"/>
          <w:b/>
          <w:bCs/>
          <w:kern w:val="36"/>
          <w:sz w:val="48"/>
          <w:szCs w:val="48"/>
          <w:lang w:eastAsia="fr-FR"/>
          <w14:ligatures w14:val="none"/>
        </w:rPr>
        <w:t xml:space="preserve">Parte I. </w:t>
      </w:r>
      <w:r w:rsidR="004B2371">
        <w:rPr>
          <w:rFonts w:ascii="Times New Roman" w:eastAsia="Times New Roman" w:hAnsi="Times New Roman" w:cs="Times New Roman"/>
          <w:b/>
          <w:bCs/>
          <w:kern w:val="36"/>
          <w:sz w:val="48"/>
          <w:szCs w:val="48"/>
          <w:lang w:eastAsia="fr-FR"/>
          <w14:ligatures w14:val="none"/>
        </w:rPr>
        <w:t>Juego</w:t>
      </w:r>
      <w:r w:rsidRPr="001858C4">
        <w:rPr>
          <w:rFonts w:ascii="Times New Roman" w:eastAsia="Times New Roman" w:hAnsi="Times New Roman" w:cs="Times New Roman"/>
          <w:b/>
          <w:bCs/>
          <w:kern w:val="36"/>
          <w:sz w:val="48"/>
          <w:szCs w:val="48"/>
          <w:lang w:eastAsia="fr-FR"/>
          <w14:ligatures w14:val="none"/>
        </w:rPr>
        <w:t xml:space="preserve"> de producción</w:t>
      </w:r>
      <w:r>
        <w:rPr>
          <w:rFonts w:ascii="Times New Roman" w:eastAsia="Times New Roman" w:hAnsi="Times New Roman" w:cs="Times New Roman"/>
          <w:b/>
          <w:bCs/>
          <w:kern w:val="36"/>
          <w:sz w:val="48"/>
          <w:szCs w:val="48"/>
          <w:lang w:eastAsia="fr-FR"/>
          <w14:ligatures w14:val="none"/>
        </w:rPr>
        <w:t xml:space="preserve"> – Cómo tomar sus decisiones</w:t>
      </w:r>
    </w:p>
    <w:p w14:paraId="3D15D553" w14:textId="77777777" w:rsidR="00A64A01" w:rsidRPr="00A64A01" w:rsidRDefault="00A64A01" w:rsidP="00EC091D">
      <w:pPr>
        <w:jc w:val="both"/>
        <w:rPr>
          <w:b/>
          <w:bCs/>
        </w:rPr>
      </w:pPr>
    </w:p>
    <w:p w14:paraId="17D3084C" w14:textId="64FBE45B" w:rsidR="00A64A01" w:rsidRDefault="002900FF" w:rsidP="00EC091D">
      <w:pPr>
        <w:jc w:val="both"/>
        <w:rPr>
          <w:ins w:id="133" w:author="Mercedes Ines Fevre Obarrio" w:date="2024-09-04T10:23:00Z" w16du:dateUtc="2024-09-04T08:23:00Z"/>
        </w:rPr>
      </w:pPr>
      <w:r>
        <w:t>La imagen siguiente muestra un ejemplo de la pantalla donde tendrá que tomar sus decisiones de</w:t>
      </w:r>
      <w:r w:rsidR="004B2371">
        <w:t>l juego de</w:t>
      </w:r>
      <w:r>
        <w:t xml:space="preserve"> producción.</w:t>
      </w:r>
    </w:p>
    <w:p w14:paraId="22EC98D6" w14:textId="3BF18A89" w:rsidR="00573BB0" w:rsidRDefault="00573BB0" w:rsidP="00EC091D">
      <w:pPr>
        <w:jc w:val="both"/>
      </w:pPr>
      <w:commentRangeStart w:id="134"/>
      <w:ins w:id="135" w:author="Mercedes Ines Fevre Obarrio" w:date="2024-09-04T10:23:00Z" w16du:dateUtc="2024-09-04T08:23:00Z">
        <w:r>
          <w:t>Etapa</w:t>
        </w:r>
      </w:ins>
      <w:commentRangeEnd w:id="134"/>
      <w:ins w:id="136" w:author="Mercedes Ines Fevre Obarrio" w:date="2024-09-04T10:24:00Z" w16du:dateUtc="2024-09-04T08:24:00Z">
        <w:r>
          <w:rPr>
            <w:rStyle w:val="CommentReference"/>
          </w:rPr>
          <w:commentReference w:id="134"/>
        </w:r>
      </w:ins>
      <w:ins w:id="137" w:author="Mercedes Ines Fevre Obarrio" w:date="2024-09-04T10:23:00Z" w16du:dateUtc="2024-09-04T08:23:00Z">
        <w:r>
          <w:t xml:space="preserve"> d</w:t>
        </w:r>
      </w:ins>
      <w:ins w:id="138" w:author="Mercedes Ines Fevre Obarrio" w:date="2024-09-04T10:24:00Z" w16du:dateUtc="2024-09-04T08:24:00Z">
        <w:r>
          <w:t>e Producción (Ronda #2)</w:t>
        </w:r>
      </w:ins>
    </w:p>
    <w:p w14:paraId="5ED70FAE" w14:textId="77777777" w:rsidR="00573BB0" w:rsidRDefault="00573BB0" w:rsidP="00573BB0">
      <w:pPr>
        <w:jc w:val="both"/>
        <w:rPr>
          <w:ins w:id="139" w:author="Mercedes Ines Fevre Obarrio" w:date="2024-09-04T10:25:00Z" w16du:dateUtc="2024-09-04T08:25:00Z"/>
        </w:rPr>
      </w:pPr>
      <w:moveToRangeStart w:id="140" w:author="Mercedes Ines Fevre Obarrio" w:date="2024-09-04T10:25:00Z" w:name="move176337948"/>
      <w:moveTo w:id="141" w:author="Mercedes Ines Fevre Obarrio" w:date="2024-09-04T10:25:00Z" w16du:dateUtc="2024-09-04T08:25:00Z">
        <w:r>
          <w:t>Usted debe asignar todos los 20 puntos entre la cuenta grupal y su cuenta privada. Así, una vez que usted asigne un número de puntos, a la cuenta grupal, el ordenador asignará el resto a la cuenta privada.</w:t>
        </w:r>
      </w:moveTo>
      <w:ins w:id="142" w:author="Mercedes Ines Fevre Obarrio" w:date="2024-09-04T10:25:00Z" w16du:dateUtc="2024-09-04T08:25:00Z">
        <w:r>
          <w:t xml:space="preserve"> </w:t>
        </w:r>
      </w:ins>
    </w:p>
    <w:p w14:paraId="7D72EFD8" w14:textId="776F2DE7" w:rsidR="00573BB0" w:rsidRDefault="00573BB0" w:rsidP="00573BB0">
      <w:pPr>
        <w:jc w:val="both"/>
        <w:rPr>
          <w:moveTo w:id="143" w:author="Mercedes Ines Fevre Obarrio" w:date="2024-09-04T10:25:00Z" w16du:dateUtc="2024-09-04T08:25:00Z"/>
          <w:lang w:val="en-US"/>
        </w:rPr>
      </w:pPr>
      <w:moveTo w:id="144" w:author="Mercedes Ines Fevre Obarrio" w:date="2024-09-04T10:25:00Z" w16du:dateUtc="2024-09-04T08:25:00Z">
        <w:r w:rsidRPr="00573BB0">
          <w:rPr>
            <w:lang w:val="en-US"/>
          </w:rPr>
          <w:t xml:space="preserve"> </w:t>
        </w:r>
        <w:r w:rsidRPr="00FD77A9">
          <w:rPr>
            <w:highlight w:val="yellow"/>
            <w:lang w:val="en-US"/>
          </w:rPr>
          <w:t>[ANDREA: if we have both drop-down menus, they should start both with blank. Then, whenever the subject changes one of them, the other one should be automatically updated]</w:t>
        </w:r>
      </w:moveTo>
    </w:p>
    <w:moveToRangeEnd w:id="140"/>
    <w:p w14:paraId="5D2C1940" w14:textId="51574A3E" w:rsidR="00D7479C" w:rsidRDefault="00573BB0" w:rsidP="00EC091D">
      <w:pPr>
        <w:jc w:val="both"/>
        <w:rPr>
          <w:ins w:id="145" w:author="Mercedes Ines Fevre Obarrio" w:date="2024-09-04T10:26:00Z" w16du:dateUtc="2024-09-04T08:26:00Z"/>
          <w:noProof/>
        </w:rPr>
      </w:pPr>
      <w:ins w:id="146" w:author="Mercedes Ines Fevre Obarrio" w:date="2024-09-04T10:26:00Z" w16du:dateUtc="2024-09-04T08:26:00Z">
        <w:r w:rsidRPr="00573BB0">
          <w:rPr>
            <w:noProof/>
          </w:rPr>
          <w:t xml:space="preserve">Recuerde que </w:t>
        </w:r>
        <w:r>
          <w:rPr>
            <w:noProof/>
          </w:rPr>
          <w:t xml:space="preserve">el cálculo de sus ganancias totales es según la siguiente </w:t>
        </w:r>
        <w:commentRangeStart w:id="147"/>
        <w:r>
          <w:rPr>
            <w:noProof/>
          </w:rPr>
          <w:t>fórmula</w:t>
        </w:r>
      </w:ins>
      <w:commentRangeEnd w:id="147"/>
      <w:ins w:id="148" w:author="Mercedes Ines Fevre Obarrio" w:date="2024-09-04T10:27:00Z" w16du:dateUtc="2024-09-04T08:27:00Z">
        <w:r>
          <w:rPr>
            <w:rStyle w:val="CommentReference"/>
          </w:rPr>
          <w:commentReference w:id="147"/>
        </w:r>
      </w:ins>
      <w:ins w:id="149" w:author="Mercedes Ines Fevre Obarrio" w:date="2024-09-04T10:26:00Z" w16du:dateUtc="2024-09-04T08:26:00Z">
        <w:r>
          <w:rPr>
            <w:noProof/>
          </w:rPr>
          <w:t>:</w:t>
        </w:r>
      </w:ins>
    </w:p>
    <w:p w14:paraId="38BA4294" w14:textId="4060AAF6" w:rsidR="00573BB0" w:rsidRPr="00573BB0" w:rsidRDefault="00573BB0" w:rsidP="00EC091D">
      <w:pPr>
        <w:jc w:val="both"/>
        <w:rPr>
          <w:noProof/>
        </w:rPr>
      </w:pPr>
      <w:ins w:id="150" w:author="Mercedes Ines Fevre Obarrio" w:date="2024-09-04T10:26:00Z" w16du:dateUtc="2024-09-04T08:26:00Z">
        <w:r>
          <w:rPr>
            <w:noProof/>
          </w:rPr>
          <w:t>Puntos finales = Puntos en su cuenta privada +</w:t>
        </w:r>
      </w:ins>
      <w:ins w:id="151" w:author="Mercedes Ines Fevre Obarrio" w:date="2024-09-04T10:27:00Z" w16du:dateUtc="2024-09-04T08:27:00Z">
        <w:r>
          <w:rPr>
            <w:noProof/>
          </w:rPr>
          <w:t xml:space="preserve"> su porcentaje</w:t>
        </w:r>
      </w:ins>
      <w:ins w:id="152" w:author="Mercedes Ines Fevre Obarrio" w:date="2024-09-04T11:18:00Z" w16du:dateUtc="2024-09-04T09:18:00Z">
        <w:r w:rsidR="00122897">
          <w:rPr>
            <w:noProof/>
          </w:rPr>
          <w:t xml:space="preserve"> de negociación</w:t>
        </w:r>
      </w:ins>
      <w:ins w:id="153" w:author="Mercedes Ines Fevre Obarrio" w:date="2024-09-04T10:27:00Z" w16du:dateUtc="2024-09-04T08:27:00Z">
        <w:r>
          <w:rPr>
            <w:noProof/>
          </w:rPr>
          <w:t xml:space="preserve"> </w:t>
        </w:r>
      </w:ins>
      <w:ins w:id="154" w:author="Mercedes Ines Fevre Obarrio" w:date="2024-09-04T10:38:00Z" w16du:dateUtc="2024-09-04T08:38:00Z">
        <w:r w:rsidR="00BB1607">
          <w:rPr>
            <w:noProof/>
          </w:rPr>
          <w:t>*</w:t>
        </w:r>
      </w:ins>
      <w:ins w:id="155" w:author="Mercedes Ines Fevre Obarrio" w:date="2024-09-04T10:27:00Z" w16du:dateUtc="2024-09-04T08:27:00Z">
        <w:r>
          <w:rPr>
            <w:noProof/>
          </w:rPr>
          <w:t xml:space="preserve">2 </w:t>
        </w:r>
      </w:ins>
      <w:ins w:id="156" w:author="Mercedes Ines Fevre Obarrio" w:date="2024-09-04T10:38:00Z" w16du:dateUtc="2024-09-04T08:38:00Z">
        <w:r w:rsidR="00BB1607">
          <w:rPr>
            <w:noProof/>
          </w:rPr>
          <w:t>*</w:t>
        </w:r>
      </w:ins>
      <w:ins w:id="157" w:author="Mercedes Ines Fevre Obarrio" w:date="2024-09-04T10:27:00Z" w16du:dateUtc="2024-09-04T08:27:00Z">
        <w:r>
          <w:rPr>
            <w:noProof/>
          </w:rPr>
          <w:t xml:space="preserve"> (suma de los puntos de la cuenta grupal)</w:t>
        </w:r>
      </w:ins>
    </w:p>
    <w:p w14:paraId="7FD3092B" w14:textId="3D8D758C" w:rsidR="006A4072" w:rsidRDefault="00781C09" w:rsidP="00EC091D">
      <w:pPr>
        <w:jc w:val="both"/>
      </w:pPr>
      <w:r>
        <w:rPr>
          <w:noProof/>
        </w:rPr>
        <w:drawing>
          <wp:inline distT="0" distB="0" distL="0" distR="0" wp14:anchorId="66124255" wp14:editId="052050D0">
            <wp:extent cx="5548903" cy="3753293"/>
            <wp:effectExtent l="0" t="0" r="0" b="0"/>
            <wp:docPr id="1121546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46239" name="Picture 1" descr="A screenshot of a computer&#10;&#10;Description automatically generated"/>
                    <pic:cNvPicPr/>
                  </pic:nvPicPr>
                  <pic:blipFill rotWithShape="1">
                    <a:blip r:embed="rId12"/>
                    <a:srcRect b="39516"/>
                    <a:stretch/>
                  </pic:blipFill>
                  <pic:spPr bwMode="auto">
                    <a:xfrm>
                      <a:off x="0" y="0"/>
                      <a:ext cx="5549265" cy="3753538"/>
                    </a:xfrm>
                    <a:prstGeom prst="rect">
                      <a:avLst/>
                    </a:prstGeom>
                    <a:ln>
                      <a:noFill/>
                    </a:ln>
                    <a:extLst>
                      <a:ext uri="{53640926-AAD7-44D8-BBD7-CCE9431645EC}">
                        <a14:shadowObscured xmlns:a14="http://schemas.microsoft.com/office/drawing/2010/main"/>
                      </a:ext>
                    </a:extLst>
                  </pic:spPr>
                </pic:pic>
              </a:graphicData>
            </a:graphic>
          </wp:inline>
        </w:drawing>
      </w:r>
      <w:r w:rsidR="00D7479C">
        <w:t xml:space="preserve"> </w:t>
      </w:r>
      <w:r w:rsidR="00382B0C">
        <w:t xml:space="preserve">[Arrow </w:t>
      </w:r>
      <w:proofErr w:type="spellStart"/>
      <w:r w:rsidR="00382B0C">
        <w:t>to</w:t>
      </w:r>
      <w:proofErr w:type="spellEnd"/>
      <w:r w:rsidR="00382B0C">
        <w:t xml:space="preserve"> “</w:t>
      </w:r>
      <w:proofErr w:type="spellStart"/>
      <w:r w:rsidR="00382B0C">
        <w:t>Your</w:t>
      </w:r>
      <w:proofErr w:type="spellEnd"/>
      <w:r w:rsidR="00382B0C">
        <w:t xml:space="preserve"> </w:t>
      </w:r>
      <w:proofErr w:type="spellStart"/>
      <w:r w:rsidR="00382B0C">
        <w:t>percentage</w:t>
      </w:r>
      <w:proofErr w:type="spellEnd"/>
      <w:r w:rsidR="00382B0C">
        <w:t xml:space="preserve">” = “Su porcentaje”]: Aquí se muestra el porcentaje </w:t>
      </w:r>
      <w:del w:id="158" w:author="Mercedes Ines Fevre Obarrio" w:date="2024-09-03T12:55:00Z" w16du:dateUtc="2024-09-03T10:55:00Z">
        <w:r w:rsidR="00382B0C" w:rsidDel="00100932">
          <w:delText xml:space="preserve">que usted recibirá de la cuenta grupal para </w:delText>
        </w:r>
      </w:del>
      <w:del w:id="159" w:author="Andrea Guido" w:date="2024-07-15T12:38:00Z">
        <w:r w:rsidR="00382B0C" w:rsidDel="00F0377D">
          <w:delText>cada tarea.</w:delText>
        </w:r>
      </w:del>
      <w:ins w:id="160" w:author="Mercedes Ines Fevre Obarrio" w:date="2024-09-03T12:56:00Z" w16du:dateUtc="2024-09-03T10:56:00Z">
        <w:r w:rsidR="00100932" w:rsidRPr="00100932">
          <w:t xml:space="preserve"> </w:t>
        </w:r>
        <w:r w:rsidR="00100932">
          <w:t>Recuerde que el otro trabajador y el gerente pueden recibir cantidades diferentes.</w:t>
        </w:r>
      </w:ins>
      <w:del w:id="161" w:author="Andrea Guido" w:date="2024-07-15T12:38:00Z">
        <w:r w:rsidR="00382B0C" w:rsidDel="00F0377D">
          <w:delText xml:space="preserve"> </w:delText>
        </w:r>
      </w:del>
    </w:p>
    <w:p w14:paraId="22EEEBC6" w14:textId="139BFC4A" w:rsidR="00382B0C" w:rsidRDefault="00382B0C" w:rsidP="00EC091D">
      <w:pPr>
        <w:jc w:val="both"/>
      </w:pPr>
      <w:r w:rsidRPr="00382B0C">
        <w:lastRenderedPageBreak/>
        <w:t xml:space="preserve">[Arrow </w:t>
      </w:r>
      <w:proofErr w:type="spellStart"/>
      <w:r w:rsidRPr="00382B0C">
        <w:t>to</w:t>
      </w:r>
      <w:proofErr w:type="spellEnd"/>
      <w:r w:rsidRPr="00382B0C">
        <w:t xml:space="preserve"> </w:t>
      </w:r>
      <w:proofErr w:type="spellStart"/>
      <w:r w:rsidRPr="00382B0C">
        <w:t>the</w:t>
      </w:r>
      <w:proofErr w:type="spellEnd"/>
      <w:r w:rsidRPr="00382B0C">
        <w:t xml:space="preserve"> </w:t>
      </w:r>
      <w:proofErr w:type="spellStart"/>
      <w:r w:rsidRPr="00382B0C">
        <w:t>drop-</w:t>
      </w:r>
      <w:r w:rsidRPr="00FD77A9">
        <w:t>down</w:t>
      </w:r>
      <w:proofErr w:type="spellEnd"/>
      <w:r w:rsidRPr="00FD77A9">
        <w:t xml:space="preserve"> </w:t>
      </w:r>
      <w:r>
        <w:t xml:space="preserve">menú </w:t>
      </w:r>
      <w:proofErr w:type="spellStart"/>
      <w:r>
        <w:t>of</w:t>
      </w:r>
      <w:proofErr w:type="spellEnd"/>
      <w:r>
        <w:t xml:space="preserve"> “</w:t>
      </w:r>
      <w:proofErr w:type="spellStart"/>
      <w:r>
        <w:t>Points</w:t>
      </w:r>
      <w:proofErr w:type="spellEnd"/>
      <w:r>
        <w:t xml:space="preserve"> </w:t>
      </w:r>
      <w:proofErr w:type="spellStart"/>
      <w:r>
        <w:t>to</w:t>
      </w:r>
      <w:proofErr w:type="spellEnd"/>
      <w:r>
        <w:t xml:space="preserve"> </w:t>
      </w:r>
      <w:proofErr w:type="spellStart"/>
      <w:r>
        <w:t>the</w:t>
      </w:r>
      <w:proofErr w:type="spellEnd"/>
      <w:r>
        <w:t xml:space="preserve"> </w:t>
      </w:r>
      <w:proofErr w:type="spellStart"/>
      <w:r>
        <w:t>group</w:t>
      </w:r>
      <w:proofErr w:type="spellEnd"/>
      <w:r>
        <w:t xml:space="preserve"> </w:t>
      </w:r>
      <w:proofErr w:type="spellStart"/>
      <w:r>
        <w:t>account</w:t>
      </w:r>
      <w:proofErr w:type="spellEnd"/>
      <w:r>
        <w:t>” = “Cuenta grupal”</w:t>
      </w:r>
      <w:r w:rsidRPr="00FD77A9">
        <w:t xml:space="preserve">]: En este </w:t>
      </w:r>
      <w:r w:rsidR="00363AD7" w:rsidRPr="00363AD7">
        <w:t>menú</w:t>
      </w:r>
      <w:r w:rsidRPr="00FD77A9">
        <w:t xml:space="preserve"> desplegable usted debe</w:t>
      </w:r>
      <w:r>
        <w:t xml:space="preserve">rá seleccionar </w:t>
      </w:r>
      <w:r w:rsidR="00EC091D">
        <w:t xml:space="preserve">cuántos </w:t>
      </w:r>
      <w:r>
        <w:t>de sus 20 puntos</w:t>
      </w:r>
      <w:r w:rsidR="00EC091D">
        <w:t xml:space="preserve"> por tarea</w:t>
      </w:r>
      <w:r>
        <w:t xml:space="preserve"> usted quiere asignar a la cuenta grupal</w:t>
      </w:r>
      <w:r w:rsidR="00EC091D">
        <w:t xml:space="preserve"> para cada tarea</w:t>
      </w:r>
      <w:r>
        <w:t>.</w:t>
      </w:r>
    </w:p>
    <w:p w14:paraId="15FD4778" w14:textId="0D3B387D" w:rsidR="00382B0C" w:rsidRDefault="00382B0C" w:rsidP="00EC091D">
      <w:pPr>
        <w:jc w:val="both"/>
        <w:rPr>
          <w:lang w:val="en-US"/>
        </w:rPr>
      </w:pPr>
      <w:r w:rsidRPr="00FD77A9">
        <w:rPr>
          <w:highlight w:val="yellow"/>
          <w:lang w:val="en-US"/>
        </w:rPr>
        <w:t>[</w:t>
      </w:r>
      <w:r>
        <w:rPr>
          <w:highlight w:val="yellow"/>
          <w:lang w:val="en-US"/>
        </w:rPr>
        <w:t xml:space="preserve">NOTE FOR ANDREA: </w:t>
      </w:r>
      <w:r w:rsidRPr="00FD77A9">
        <w:rPr>
          <w:highlight w:val="yellow"/>
          <w:lang w:val="en-US"/>
        </w:rPr>
        <w:t xml:space="preserve">I think we should also have a drop-down menu for the </w:t>
      </w:r>
      <w:r w:rsidR="00EC091D" w:rsidRPr="00FD77A9">
        <w:rPr>
          <w:highlight w:val="yellow"/>
          <w:lang w:val="en-US"/>
        </w:rPr>
        <w:t>Private</w:t>
      </w:r>
      <w:r w:rsidRPr="00FD77A9">
        <w:rPr>
          <w:highlight w:val="yellow"/>
          <w:lang w:val="en-US"/>
        </w:rPr>
        <w:t xml:space="preserve"> Account, and they should be linked so if one changes the other also changes</w:t>
      </w:r>
      <w:r>
        <w:rPr>
          <w:highlight w:val="yellow"/>
          <w:lang w:val="en-US"/>
        </w:rPr>
        <w:t>. If we do so, then we should add it in the screenshot and add an arrow and description as follows:</w:t>
      </w:r>
      <w:r w:rsidRPr="00FD77A9">
        <w:rPr>
          <w:highlight w:val="yellow"/>
          <w:lang w:val="en-US"/>
        </w:rPr>
        <w:t>]</w:t>
      </w:r>
    </w:p>
    <w:p w14:paraId="0012DCB5" w14:textId="622A51B6" w:rsidR="00382B0C" w:rsidRDefault="00382B0C" w:rsidP="00EC091D">
      <w:pPr>
        <w:jc w:val="both"/>
      </w:pPr>
      <w:r w:rsidRPr="00382B0C">
        <w:t xml:space="preserve">[Arrow </w:t>
      </w:r>
      <w:proofErr w:type="spellStart"/>
      <w:r w:rsidRPr="00382B0C">
        <w:t>to</w:t>
      </w:r>
      <w:proofErr w:type="spellEnd"/>
      <w:r w:rsidRPr="00382B0C">
        <w:t xml:space="preserve"> </w:t>
      </w:r>
      <w:proofErr w:type="spellStart"/>
      <w:r w:rsidRPr="00382B0C">
        <w:t>the</w:t>
      </w:r>
      <w:proofErr w:type="spellEnd"/>
      <w:r w:rsidRPr="00382B0C">
        <w:t xml:space="preserve"> </w:t>
      </w:r>
      <w:proofErr w:type="spellStart"/>
      <w:r w:rsidRPr="00382B0C">
        <w:t>drop-</w:t>
      </w:r>
      <w:r w:rsidRPr="00FE58E6">
        <w:t>down</w:t>
      </w:r>
      <w:proofErr w:type="spellEnd"/>
      <w:r w:rsidRPr="00FE58E6">
        <w:t xml:space="preserve"> </w:t>
      </w:r>
      <w:r>
        <w:t xml:space="preserve">menú </w:t>
      </w:r>
      <w:proofErr w:type="spellStart"/>
      <w:r>
        <w:t>of</w:t>
      </w:r>
      <w:proofErr w:type="spellEnd"/>
      <w:r>
        <w:t xml:space="preserve"> “</w:t>
      </w:r>
      <w:proofErr w:type="spellStart"/>
      <w:r>
        <w:t>Points</w:t>
      </w:r>
      <w:proofErr w:type="spellEnd"/>
      <w:r>
        <w:t xml:space="preserve"> </w:t>
      </w:r>
      <w:proofErr w:type="spellStart"/>
      <w:r>
        <w:t>to</w:t>
      </w:r>
      <w:proofErr w:type="spellEnd"/>
      <w:r>
        <w:t xml:space="preserve"> </w:t>
      </w:r>
      <w:proofErr w:type="spellStart"/>
      <w:r>
        <w:t>the</w:t>
      </w:r>
      <w:proofErr w:type="spellEnd"/>
      <w:r>
        <w:t xml:space="preserve"> </w:t>
      </w:r>
      <w:proofErr w:type="spellStart"/>
      <w:r>
        <w:t>private</w:t>
      </w:r>
      <w:proofErr w:type="spellEnd"/>
      <w:r>
        <w:t xml:space="preserve"> </w:t>
      </w:r>
      <w:proofErr w:type="spellStart"/>
      <w:r>
        <w:t>account</w:t>
      </w:r>
      <w:proofErr w:type="spellEnd"/>
      <w:r>
        <w:t>” = “Cuenta privada”</w:t>
      </w:r>
      <w:r w:rsidRPr="00FE58E6">
        <w:t>]: En este men</w:t>
      </w:r>
      <w:r w:rsidR="00FD77A9">
        <w:t>ú</w:t>
      </w:r>
      <w:r w:rsidRPr="00FE58E6">
        <w:t xml:space="preserve"> desplegable debe</w:t>
      </w:r>
      <w:r>
        <w:t xml:space="preserve">rá seleccionar </w:t>
      </w:r>
      <w:r w:rsidR="00EC091D">
        <w:t xml:space="preserve">cuántos </w:t>
      </w:r>
      <w:r>
        <w:t xml:space="preserve">de sus 20 puntos </w:t>
      </w:r>
      <w:r w:rsidR="00EC091D">
        <w:t xml:space="preserve">por tarea </w:t>
      </w:r>
      <w:r>
        <w:t>quiere asignar a su cuenta privada</w:t>
      </w:r>
      <w:r w:rsidR="00EC091D">
        <w:t xml:space="preserve"> para cada tarea</w:t>
      </w:r>
      <w:r>
        <w:t>.</w:t>
      </w:r>
    </w:p>
    <w:p w14:paraId="312DD802" w14:textId="3C23B0D7" w:rsidR="00FD77A9" w:rsidRDefault="00382B0C" w:rsidP="00EC091D">
      <w:pPr>
        <w:jc w:val="both"/>
        <w:rPr>
          <w:moveFrom w:id="162" w:author="Mercedes Ines Fevre Obarrio" w:date="2024-09-04T10:25:00Z" w16du:dateUtc="2024-09-04T08:25:00Z"/>
          <w:lang w:val="en-US"/>
        </w:rPr>
      </w:pPr>
      <w:moveFromRangeStart w:id="163" w:author="Mercedes Ines Fevre Obarrio" w:date="2024-09-04T10:25:00Z" w:name="move176337948"/>
      <w:moveFrom w:id="164" w:author="Mercedes Ines Fevre Obarrio" w:date="2024-09-04T10:25:00Z" w16du:dateUtc="2024-09-04T08:25:00Z">
        <w:r w:rsidDel="00573BB0">
          <w:t xml:space="preserve">Usted debe asignar todos los 20 puntos entre la cuenta grupal y su cuenta privada. Así, una vez que usted asigne un número de puntos, </w:t>
        </w:r>
        <w:r w:rsidR="00EC091D" w:rsidDel="00573BB0">
          <w:t xml:space="preserve">a la cuenta grupal, </w:t>
        </w:r>
        <w:r w:rsidDel="00573BB0">
          <w:t>el ordenador asignará el resto a la cuenta</w:t>
        </w:r>
        <w:r w:rsidR="00EC091D" w:rsidDel="00573BB0">
          <w:t xml:space="preserve"> privada</w:t>
        </w:r>
        <w:r w:rsidDel="00573BB0">
          <w:t xml:space="preserve">. </w:t>
        </w:r>
        <w:r w:rsidRPr="00FD77A9" w:rsidDel="00573BB0">
          <w:rPr>
            <w:highlight w:val="yellow"/>
            <w:lang w:val="en-US"/>
          </w:rPr>
          <w:t>[ANDREA: if we have both drop-down menus, they should start both with blank</w:t>
        </w:r>
        <w:r w:rsidR="009D7D6A" w:rsidRPr="00FD77A9" w:rsidDel="00573BB0">
          <w:rPr>
            <w:highlight w:val="yellow"/>
            <w:lang w:val="en-US"/>
          </w:rPr>
          <w:t>. Then, whenever the subject changes one of them, the other one should be automatically updated</w:t>
        </w:r>
        <w:r w:rsidRPr="00FD77A9" w:rsidDel="00573BB0">
          <w:rPr>
            <w:highlight w:val="yellow"/>
            <w:lang w:val="en-US"/>
          </w:rPr>
          <w:t>]</w:t>
        </w:r>
      </w:moveFrom>
    </w:p>
    <w:moveFromRangeEnd w:id="163"/>
    <w:p w14:paraId="37F234DB" w14:textId="77777777" w:rsidR="00573BB0" w:rsidRPr="001858C4" w:rsidRDefault="00573BB0" w:rsidP="00573BB0">
      <w:pPr>
        <w:spacing w:before="100" w:beforeAutospacing="1" w:after="100" w:afterAutospacing="1" w:line="240" w:lineRule="auto"/>
        <w:jc w:val="both"/>
        <w:rPr>
          <w:ins w:id="165" w:author="Mercedes Ines Fevre Obarrio" w:date="2024-09-04T10:28:00Z" w16du:dateUtc="2024-09-04T08:28:00Z"/>
          <w:rFonts w:ascii="Times New Roman" w:eastAsia="Times New Roman" w:hAnsi="Times New Roman" w:cs="Times New Roman"/>
          <w:kern w:val="0"/>
          <w:sz w:val="24"/>
          <w:szCs w:val="24"/>
          <w:lang w:eastAsia="fr-FR"/>
          <w14:ligatures w14:val="none"/>
        </w:rPr>
      </w:pPr>
      <w:ins w:id="166" w:author="Mercedes Ines Fevre Obarrio" w:date="2024-09-04T10:28:00Z" w16du:dateUtc="2024-09-04T08:28:00Z">
        <w:r w:rsidRPr="001858C4">
          <w:rPr>
            <w:rFonts w:ascii="Times New Roman" w:eastAsia="Times New Roman" w:hAnsi="Times New Roman" w:cs="Times New Roman"/>
            <w:kern w:val="0"/>
            <w:sz w:val="24"/>
            <w:szCs w:val="24"/>
            <w:lang w:eastAsia="fr-FR"/>
            <w14:ligatures w14:val="none"/>
          </w:rPr>
          <w:t>Haga clic en "Siguiente" para continuar.</w:t>
        </w:r>
      </w:ins>
    </w:p>
    <w:p w14:paraId="6AD15047" w14:textId="77777777" w:rsidR="00573BB0" w:rsidRPr="00573BB0" w:rsidDel="00573BB0" w:rsidRDefault="00573BB0" w:rsidP="00EC091D">
      <w:pPr>
        <w:jc w:val="both"/>
        <w:rPr>
          <w:ins w:id="167" w:author="Mercedes Ines Fevre Obarrio" w:date="2024-09-04T10:28:00Z" w16du:dateUtc="2024-09-04T08:28:00Z"/>
        </w:rPr>
      </w:pPr>
    </w:p>
    <w:p w14:paraId="383C2158" w14:textId="4AA07164" w:rsidR="006A4072" w:rsidRPr="00EC091D" w:rsidRDefault="006A4072" w:rsidP="00EC091D">
      <w:pPr>
        <w:jc w:val="both"/>
      </w:pPr>
      <w:r w:rsidRPr="00EC091D">
        <w:rPr>
          <w:b/>
          <w:bCs/>
        </w:rPr>
        <w:t>{Anterior} {Siguiente}</w:t>
      </w:r>
    </w:p>
    <w:p w14:paraId="21783379" w14:textId="6E15D71E" w:rsidR="00392D7D" w:rsidRPr="00EC091D" w:rsidRDefault="00392D7D" w:rsidP="00EC091D">
      <w:pPr>
        <w:jc w:val="both"/>
      </w:pPr>
      <w:r w:rsidRPr="00EC091D">
        <w:br w:type="page"/>
      </w:r>
    </w:p>
    <w:p w14:paraId="698BF842" w14:textId="13E151E8" w:rsidR="006A4072" w:rsidRDefault="006A4072" w:rsidP="00EC091D">
      <w:pPr>
        <w:jc w:val="center"/>
        <w:rPr>
          <w:b/>
          <w:bCs/>
        </w:rPr>
      </w:pPr>
      <w:r w:rsidRPr="00A64A01">
        <w:rPr>
          <w:b/>
          <w:bCs/>
        </w:rPr>
        <w:lastRenderedPageBreak/>
        <w:t xml:space="preserve">Pantalla </w:t>
      </w:r>
      <w:r>
        <w:rPr>
          <w:b/>
          <w:bCs/>
        </w:rPr>
        <w:t>5</w:t>
      </w:r>
    </w:p>
    <w:p w14:paraId="55E2BDF9" w14:textId="5BF39B78" w:rsidR="006A4072" w:rsidRDefault="006A4072" w:rsidP="00EC091D">
      <w:pPr>
        <w:pStyle w:val="Heading1"/>
        <w:jc w:val="both"/>
        <w:rPr>
          <w:rFonts w:ascii="Times New Roman" w:eastAsia="Times New Roman" w:hAnsi="Times New Roman" w:cs="Times New Roman"/>
          <w:b/>
          <w:bCs/>
          <w:color w:val="auto"/>
          <w:kern w:val="36"/>
          <w:sz w:val="48"/>
          <w:szCs w:val="48"/>
          <w:lang w:eastAsia="fr-FR"/>
          <w14:ligatures w14:val="none"/>
        </w:rPr>
      </w:pPr>
      <w:r w:rsidRPr="006A4072">
        <w:rPr>
          <w:rFonts w:ascii="Times New Roman" w:eastAsia="Times New Roman" w:hAnsi="Times New Roman" w:cs="Times New Roman"/>
          <w:b/>
          <w:bCs/>
          <w:color w:val="auto"/>
          <w:kern w:val="36"/>
          <w:sz w:val="48"/>
          <w:szCs w:val="48"/>
          <w:lang w:eastAsia="fr-FR"/>
          <w14:ligatures w14:val="none"/>
        </w:rPr>
        <w:t>Preguntas de comprensión</w:t>
      </w:r>
    </w:p>
    <w:p w14:paraId="0CD547FC" w14:textId="33DDFC78" w:rsidR="006A4072" w:rsidRDefault="006A4072" w:rsidP="00EC091D">
      <w:pPr>
        <w:jc w:val="both"/>
        <w:rPr>
          <w:lang w:eastAsia="fr-FR"/>
        </w:rPr>
      </w:pPr>
      <w:r>
        <w:rPr>
          <w:lang w:eastAsia="fr-FR"/>
        </w:rPr>
        <w:t>Parte superior del formulario</w:t>
      </w:r>
    </w:p>
    <w:p w14:paraId="1AB8A6BB" w14:textId="26137406" w:rsidR="006A4072" w:rsidRPr="006A4072" w:rsidRDefault="006A4072" w:rsidP="00EC091D">
      <w:pPr>
        <w:jc w:val="both"/>
        <w:rPr>
          <w:lang w:eastAsia="fr-FR"/>
        </w:rPr>
      </w:pPr>
      <w:r w:rsidRPr="006A4072">
        <w:rPr>
          <w:rFonts w:ascii="Times New Roman" w:hAnsi="Times New Roman" w:cs="Times New Roman"/>
          <w:lang w:eastAsia="fr-FR"/>
        </w:rPr>
        <w:t>Le pedimos que responda a</w:t>
      </w:r>
      <w:r w:rsidR="009D7D6A">
        <w:rPr>
          <w:rFonts w:ascii="Times New Roman" w:hAnsi="Times New Roman" w:cs="Times New Roman"/>
          <w:lang w:eastAsia="fr-FR"/>
        </w:rPr>
        <w:t xml:space="preserve"> </w:t>
      </w:r>
      <w:r w:rsidRPr="006A4072">
        <w:rPr>
          <w:rFonts w:ascii="Times New Roman" w:hAnsi="Times New Roman" w:cs="Times New Roman"/>
          <w:lang w:eastAsia="fr-FR"/>
        </w:rPr>
        <w:t>las</w:t>
      </w:r>
      <w:r w:rsidR="009D7D6A">
        <w:rPr>
          <w:rFonts w:ascii="Times New Roman" w:hAnsi="Times New Roman" w:cs="Times New Roman"/>
          <w:lang w:eastAsia="fr-FR"/>
        </w:rPr>
        <w:t xml:space="preserve"> siguientes</w:t>
      </w:r>
      <w:r w:rsidRPr="006A4072">
        <w:rPr>
          <w:rFonts w:ascii="Times New Roman" w:hAnsi="Times New Roman" w:cs="Times New Roman"/>
          <w:lang w:eastAsia="fr-FR"/>
        </w:rPr>
        <w:t xml:space="preserve"> preguntas para comprobar </w:t>
      </w:r>
      <w:r w:rsidR="009D7D6A">
        <w:rPr>
          <w:rFonts w:ascii="Times New Roman" w:hAnsi="Times New Roman" w:cs="Times New Roman"/>
          <w:lang w:eastAsia="fr-FR"/>
        </w:rPr>
        <w:t xml:space="preserve">que usted ha </w:t>
      </w:r>
      <w:r w:rsidRPr="006A4072">
        <w:rPr>
          <w:rFonts w:ascii="Times New Roman" w:hAnsi="Times New Roman" w:cs="Times New Roman"/>
          <w:lang w:eastAsia="fr-FR"/>
        </w:rPr>
        <w:t>compren</w:t>
      </w:r>
      <w:r w:rsidR="009D7D6A">
        <w:rPr>
          <w:rFonts w:ascii="Times New Roman" w:hAnsi="Times New Roman" w:cs="Times New Roman"/>
          <w:lang w:eastAsia="fr-FR"/>
        </w:rPr>
        <w:t xml:space="preserve">dido correctamente </w:t>
      </w:r>
      <w:r w:rsidRPr="006A4072">
        <w:rPr>
          <w:rFonts w:ascii="Times New Roman" w:hAnsi="Times New Roman" w:cs="Times New Roman"/>
          <w:lang w:eastAsia="fr-FR"/>
        </w:rPr>
        <w:t xml:space="preserve">las instrucciones. Debe responder correctamente a las siguientes preguntas para poder </w:t>
      </w:r>
      <w:r w:rsidR="009D7D6A">
        <w:rPr>
          <w:rFonts w:ascii="Times New Roman" w:hAnsi="Times New Roman" w:cs="Times New Roman"/>
          <w:lang w:eastAsia="fr-FR"/>
        </w:rPr>
        <w:t>continuar</w:t>
      </w:r>
      <w:r w:rsidRPr="006A4072">
        <w:rPr>
          <w:rFonts w:ascii="Times New Roman" w:hAnsi="Times New Roman" w:cs="Times New Roman"/>
          <w:lang w:eastAsia="fr-FR"/>
        </w:rPr>
        <w:t xml:space="preserve">. </w:t>
      </w:r>
    </w:p>
    <w:p w14:paraId="2BBABEFF" w14:textId="77777777" w:rsidR="006A4072" w:rsidRPr="006A4072" w:rsidRDefault="006A4072" w:rsidP="00EC091D">
      <w:pPr>
        <w:jc w:val="both"/>
        <w:rPr>
          <w:rFonts w:ascii="Times New Roman" w:hAnsi="Times New Roman" w:cs="Times New Roman"/>
          <w:lang w:eastAsia="fr-FR"/>
        </w:rPr>
      </w:pPr>
      <w:r w:rsidRPr="006A4072">
        <w:rPr>
          <w:rFonts w:ascii="Times New Roman" w:hAnsi="Times New Roman" w:cs="Times New Roman"/>
          <w:lang w:eastAsia="fr-FR"/>
        </w:rPr>
        <w:t xml:space="preserve">En caso de que necesite volver a consultar las instrucciones, puede hacer clic en el botón situado en la parte inferior de la página. </w:t>
      </w:r>
    </w:p>
    <w:p w14:paraId="1B09FF18" w14:textId="363E1A13" w:rsidR="006A4072" w:rsidRDefault="006A4072" w:rsidP="00EC091D">
      <w:pPr>
        <w:jc w:val="both"/>
        <w:rPr>
          <w:rFonts w:ascii="Times New Roman" w:hAnsi="Times New Roman" w:cs="Times New Roman"/>
          <w:lang w:eastAsia="fr-FR"/>
        </w:rPr>
      </w:pPr>
      <w:r w:rsidRPr="006A4072">
        <w:rPr>
          <w:rFonts w:ascii="Times New Roman" w:hAnsi="Times New Roman" w:cs="Times New Roman"/>
          <w:b/>
          <w:bCs/>
          <w:lang w:eastAsia="fr-FR"/>
        </w:rPr>
        <w:t>Pregunta 1</w:t>
      </w:r>
      <w:r w:rsidRPr="006A4072">
        <w:rPr>
          <w:rFonts w:ascii="Times New Roman" w:hAnsi="Times New Roman" w:cs="Times New Roman"/>
          <w:lang w:eastAsia="fr-FR"/>
        </w:rPr>
        <w:t>: ¿De cuántas partes consta el experimento?</w:t>
      </w:r>
    </w:p>
    <w:p w14:paraId="14D2F493" w14:textId="7BFD58F5" w:rsidR="006A4072" w:rsidRDefault="006A4072" w:rsidP="00EC091D">
      <w:pPr>
        <w:jc w:val="both"/>
        <w:rPr>
          <w:rFonts w:ascii="Times New Roman" w:hAnsi="Times New Roman" w:cs="Times New Roman"/>
          <w:lang w:eastAsia="fr-FR"/>
        </w:rPr>
      </w:pPr>
      <w:r>
        <w:rPr>
          <w:rFonts w:ascii="Times New Roman" w:hAnsi="Times New Roman" w:cs="Times New Roman"/>
          <w:lang w:eastAsia="fr-FR"/>
        </w:rPr>
        <w:t>1</w:t>
      </w:r>
    </w:p>
    <w:p w14:paraId="65F47B3F" w14:textId="6F28FDD8" w:rsidR="006A4072" w:rsidRDefault="006A4072" w:rsidP="00EC091D">
      <w:pPr>
        <w:jc w:val="both"/>
        <w:rPr>
          <w:rFonts w:ascii="Times New Roman" w:hAnsi="Times New Roman" w:cs="Times New Roman"/>
          <w:lang w:eastAsia="fr-FR"/>
        </w:rPr>
      </w:pPr>
      <w:r>
        <w:rPr>
          <w:rFonts w:ascii="Times New Roman" w:hAnsi="Times New Roman" w:cs="Times New Roman"/>
          <w:lang w:eastAsia="fr-FR"/>
        </w:rPr>
        <w:t>2</w:t>
      </w:r>
    </w:p>
    <w:p w14:paraId="0245B1FA" w14:textId="46C98741" w:rsidR="006A4072" w:rsidRDefault="006A4072" w:rsidP="00EC091D">
      <w:pPr>
        <w:jc w:val="both"/>
        <w:rPr>
          <w:rFonts w:ascii="Times New Roman" w:hAnsi="Times New Roman" w:cs="Times New Roman"/>
          <w:lang w:eastAsia="fr-FR"/>
        </w:rPr>
      </w:pPr>
      <w:r>
        <w:rPr>
          <w:rFonts w:ascii="Times New Roman" w:hAnsi="Times New Roman" w:cs="Times New Roman"/>
          <w:lang w:eastAsia="fr-FR"/>
        </w:rPr>
        <w:t>3</w:t>
      </w:r>
    </w:p>
    <w:p w14:paraId="65608542" w14:textId="42E52392" w:rsidR="006A4072" w:rsidRDefault="006A4072" w:rsidP="00EC091D">
      <w:pPr>
        <w:jc w:val="both"/>
        <w:rPr>
          <w:rFonts w:ascii="Times New Roman" w:hAnsi="Times New Roman" w:cs="Times New Roman"/>
          <w:lang w:eastAsia="fr-FR"/>
        </w:rPr>
      </w:pPr>
      <w:r>
        <w:rPr>
          <w:rFonts w:ascii="Times New Roman" w:hAnsi="Times New Roman" w:cs="Times New Roman"/>
          <w:lang w:eastAsia="fr-FR"/>
        </w:rPr>
        <w:t>4</w:t>
      </w:r>
    </w:p>
    <w:p w14:paraId="15C1C4DF" w14:textId="4C2FAAEE" w:rsidR="006A4072" w:rsidRPr="006A4072" w:rsidRDefault="006A4072" w:rsidP="00EC091D">
      <w:pPr>
        <w:jc w:val="both"/>
        <w:rPr>
          <w:rFonts w:ascii="Times New Roman" w:hAnsi="Times New Roman" w:cs="Times New Roman"/>
          <w:lang w:eastAsia="fr-FR"/>
        </w:rPr>
      </w:pPr>
      <w:r w:rsidRPr="006A4072">
        <w:rPr>
          <w:rFonts w:ascii="Times New Roman" w:hAnsi="Times New Roman" w:cs="Times New Roman"/>
          <w:b/>
          <w:bCs/>
          <w:lang w:eastAsia="fr-FR"/>
        </w:rPr>
        <w:t>Pregunta 2</w:t>
      </w:r>
      <w:r w:rsidRPr="006A4072">
        <w:rPr>
          <w:rFonts w:ascii="Times New Roman" w:hAnsi="Times New Roman" w:cs="Times New Roman"/>
          <w:lang w:eastAsia="fr-FR"/>
        </w:rPr>
        <w:t xml:space="preserve">: </w:t>
      </w:r>
      <w:r w:rsidR="009D7D6A">
        <w:rPr>
          <w:rFonts w:ascii="Times New Roman" w:hAnsi="Times New Roman" w:cs="Times New Roman"/>
          <w:lang w:eastAsia="fr-FR"/>
        </w:rPr>
        <w:t>Su grupo estará compuesto de …</w:t>
      </w:r>
    </w:p>
    <w:p w14:paraId="45AA4DB1" w14:textId="339B7F11" w:rsidR="006A4072" w:rsidRDefault="006A4072" w:rsidP="00EC091D">
      <w:pPr>
        <w:jc w:val="both"/>
        <w:rPr>
          <w:ins w:id="168" w:author="Mercedes Ines Fevre Obarrio" w:date="2024-09-03T12:58:00Z" w16du:dateUtc="2024-09-03T10:58:00Z"/>
          <w:rFonts w:ascii="Times New Roman" w:hAnsi="Times New Roman" w:cs="Times New Roman"/>
          <w:highlight w:val="yellow"/>
          <w:lang w:eastAsia="fr-FR"/>
        </w:rPr>
      </w:pPr>
      <w:del w:id="169" w:author="Mercedes Ines Fevre Obarrio" w:date="2024-09-03T12:58:00Z" w16du:dateUtc="2024-09-03T10:58:00Z">
        <w:r w:rsidRPr="00100932" w:rsidDel="00100932">
          <w:rPr>
            <w:rFonts w:ascii="Times New Roman" w:hAnsi="Times New Roman" w:cs="Times New Roman"/>
            <w:highlight w:val="yellow"/>
            <w:lang w:eastAsia="fr-FR"/>
          </w:rPr>
          <w:delText xml:space="preserve">1 </w:delText>
        </w:r>
        <w:r w:rsidR="009D7D6A" w:rsidRPr="00100932" w:rsidDel="00100932">
          <w:rPr>
            <w:rFonts w:ascii="Times New Roman" w:hAnsi="Times New Roman" w:cs="Times New Roman"/>
            <w:highlight w:val="yellow"/>
            <w:lang w:eastAsia="fr-FR"/>
          </w:rPr>
          <w:delText>trabajador</w:delText>
        </w:r>
      </w:del>
      <w:ins w:id="170" w:author="Mercedes Ines Fevre Obarrio" w:date="2024-09-03T12:58:00Z" w16du:dateUtc="2024-09-03T10:58:00Z">
        <w:r w:rsidR="00100932">
          <w:rPr>
            <w:rFonts w:ascii="Times New Roman" w:hAnsi="Times New Roman" w:cs="Times New Roman"/>
            <w:highlight w:val="yellow"/>
            <w:lang w:eastAsia="fr-FR"/>
          </w:rPr>
          <w:t>U</w:t>
        </w:r>
      </w:ins>
      <w:ins w:id="171" w:author="Mercedes Ines Fevre Obarrio" w:date="2024-09-02T10:00:00Z" w16du:dateUtc="2024-09-02T08:00:00Z">
        <w:r w:rsidR="00F82B90" w:rsidRPr="00100932">
          <w:rPr>
            <w:rFonts w:ascii="Times New Roman" w:hAnsi="Times New Roman" w:cs="Times New Roman"/>
            <w:highlight w:val="yellow"/>
            <w:lang w:eastAsia="fr-FR"/>
          </w:rPr>
          <w:t>sted</w:t>
        </w:r>
      </w:ins>
      <w:ins w:id="172" w:author="Mercedes Ines Fevre Obarrio" w:date="2024-09-03T18:25:00Z" w16du:dateUtc="2024-09-03T16:25:00Z">
        <w:r w:rsidR="00D7316A">
          <w:rPr>
            <w:rFonts w:ascii="Times New Roman" w:hAnsi="Times New Roman" w:cs="Times New Roman"/>
            <w:highlight w:val="yellow"/>
            <w:lang w:eastAsia="fr-FR"/>
          </w:rPr>
          <w:t>,</w:t>
        </w:r>
      </w:ins>
      <w:ins w:id="173" w:author="Mercedes Ines Fevre Obarrio" w:date="2024-09-02T10:00:00Z" w16du:dateUtc="2024-09-02T08:00:00Z">
        <w:r w:rsidR="00F82B90" w:rsidRPr="00100932">
          <w:rPr>
            <w:rFonts w:ascii="Times New Roman" w:hAnsi="Times New Roman" w:cs="Times New Roman"/>
            <w:highlight w:val="yellow"/>
            <w:lang w:eastAsia="fr-FR"/>
          </w:rPr>
          <w:t xml:space="preserve"> y</w:t>
        </w:r>
      </w:ins>
      <w:ins w:id="174" w:author="Mercedes Ines Fevre Obarrio" w:date="2024-09-03T12:58:00Z" w16du:dateUtc="2024-09-03T10:58:00Z">
        <w:r w:rsidR="00100932">
          <w:rPr>
            <w:rFonts w:ascii="Times New Roman" w:hAnsi="Times New Roman" w:cs="Times New Roman"/>
            <w:highlight w:val="yellow"/>
            <w:lang w:eastAsia="fr-FR"/>
          </w:rPr>
          <w:t xml:space="preserve"> otro trabajador</w:t>
        </w:r>
      </w:ins>
    </w:p>
    <w:p w14:paraId="4C1954DA" w14:textId="244215F2" w:rsidR="007230C9" w:rsidRDefault="007230C9" w:rsidP="00EC091D">
      <w:pPr>
        <w:jc w:val="both"/>
        <w:rPr>
          <w:ins w:id="175" w:author="Mercedes Ines Fevre Obarrio" w:date="2024-09-03T12:58:00Z" w16du:dateUtc="2024-09-03T10:58:00Z"/>
          <w:rFonts w:ascii="Times New Roman" w:hAnsi="Times New Roman" w:cs="Times New Roman"/>
          <w:highlight w:val="yellow"/>
          <w:lang w:eastAsia="fr-FR"/>
        </w:rPr>
      </w:pPr>
      <w:ins w:id="176" w:author="Mercedes Ines Fevre Obarrio" w:date="2024-09-03T12:58:00Z" w16du:dateUtc="2024-09-03T10:58:00Z">
        <w:r>
          <w:rPr>
            <w:rFonts w:ascii="Times New Roman" w:hAnsi="Times New Roman" w:cs="Times New Roman"/>
            <w:highlight w:val="yellow"/>
            <w:lang w:eastAsia="fr-FR"/>
          </w:rPr>
          <w:t>Usted</w:t>
        </w:r>
      </w:ins>
      <w:ins w:id="177" w:author="Mercedes Ines Fevre Obarrio" w:date="2024-09-03T18:25:00Z" w16du:dateUtc="2024-09-03T16:25:00Z">
        <w:r w:rsidR="00D7316A">
          <w:rPr>
            <w:rFonts w:ascii="Times New Roman" w:hAnsi="Times New Roman" w:cs="Times New Roman"/>
            <w:highlight w:val="yellow"/>
            <w:lang w:eastAsia="fr-FR"/>
          </w:rPr>
          <w:t>,</w:t>
        </w:r>
      </w:ins>
      <w:ins w:id="178" w:author="Mercedes Ines Fevre Obarrio" w:date="2024-09-03T12:58:00Z" w16du:dateUtc="2024-09-03T10:58:00Z">
        <w:r>
          <w:rPr>
            <w:rFonts w:ascii="Times New Roman" w:hAnsi="Times New Roman" w:cs="Times New Roman"/>
            <w:highlight w:val="yellow"/>
            <w:lang w:eastAsia="fr-FR"/>
          </w:rPr>
          <w:t xml:space="preserve"> y un gerente</w:t>
        </w:r>
      </w:ins>
    </w:p>
    <w:p w14:paraId="0D7403E6" w14:textId="37B6D38F" w:rsidR="007230C9" w:rsidRPr="00100932" w:rsidRDefault="007230C9" w:rsidP="00EC091D">
      <w:pPr>
        <w:jc w:val="both"/>
        <w:rPr>
          <w:rFonts w:ascii="Times New Roman" w:hAnsi="Times New Roman" w:cs="Times New Roman"/>
          <w:highlight w:val="yellow"/>
          <w:lang w:eastAsia="fr-FR"/>
        </w:rPr>
      </w:pPr>
      <w:ins w:id="179" w:author="Mercedes Ines Fevre Obarrio" w:date="2024-09-03T12:58:00Z" w16du:dateUtc="2024-09-03T10:58:00Z">
        <w:r>
          <w:rPr>
            <w:rFonts w:ascii="Times New Roman" w:hAnsi="Times New Roman" w:cs="Times New Roman"/>
            <w:highlight w:val="yellow"/>
            <w:lang w:eastAsia="fr-FR"/>
          </w:rPr>
          <w:t>Usted</w:t>
        </w:r>
      </w:ins>
      <w:ins w:id="180" w:author="Mercedes Ines Fevre Obarrio" w:date="2024-09-03T12:59:00Z" w16du:dateUtc="2024-09-03T10:59:00Z">
        <w:r>
          <w:rPr>
            <w:rFonts w:ascii="Times New Roman" w:hAnsi="Times New Roman" w:cs="Times New Roman"/>
            <w:highlight w:val="yellow"/>
            <w:lang w:eastAsia="fr-FR"/>
          </w:rPr>
          <w:t>, otro trabajador y un gerente</w:t>
        </w:r>
      </w:ins>
    </w:p>
    <w:p w14:paraId="31735F5C" w14:textId="583A2BB7" w:rsidR="006A4072" w:rsidRPr="00100932" w:rsidDel="007230C9" w:rsidRDefault="006A4072" w:rsidP="00EC091D">
      <w:pPr>
        <w:jc w:val="both"/>
        <w:rPr>
          <w:del w:id="181" w:author="Mercedes Ines Fevre Obarrio" w:date="2024-09-03T12:59:00Z" w16du:dateUtc="2024-09-03T10:59:00Z"/>
          <w:rFonts w:ascii="Times New Roman" w:hAnsi="Times New Roman" w:cs="Times New Roman"/>
          <w:highlight w:val="yellow"/>
          <w:lang w:eastAsia="fr-FR"/>
        </w:rPr>
      </w:pPr>
      <w:del w:id="182" w:author="Mercedes Ines Fevre Obarrio" w:date="2024-09-03T12:59:00Z" w16du:dateUtc="2024-09-03T10:59:00Z">
        <w:r w:rsidRPr="00100932" w:rsidDel="007230C9">
          <w:rPr>
            <w:rFonts w:ascii="Times New Roman" w:hAnsi="Times New Roman" w:cs="Times New Roman"/>
            <w:highlight w:val="yellow"/>
            <w:lang w:eastAsia="fr-FR"/>
          </w:rPr>
          <w:delText xml:space="preserve">1 </w:delText>
        </w:r>
        <w:r w:rsidR="009D7D6A" w:rsidRPr="00100932" w:rsidDel="007230C9">
          <w:rPr>
            <w:rFonts w:ascii="Times New Roman" w:hAnsi="Times New Roman" w:cs="Times New Roman"/>
            <w:highlight w:val="yellow"/>
            <w:lang w:eastAsia="fr-FR"/>
          </w:rPr>
          <w:delText xml:space="preserve">trabajador </w:delText>
        </w:r>
        <w:r w:rsidRPr="00100932" w:rsidDel="007230C9">
          <w:rPr>
            <w:rFonts w:ascii="Times New Roman" w:hAnsi="Times New Roman" w:cs="Times New Roman"/>
            <w:highlight w:val="yellow"/>
            <w:lang w:eastAsia="fr-FR"/>
          </w:rPr>
          <w:delText>y 1 gerente</w:delText>
        </w:r>
      </w:del>
    </w:p>
    <w:p w14:paraId="321E2104" w14:textId="40EADC8E" w:rsidR="006A4072" w:rsidRPr="00100932" w:rsidDel="007230C9" w:rsidRDefault="006A4072" w:rsidP="00EC091D">
      <w:pPr>
        <w:jc w:val="both"/>
        <w:rPr>
          <w:del w:id="183" w:author="Mercedes Ines Fevre Obarrio" w:date="2024-09-03T12:59:00Z" w16du:dateUtc="2024-09-03T10:59:00Z"/>
          <w:rFonts w:ascii="Times New Roman" w:hAnsi="Times New Roman" w:cs="Times New Roman"/>
          <w:highlight w:val="yellow"/>
          <w:lang w:eastAsia="fr-FR"/>
        </w:rPr>
      </w:pPr>
      <w:del w:id="184" w:author="Mercedes Ines Fevre Obarrio" w:date="2024-09-03T12:59:00Z" w16du:dateUtc="2024-09-03T10:59:00Z">
        <w:r w:rsidRPr="00100932" w:rsidDel="007230C9">
          <w:rPr>
            <w:rFonts w:ascii="Times New Roman" w:hAnsi="Times New Roman" w:cs="Times New Roman"/>
            <w:highlight w:val="yellow"/>
            <w:lang w:eastAsia="fr-FR"/>
          </w:rPr>
          <w:delText>1 gerente</w:delText>
        </w:r>
      </w:del>
    </w:p>
    <w:p w14:paraId="411CB4A6" w14:textId="0062A2B7" w:rsidR="007F21F0" w:rsidDel="007230C9" w:rsidRDefault="009D7D6A" w:rsidP="00EC091D">
      <w:pPr>
        <w:jc w:val="both"/>
        <w:rPr>
          <w:del w:id="185" w:author="Mercedes Ines Fevre Obarrio" w:date="2024-09-03T12:59:00Z" w16du:dateUtc="2024-09-03T10:59:00Z"/>
          <w:rFonts w:ascii="Times New Roman" w:hAnsi="Times New Roman" w:cs="Times New Roman"/>
          <w:lang w:eastAsia="fr-FR"/>
        </w:rPr>
      </w:pPr>
      <w:del w:id="186" w:author="Mercedes Ines Fevre Obarrio" w:date="2024-09-03T12:58:00Z" w16du:dateUtc="2024-09-03T10:58:00Z">
        <w:r w:rsidRPr="00100932" w:rsidDel="007230C9">
          <w:rPr>
            <w:rFonts w:ascii="Times New Roman" w:hAnsi="Times New Roman" w:cs="Times New Roman"/>
            <w:highlight w:val="yellow"/>
            <w:lang w:eastAsia="fr-FR"/>
          </w:rPr>
          <w:delText>2 trabajadores</w:delText>
        </w:r>
      </w:del>
      <w:ins w:id="187" w:author="Mercedes Ines Fevre Obarrio" w:date="2024-09-03T12:59:00Z" w16du:dateUtc="2024-09-03T10:59:00Z">
        <w:r w:rsidR="007230C9">
          <w:rPr>
            <w:rFonts w:ascii="Times New Roman" w:hAnsi="Times New Roman" w:cs="Times New Roman"/>
            <w:lang w:eastAsia="fr-FR"/>
          </w:rPr>
          <w:t xml:space="preserve"> </w:t>
        </w:r>
      </w:ins>
    </w:p>
    <w:p w14:paraId="5166D511" w14:textId="00E549AD" w:rsidR="006A4072" w:rsidRPr="006A4072" w:rsidRDefault="006A4072" w:rsidP="00EC091D">
      <w:pPr>
        <w:jc w:val="both"/>
        <w:rPr>
          <w:rFonts w:ascii="Times New Roman" w:hAnsi="Times New Roman" w:cs="Times New Roman"/>
          <w:lang w:eastAsia="fr-FR"/>
        </w:rPr>
      </w:pPr>
      <w:r w:rsidRPr="006A4072">
        <w:rPr>
          <w:rFonts w:ascii="Times New Roman" w:hAnsi="Times New Roman" w:cs="Times New Roman"/>
          <w:b/>
          <w:bCs/>
          <w:lang w:eastAsia="fr-FR"/>
        </w:rPr>
        <w:t>Pregunta 3</w:t>
      </w:r>
      <w:r w:rsidRPr="006A4072">
        <w:rPr>
          <w:rFonts w:ascii="Times New Roman" w:hAnsi="Times New Roman" w:cs="Times New Roman"/>
          <w:lang w:eastAsia="fr-FR"/>
        </w:rPr>
        <w:t xml:space="preserve">: Si </w:t>
      </w:r>
      <w:r w:rsidR="009D7D6A">
        <w:rPr>
          <w:rFonts w:ascii="Times New Roman" w:hAnsi="Times New Roman" w:cs="Times New Roman"/>
          <w:lang w:eastAsia="fr-FR"/>
        </w:rPr>
        <w:t xml:space="preserve">en una tarea </w:t>
      </w:r>
      <w:r w:rsidRPr="006A4072">
        <w:rPr>
          <w:rFonts w:ascii="Times New Roman" w:hAnsi="Times New Roman" w:cs="Times New Roman"/>
          <w:lang w:eastAsia="fr-FR"/>
        </w:rPr>
        <w:t xml:space="preserve">usted y </w:t>
      </w:r>
      <w:r>
        <w:rPr>
          <w:rFonts w:ascii="Times New Roman" w:hAnsi="Times New Roman" w:cs="Times New Roman"/>
          <w:lang w:eastAsia="fr-FR"/>
        </w:rPr>
        <w:t xml:space="preserve">el </w:t>
      </w:r>
      <w:r w:rsidR="00096DFC">
        <w:rPr>
          <w:rFonts w:ascii="Times New Roman" w:hAnsi="Times New Roman" w:cs="Times New Roman"/>
          <w:lang w:eastAsia="fr-FR"/>
        </w:rPr>
        <w:t xml:space="preserve">otro </w:t>
      </w:r>
      <w:r w:rsidR="009D7D6A">
        <w:rPr>
          <w:rFonts w:ascii="Times New Roman" w:hAnsi="Times New Roman" w:cs="Times New Roman"/>
          <w:lang w:eastAsia="fr-FR"/>
        </w:rPr>
        <w:t xml:space="preserve">trabajador </w:t>
      </w:r>
      <w:r w:rsidRPr="006A4072">
        <w:rPr>
          <w:rFonts w:ascii="Times New Roman" w:hAnsi="Times New Roman" w:cs="Times New Roman"/>
          <w:lang w:eastAsia="fr-FR"/>
        </w:rPr>
        <w:t xml:space="preserve">deciden asignar </w:t>
      </w:r>
      <w:r w:rsidR="009D7D6A">
        <w:rPr>
          <w:rFonts w:ascii="Times New Roman" w:hAnsi="Times New Roman" w:cs="Times New Roman"/>
          <w:lang w:eastAsia="fr-FR"/>
        </w:rPr>
        <w:t>todos sus</w:t>
      </w:r>
      <w:r w:rsidRPr="006A4072">
        <w:rPr>
          <w:rFonts w:ascii="Times New Roman" w:hAnsi="Times New Roman" w:cs="Times New Roman"/>
          <w:lang w:eastAsia="fr-FR"/>
        </w:rPr>
        <w:t xml:space="preserve"> 20 puntos a la cuenta grupal</w:t>
      </w:r>
      <w:r w:rsidR="009D7D6A">
        <w:rPr>
          <w:rFonts w:ascii="Times New Roman" w:hAnsi="Times New Roman" w:cs="Times New Roman"/>
          <w:lang w:eastAsia="fr-FR"/>
        </w:rPr>
        <w:t xml:space="preserve"> (y 0 a sus cuentas individuales)</w:t>
      </w:r>
      <w:r w:rsidRPr="006A4072">
        <w:rPr>
          <w:rFonts w:ascii="Times New Roman" w:hAnsi="Times New Roman" w:cs="Times New Roman"/>
          <w:lang w:eastAsia="fr-FR"/>
        </w:rPr>
        <w:t xml:space="preserve"> y tienen el 40% de la cuenta grupal, ¿cuáles son </w:t>
      </w:r>
      <w:r>
        <w:rPr>
          <w:rFonts w:ascii="Times New Roman" w:hAnsi="Times New Roman" w:cs="Times New Roman"/>
          <w:lang w:eastAsia="fr-FR"/>
        </w:rPr>
        <w:t>la</w:t>
      </w:r>
      <w:r w:rsidRPr="006A4072">
        <w:rPr>
          <w:rFonts w:ascii="Times New Roman" w:hAnsi="Times New Roman" w:cs="Times New Roman"/>
          <w:lang w:eastAsia="fr-FR"/>
        </w:rPr>
        <w:t xml:space="preserve">s ganancias </w:t>
      </w:r>
      <w:r w:rsidR="009D7D6A">
        <w:rPr>
          <w:rFonts w:ascii="Times New Roman" w:hAnsi="Times New Roman" w:cs="Times New Roman"/>
          <w:lang w:eastAsia="fr-FR"/>
        </w:rPr>
        <w:t xml:space="preserve">totales </w:t>
      </w:r>
      <w:r>
        <w:rPr>
          <w:rFonts w:ascii="Times New Roman" w:hAnsi="Times New Roman" w:cs="Times New Roman"/>
          <w:lang w:eastAsia="fr-FR"/>
        </w:rPr>
        <w:t>para usted</w:t>
      </w:r>
      <w:r w:rsidR="009D7D6A">
        <w:rPr>
          <w:rFonts w:ascii="Times New Roman" w:hAnsi="Times New Roman" w:cs="Times New Roman"/>
          <w:lang w:eastAsia="fr-FR"/>
        </w:rPr>
        <w:t xml:space="preserve"> en esa tarea</w:t>
      </w:r>
      <w:r w:rsidRPr="006A4072">
        <w:rPr>
          <w:rFonts w:ascii="Times New Roman" w:hAnsi="Times New Roman" w:cs="Times New Roman"/>
          <w:lang w:eastAsia="fr-FR"/>
        </w:rPr>
        <w:t xml:space="preserve">? </w:t>
      </w:r>
    </w:p>
    <w:p w14:paraId="7108D5C6" w14:textId="0634C316" w:rsidR="006A4072" w:rsidRPr="006A4072" w:rsidRDefault="009D7D6A" w:rsidP="00EC091D">
      <w:pPr>
        <w:jc w:val="both"/>
        <w:rPr>
          <w:rFonts w:ascii="Times New Roman" w:hAnsi="Times New Roman" w:cs="Times New Roman"/>
          <w:lang w:eastAsia="fr-FR"/>
        </w:rPr>
      </w:pPr>
      <w:r w:rsidRPr="006A4072">
        <w:rPr>
          <w:rFonts w:ascii="Times New Roman" w:hAnsi="Times New Roman" w:cs="Times New Roman"/>
          <w:lang w:eastAsia="fr-FR"/>
        </w:rPr>
        <w:t>1</w:t>
      </w:r>
      <w:r>
        <w:rPr>
          <w:rFonts w:ascii="Times New Roman" w:hAnsi="Times New Roman" w:cs="Times New Roman"/>
          <w:lang w:eastAsia="fr-FR"/>
        </w:rPr>
        <w:t>6</w:t>
      </w:r>
      <w:r w:rsidRPr="006A4072">
        <w:rPr>
          <w:rFonts w:ascii="Times New Roman" w:hAnsi="Times New Roman" w:cs="Times New Roman"/>
          <w:lang w:eastAsia="fr-FR"/>
        </w:rPr>
        <w:t xml:space="preserve"> </w:t>
      </w:r>
      <w:r w:rsidR="006A4072" w:rsidRPr="006A4072">
        <w:rPr>
          <w:rFonts w:ascii="Times New Roman" w:hAnsi="Times New Roman" w:cs="Times New Roman"/>
          <w:lang w:eastAsia="fr-FR"/>
        </w:rPr>
        <w:t>puntos</w:t>
      </w:r>
    </w:p>
    <w:p w14:paraId="7AFDFCA5" w14:textId="77777777" w:rsidR="006A4072" w:rsidRPr="006A4072" w:rsidRDefault="006A4072" w:rsidP="00EC091D">
      <w:pPr>
        <w:jc w:val="both"/>
        <w:rPr>
          <w:rFonts w:ascii="Times New Roman" w:hAnsi="Times New Roman" w:cs="Times New Roman"/>
          <w:lang w:eastAsia="fr-FR"/>
        </w:rPr>
      </w:pPr>
      <w:r w:rsidRPr="006A4072">
        <w:rPr>
          <w:rFonts w:ascii="Times New Roman" w:hAnsi="Times New Roman" w:cs="Times New Roman"/>
          <w:lang w:eastAsia="fr-FR"/>
        </w:rPr>
        <w:t>0 puntos</w:t>
      </w:r>
    </w:p>
    <w:p w14:paraId="7CD23F8C" w14:textId="77777777" w:rsidR="006A4072" w:rsidRPr="006A4072" w:rsidRDefault="006A4072" w:rsidP="00EC091D">
      <w:pPr>
        <w:jc w:val="both"/>
        <w:rPr>
          <w:rFonts w:ascii="Times New Roman" w:hAnsi="Times New Roman" w:cs="Times New Roman"/>
          <w:lang w:eastAsia="fr-FR"/>
        </w:rPr>
      </w:pPr>
      <w:r w:rsidRPr="006A4072">
        <w:rPr>
          <w:rFonts w:ascii="Times New Roman" w:hAnsi="Times New Roman" w:cs="Times New Roman"/>
          <w:lang w:eastAsia="fr-FR"/>
        </w:rPr>
        <w:t>32 puntos</w:t>
      </w:r>
    </w:p>
    <w:p w14:paraId="2734FF1C" w14:textId="28DCD692" w:rsidR="006A4072" w:rsidRDefault="006A4072" w:rsidP="00EC091D">
      <w:pPr>
        <w:jc w:val="both"/>
        <w:rPr>
          <w:rFonts w:ascii="Times New Roman" w:hAnsi="Times New Roman" w:cs="Times New Roman"/>
          <w:lang w:eastAsia="fr-FR"/>
        </w:rPr>
      </w:pPr>
      <w:r w:rsidRPr="006A4072">
        <w:rPr>
          <w:rFonts w:ascii="Times New Roman" w:hAnsi="Times New Roman" w:cs="Times New Roman"/>
          <w:lang w:eastAsia="fr-FR"/>
        </w:rPr>
        <w:t>40 puntos</w:t>
      </w:r>
    </w:p>
    <w:p w14:paraId="30889EC4" w14:textId="395BC109" w:rsidR="006A4072" w:rsidRPr="006A4072" w:rsidRDefault="006A4072" w:rsidP="00EC091D">
      <w:pPr>
        <w:jc w:val="both"/>
        <w:rPr>
          <w:rFonts w:ascii="Times New Roman" w:hAnsi="Times New Roman" w:cs="Times New Roman"/>
          <w:lang w:eastAsia="fr-FR"/>
        </w:rPr>
      </w:pPr>
      <w:r w:rsidRPr="006A4072">
        <w:rPr>
          <w:rFonts w:ascii="Times New Roman" w:hAnsi="Times New Roman" w:cs="Times New Roman"/>
          <w:b/>
          <w:bCs/>
          <w:lang w:eastAsia="fr-FR"/>
        </w:rPr>
        <w:t>Pregunta 4</w:t>
      </w:r>
      <w:r w:rsidRPr="006A4072">
        <w:rPr>
          <w:rFonts w:ascii="Times New Roman" w:hAnsi="Times New Roman" w:cs="Times New Roman"/>
          <w:lang w:eastAsia="fr-FR"/>
        </w:rPr>
        <w:t xml:space="preserve">: </w:t>
      </w:r>
      <w:r>
        <w:rPr>
          <w:rFonts w:ascii="Times New Roman" w:hAnsi="Times New Roman" w:cs="Times New Roman"/>
          <w:lang w:eastAsia="fr-FR"/>
        </w:rPr>
        <w:t>Usted s</w:t>
      </w:r>
      <w:r w:rsidRPr="006A4072">
        <w:rPr>
          <w:rFonts w:ascii="Times New Roman" w:hAnsi="Times New Roman" w:cs="Times New Roman"/>
          <w:lang w:eastAsia="fr-FR"/>
        </w:rPr>
        <w:t>abrá el porcentaje</w:t>
      </w:r>
      <w:r w:rsidR="009D7D6A">
        <w:rPr>
          <w:rFonts w:ascii="Times New Roman" w:hAnsi="Times New Roman" w:cs="Times New Roman"/>
          <w:lang w:eastAsia="fr-FR"/>
        </w:rPr>
        <w:t xml:space="preserve"> que</w:t>
      </w:r>
      <w:r w:rsidRPr="006A4072">
        <w:rPr>
          <w:rFonts w:ascii="Times New Roman" w:hAnsi="Times New Roman" w:cs="Times New Roman"/>
          <w:lang w:eastAsia="fr-FR"/>
        </w:rPr>
        <w:t xml:space="preserve"> </w:t>
      </w:r>
      <w:r w:rsidR="009D7D6A">
        <w:rPr>
          <w:rFonts w:ascii="Times New Roman" w:hAnsi="Times New Roman" w:cs="Times New Roman"/>
          <w:lang w:eastAsia="fr-FR"/>
        </w:rPr>
        <w:t>tiene el otro trabajador y el porcentaje que tiene</w:t>
      </w:r>
      <w:r w:rsidR="00FD77A9">
        <w:rPr>
          <w:rFonts w:ascii="Times New Roman" w:hAnsi="Times New Roman" w:cs="Times New Roman"/>
          <w:lang w:eastAsia="fr-FR"/>
        </w:rPr>
        <w:t xml:space="preserve"> </w:t>
      </w:r>
      <w:r>
        <w:rPr>
          <w:rFonts w:ascii="Times New Roman" w:hAnsi="Times New Roman" w:cs="Times New Roman"/>
          <w:lang w:eastAsia="fr-FR"/>
        </w:rPr>
        <w:t xml:space="preserve">el </w:t>
      </w:r>
      <w:r w:rsidRPr="006A4072">
        <w:rPr>
          <w:rFonts w:ascii="Times New Roman" w:hAnsi="Times New Roman" w:cs="Times New Roman"/>
          <w:lang w:eastAsia="fr-FR"/>
        </w:rPr>
        <w:t>gerente</w:t>
      </w:r>
      <w:r w:rsidR="009D7D6A">
        <w:rPr>
          <w:rFonts w:ascii="Times New Roman" w:hAnsi="Times New Roman" w:cs="Times New Roman"/>
          <w:lang w:eastAsia="fr-FR"/>
        </w:rPr>
        <w:t xml:space="preserve"> de la cuenta grupal</w:t>
      </w:r>
      <w:r w:rsidRPr="006A4072">
        <w:rPr>
          <w:rFonts w:ascii="Times New Roman" w:hAnsi="Times New Roman" w:cs="Times New Roman"/>
          <w:lang w:eastAsia="fr-FR"/>
        </w:rPr>
        <w:t xml:space="preserve">: </w:t>
      </w:r>
    </w:p>
    <w:p w14:paraId="043FA0B2" w14:textId="77777777" w:rsidR="006A4072" w:rsidRPr="006A4072" w:rsidRDefault="006A4072" w:rsidP="00EC091D">
      <w:pPr>
        <w:jc w:val="both"/>
        <w:rPr>
          <w:rFonts w:ascii="Times New Roman" w:hAnsi="Times New Roman" w:cs="Times New Roman"/>
          <w:lang w:eastAsia="fr-FR"/>
        </w:rPr>
      </w:pPr>
      <w:r w:rsidRPr="006A4072">
        <w:rPr>
          <w:rFonts w:ascii="Times New Roman" w:hAnsi="Times New Roman" w:cs="Times New Roman"/>
          <w:lang w:eastAsia="fr-FR"/>
        </w:rPr>
        <w:t>Verdadero</w:t>
      </w:r>
    </w:p>
    <w:p w14:paraId="2F6D4327" w14:textId="024BD348" w:rsidR="006A4072" w:rsidRDefault="006A4072" w:rsidP="00EC091D">
      <w:pPr>
        <w:jc w:val="both"/>
        <w:rPr>
          <w:ins w:id="188" w:author="Mercedes Ines Fevre Obarrio" w:date="2024-09-04T10:28:00Z" w16du:dateUtc="2024-09-04T08:28:00Z"/>
          <w:rFonts w:ascii="Times New Roman" w:hAnsi="Times New Roman" w:cs="Times New Roman"/>
          <w:lang w:eastAsia="fr-FR"/>
        </w:rPr>
      </w:pPr>
      <w:r w:rsidRPr="006A4072">
        <w:rPr>
          <w:rFonts w:ascii="Times New Roman" w:hAnsi="Times New Roman" w:cs="Times New Roman"/>
          <w:lang w:eastAsia="fr-FR"/>
        </w:rPr>
        <w:t>Falso</w:t>
      </w:r>
    </w:p>
    <w:p w14:paraId="74F98821" w14:textId="77777777" w:rsidR="00573BB0" w:rsidRPr="001858C4" w:rsidRDefault="00573BB0" w:rsidP="00573BB0">
      <w:pPr>
        <w:spacing w:before="100" w:beforeAutospacing="1" w:after="100" w:afterAutospacing="1" w:line="240" w:lineRule="auto"/>
        <w:jc w:val="both"/>
        <w:rPr>
          <w:ins w:id="189" w:author="Mercedes Ines Fevre Obarrio" w:date="2024-09-04T10:28:00Z" w16du:dateUtc="2024-09-04T08:28:00Z"/>
          <w:rFonts w:ascii="Times New Roman" w:eastAsia="Times New Roman" w:hAnsi="Times New Roman" w:cs="Times New Roman"/>
          <w:kern w:val="0"/>
          <w:sz w:val="24"/>
          <w:szCs w:val="24"/>
          <w:lang w:eastAsia="fr-FR"/>
          <w14:ligatures w14:val="none"/>
        </w:rPr>
      </w:pPr>
      <w:ins w:id="190" w:author="Mercedes Ines Fevre Obarrio" w:date="2024-09-04T10:28:00Z" w16du:dateUtc="2024-09-04T08:28:00Z">
        <w:r w:rsidRPr="001858C4">
          <w:rPr>
            <w:rFonts w:ascii="Times New Roman" w:eastAsia="Times New Roman" w:hAnsi="Times New Roman" w:cs="Times New Roman"/>
            <w:kern w:val="0"/>
            <w:sz w:val="24"/>
            <w:szCs w:val="24"/>
            <w:lang w:eastAsia="fr-FR"/>
            <w14:ligatures w14:val="none"/>
          </w:rPr>
          <w:t>Haga clic en "Siguiente" para continuar.</w:t>
        </w:r>
      </w:ins>
    </w:p>
    <w:p w14:paraId="62E4E7D7" w14:textId="77777777" w:rsidR="00573BB0" w:rsidRDefault="00573BB0" w:rsidP="00EC091D">
      <w:pPr>
        <w:jc w:val="both"/>
        <w:rPr>
          <w:rFonts w:ascii="Times New Roman" w:hAnsi="Times New Roman" w:cs="Times New Roman"/>
          <w:lang w:eastAsia="fr-FR"/>
        </w:rPr>
      </w:pPr>
    </w:p>
    <w:p w14:paraId="26679706" w14:textId="0B266829" w:rsidR="006A4072" w:rsidRDefault="00EC091D" w:rsidP="00EC091D">
      <w:pPr>
        <w:jc w:val="both"/>
        <w:rPr>
          <w:rFonts w:ascii="Times New Roman" w:hAnsi="Times New Roman" w:cs="Times New Roman"/>
          <w:lang w:eastAsia="fr-FR"/>
        </w:rPr>
      </w:pPr>
      <w:r w:rsidRPr="0035013E">
        <w:rPr>
          <w:b/>
          <w:bCs/>
        </w:rPr>
        <w:t xml:space="preserve">{Anterior} </w:t>
      </w:r>
      <w:r w:rsidR="00392D7D">
        <w:rPr>
          <w:b/>
          <w:bCs/>
        </w:rPr>
        <w:t>{</w:t>
      </w:r>
      <w:commentRangeStart w:id="191"/>
      <w:r w:rsidR="00392D7D">
        <w:rPr>
          <w:b/>
          <w:bCs/>
        </w:rPr>
        <w:t>Siguiente</w:t>
      </w:r>
      <w:commentRangeEnd w:id="191"/>
      <w:r w:rsidR="007230C9">
        <w:rPr>
          <w:rStyle w:val="CommentReference"/>
        </w:rPr>
        <w:commentReference w:id="191"/>
      </w:r>
      <w:r w:rsidR="00392D7D">
        <w:rPr>
          <w:b/>
          <w:bCs/>
        </w:rPr>
        <w:t>}</w:t>
      </w:r>
    </w:p>
    <w:p w14:paraId="413524D4" w14:textId="66EB80CF" w:rsidR="006A4072" w:rsidDel="007230C9" w:rsidRDefault="006A4072" w:rsidP="00EC091D">
      <w:pPr>
        <w:jc w:val="both"/>
        <w:rPr>
          <w:del w:id="192" w:author="Mercedes Ines Fevre Obarrio" w:date="2024-09-03T13:02:00Z" w16du:dateUtc="2024-09-03T11:02:00Z"/>
          <w:rFonts w:cstheme="minorHAnsi"/>
          <w:lang w:eastAsia="fr-FR"/>
        </w:rPr>
      </w:pPr>
      <w:del w:id="193" w:author="Mercedes Ines Fevre Obarrio" w:date="2024-09-03T13:02:00Z" w16du:dateUtc="2024-09-03T11:02:00Z">
        <w:r w:rsidRPr="006A4072" w:rsidDel="007230C9">
          <w:rPr>
            <w:lang w:eastAsia="fr-FR"/>
          </w:rPr>
          <w:delText>Parte inferior del</w:delText>
        </w:r>
        <w:r w:rsidDel="007230C9">
          <w:rPr>
            <w:rFonts w:ascii="Times New Roman" w:hAnsi="Times New Roman" w:cs="Times New Roman"/>
            <w:lang w:eastAsia="fr-FR"/>
          </w:rPr>
          <w:delText xml:space="preserve"> </w:delText>
        </w:r>
        <w:r w:rsidRPr="006A4072" w:rsidDel="007230C9">
          <w:rPr>
            <w:rFonts w:cstheme="minorHAnsi"/>
            <w:lang w:eastAsia="fr-FR"/>
          </w:rPr>
          <w:delText>formulario</w:delText>
        </w:r>
      </w:del>
    </w:p>
    <w:p w14:paraId="57135910" w14:textId="7F4F3E66" w:rsidR="00392D7D" w:rsidRDefault="00392D7D" w:rsidP="00EC091D">
      <w:pPr>
        <w:jc w:val="both"/>
        <w:rPr>
          <w:rFonts w:cstheme="minorHAnsi"/>
          <w:lang w:eastAsia="fr-FR"/>
        </w:rPr>
      </w:pPr>
      <w:r>
        <w:rPr>
          <w:rFonts w:cstheme="minorHAnsi"/>
          <w:lang w:eastAsia="fr-FR"/>
        </w:rPr>
        <w:br w:type="page"/>
      </w:r>
    </w:p>
    <w:p w14:paraId="1E19C718" w14:textId="77777777" w:rsidR="006A4072" w:rsidRDefault="006A4072" w:rsidP="00EC091D">
      <w:pPr>
        <w:jc w:val="both"/>
        <w:rPr>
          <w:rFonts w:cstheme="minorHAnsi"/>
          <w:lang w:eastAsia="fr-FR"/>
        </w:rPr>
      </w:pPr>
    </w:p>
    <w:p w14:paraId="6E1E1141" w14:textId="35B1EEAF" w:rsidR="006A4072" w:rsidRPr="00A64A01" w:rsidRDefault="006A4072" w:rsidP="00EC091D">
      <w:pPr>
        <w:jc w:val="center"/>
        <w:rPr>
          <w:b/>
          <w:bCs/>
        </w:rPr>
      </w:pPr>
      <w:r w:rsidRPr="00A64A01">
        <w:rPr>
          <w:b/>
          <w:bCs/>
        </w:rPr>
        <w:t xml:space="preserve">Pantalla </w:t>
      </w:r>
      <w:r w:rsidR="00392D7D">
        <w:rPr>
          <w:b/>
          <w:bCs/>
        </w:rPr>
        <w:t>6</w:t>
      </w:r>
    </w:p>
    <w:p w14:paraId="375055C3" w14:textId="77777777" w:rsidR="00392D7D" w:rsidRPr="00392D7D" w:rsidRDefault="00392D7D" w:rsidP="00EC091D">
      <w:pPr>
        <w:jc w:val="both"/>
        <w:rPr>
          <w:rFonts w:ascii="Times New Roman" w:hAnsi="Times New Roman" w:cs="Times New Roman"/>
          <w:lang w:eastAsia="fr-FR"/>
        </w:rPr>
      </w:pPr>
      <w:r w:rsidRPr="00392D7D">
        <w:rPr>
          <w:rFonts w:ascii="Times New Roman" w:hAnsi="Times New Roman" w:cs="Times New Roman"/>
          <w:lang w:eastAsia="fr-FR"/>
        </w:rPr>
        <w:t xml:space="preserve">A continuación, le presentamos tres imágenes en referencia a su estado de ánimo. </w:t>
      </w:r>
      <w:commentRangeStart w:id="194"/>
      <w:r w:rsidRPr="00392D7D">
        <w:rPr>
          <w:rFonts w:ascii="Times New Roman" w:hAnsi="Times New Roman" w:cs="Times New Roman"/>
          <w:lang w:eastAsia="fr-FR"/>
        </w:rPr>
        <w:t>Cada</w:t>
      </w:r>
      <w:commentRangeEnd w:id="194"/>
      <w:r w:rsidR="003C4D26">
        <w:rPr>
          <w:rStyle w:val="CommentReference"/>
        </w:rPr>
        <w:commentReference w:id="194"/>
      </w:r>
      <w:r w:rsidRPr="00392D7D">
        <w:rPr>
          <w:rFonts w:ascii="Times New Roman" w:hAnsi="Times New Roman" w:cs="Times New Roman"/>
          <w:lang w:eastAsia="fr-FR"/>
        </w:rPr>
        <w:t xml:space="preserve"> imagen contiene unas combinaciones de adjetivos que utilizará para calificar tus sentimientos sobre la imagen respecto a su estado de ánimo actual. Algunas combinaciones de adjetivos pueden parecer inusuales, pero probablemente se sentirá más de una manera sobre una combinación que sobre otra. Por lo tanto, en cada línea, elija de 1 a 9 qué imagen representa más su estado de ánimo según los adjetivos indicados. </w:t>
      </w:r>
    </w:p>
    <w:p w14:paraId="1FF6F70E" w14:textId="283EEE1C" w:rsidR="00392D7D" w:rsidRPr="00392D7D" w:rsidRDefault="00AA33E8" w:rsidP="00EC091D">
      <w:pPr>
        <w:jc w:val="both"/>
        <w:rPr>
          <w:rFonts w:ascii="Times New Roman" w:hAnsi="Times New Roman" w:cs="Times New Roman"/>
          <w:lang w:eastAsia="fr-FR"/>
        </w:rPr>
      </w:pPr>
      <w:r>
        <w:rPr>
          <w:rFonts w:ascii="Times New Roman" w:hAnsi="Times New Roman" w:cs="Times New Roman"/>
          <w:lang w:eastAsia="fr-FR"/>
        </w:rPr>
        <w:t xml:space="preserve">Imagen 1. </w:t>
      </w:r>
      <w:r w:rsidR="00392D7D" w:rsidRPr="00392D7D">
        <w:rPr>
          <w:rFonts w:ascii="Times New Roman" w:hAnsi="Times New Roman" w:cs="Times New Roman"/>
          <w:lang w:eastAsia="fr-FR"/>
        </w:rPr>
        <w:t>Seleccione el número que mejor se adapte a tu estado de ánimo:</w:t>
      </w:r>
    </w:p>
    <w:p w14:paraId="57D3F392" w14:textId="3443C5B9" w:rsidR="00392D7D" w:rsidRPr="00392D7D" w:rsidRDefault="00392D7D" w:rsidP="00EC091D">
      <w:pPr>
        <w:jc w:val="both"/>
        <w:rPr>
          <w:rFonts w:ascii="Times New Roman" w:hAnsi="Times New Roman" w:cs="Times New Roman"/>
          <w:lang w:eastAsia="fr-FR"/>
        </w:rPr>
      </w:pPr>
      <w:r w:rsidRPr="00392D7D">
        <w:rPr>
          <w:rFonts w:ascii="Times New Roman" w:hAnsi="Times New Roman" w:cs="Times New Roman"/>
          <w:lang w:eastAsia="fr-FR"/>
        </w:rPr>
        <w:t>1 representa sentirse "infeliz, molesto, insatisfecho, melancólico, desesperado o aburrido"</w:t>
      </w:r>
    </w:p>
    <w:p w14:paraId="43FD792A" w14:textId="7934071F" w:rsidR="006A4072" w:rsidRDefault="00392D7D" w:rsidP="00EC091D">
      <w:pPr>
        <w:jc w:val="both"/>
        <w:rPr>
          <w:rFonts w:ascii="Times New Roman" w:hAnsi="Times New Roman" w:cs="Times New Roman"/>
          <w:lang w:eastAsia="fr-FR"/>
        </w:rPr>
      </w:pPr>
      <w:r w:rsidRPr="00392D7D">
        <w:rPr>
          <w:rFonts w:ascii="Times New Roman" w:hAnsi="Times New Roman" w:cs="Times New Roman"/>
          <w:lang w:eastAsia="fr-FR"/>
        </w:rPr>
        <w:t>9 representa sentirse "feliz, complacido, satisfecho, contento, esperanzado, relajado"</w:t>
      </w:r>
    </w:p>
    <w:p w14:paraId="7DAFD230" w14:textId="1F399BC0" w:rsidR="00B35576" w:rsidRDefault="00392D7D" w:rsidP="00B35576">
      <w:pPr>
        <w:jc w:val="both"/>
      </w:pPr>
      <w:r>
        <w:rPr>
          <w:noProof/>
        </w:rPr>
        <w:drawing>
          <wp:inline distT="0" distB="0" distL="0" distR="0" wp14:anchorId="16EB8ED6" wp14:editId="46C41C07">
            <wp:extent cx="5400040" cy="1417955"/>
            <wp:effectExtent l="0" t="0" r="0" b="0"/>
            <wp:docPr id="934596132" name="Image 1" descr="Une image contenant texte, diagramme, Polic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96132" name="Image 1" descr="Une image contenant texte, diagramme, Police, Plan&#10;&#10;Description générée automatiquement"/>
                    <pic:cNvPicPr/>
                  </pic:nvPicPr>
                  <pic:blipFill>
                    <a:blip r:embed="rId13"/>
                    <a:stretch>
                      <a:fillRect/>
                    </a:stretch>
                  </pic:blipFill>
                  <pic:spPr>
                    <a:xfrm>
                      <a:off x="0" y="0"/>
                      <a:ext cx="5400040" cy="1417955"/>
                    </a:xfrm>
                    <a:prstGeom prst="rect">
                      <a:avLst/>
                    </a:prstGeom>
                  </pic:spPr>
                </pic:pic>
              </a:graphicData>
            </a:graphic>
          </wp:inline>
        </w:drawing>
      </w:r>
      <w:r w:rsidR="00B35576" w:rsidRPr="00B35576">
        <w:t xml:space="preserve"> </w:t>
      </w:r>
      <w:r w:rsidR="00B35576">
        <w:t>Nota:</w:t>
      </w:r>
    </w:p>
    <w:p w14:paraId="486385D2" w14:textId="5D1F7E90" w:rsidR="00392D7D" w:rsidRDefault="00392D7D" w:rsidP="00EC091D">
      <w:pPr>
        <w:jc w:val="both"/>
        <w:rPr>
          <w:rFonts w:ascii="Times New Roman" w:hAnsi="Times New Roman" w:cs="Times New Roman"/>
          <w:lang w:eastAsia="fr-FR"/>
        </w:rPr>
      </w:pPr>
    </w:p>
    <w:p w14:paraId="1CFF0249" w14:textId="5E8AD90D" w:rsidR="00392D7D" w:rsidRDefault="00AA33E8" w:rsidP="00EC091D">
      <w:pPr>
        <w:jc w:val="both"/>
      </w:pPr>
      <w:r>
        <w:rPr>
          <w:rFonts w:ascii="Times New Roman" w:hAnsi="Times New Roman" w:cs="Times New Roman"/>
          <w:lang w:eastAsia="fr-FR"/>
        </w:rPr>
        <w:t xml:space="preserve">Imagen 2. </w:t>
      </w:r>
      <w:r w:rsidR="00392D7D">
        <w:t>Seleccione el número que mejor se adapte a tu estado de ánimo:</w:t>
      </w:r>
    </w:p>
    <w:p w14:paraId="7E0779F1" w14:textId="27050CD2" w:rsidR="00392D7D" w:rsidRDefault="00392D7D" w:rsidP="00EC091D">
      <w:pPr>
        <w:jc w:val="both"/>
      </w:pPr>
      <w:del w:id="195" w:author="Mercedes Ines Fevre Obarrio" w:date="2024-09-03T13:00:00Z" w16du:dateUtc="2024-09-03T11:00:00Z">
        <w:r w:rsidDel="007230C9">
          <w:delText>:</w:delText>
        </w:r>
      </w:del>
    </w:p>
    <w:p w14:paraId="7FDE0111" w14:textId="77777777" w:rsidR="00392D7D" w:rsidRDefault="00392D7D" w:rsidP="00EC091D">
      <w:pPr>
        <w:jc w:val="both"/>
      </w:pPr>
      <w:r>
        <w:t>1 representa sentirse "relajado, tranquilo, perezoso, apagado, somnoliento, sin despertar"</w:t>
      </w:r>
    </w:p>
    <w:p w14:paraId="02DBE663" w14:textId="77777777" w:rsidR="00392D7D" w:rsidRDefault="00392D7D" w:rsidP="00EC091D">
      <w:pPr>
        <w:jc w:val="both"/>
      </w:pPr>
      <w:r>
        <w:t>9 representa sentirse "estimulado, excitado, frenético, nervioso, muy despierto, excitado"</w:t>
      </w:r>
    </w:p>
    <w:p w14:paraId="49220528" w14:textId="77777777" w:rsidR="00392D7D" w:rsidRDefault="00392D7D" w:rsidP="00EC091D">
      <w:pPr>
        <w:jc w:val="both"/>
      </w:pPr>
      <w:r>
        <w:rPr>
          <w:noProof/>
        </w:rPr>
        <w:drawing>
          <wp:inline distT="0" distB="0" distL="0" distR="0" wp14:anchorId="2DFD0DB2" wp14:editId="600342E0">
            <wp:extent cx="5400040" cy="971550"/>
            <wp:effectExtent l="0" t="0" r="0" b="0"/>
            <wp:docPr id="112640572" name="Image 1" descr="Une image contenant texte, diagramme,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0572" name="Image 1" descr="Une image contenant texte, diagramme, Police, blanc&#10;&#10;Description générée automatiquement"/>
                    <pic:cNvPicPr/>
                  </pic:nvPicPr>
                  <pic:blipFill>
                    <a:blip r:embed="rId14"/>
                    <a:stretch>
                      <a:fillRect/>
                    </a:stretch>
                  </pic:blipFill>
                  <pic:spPr>
                    <a:xfrm>
                      <a:off x="0" y="0"/>
                      <a:ext cx="5400040" cy="971550"/>
                    </a:xfrm>
                    <a:prstGeom prst="rect">
                      <a:avLst/>
                    </a:prstGeom>
                  </pic:spPr>
                </pic:pic>
              </a:graphicData>
            </a:graphic>
          </wp:inline>
        </w:drawing>
      </w:r>
    </w:p>
    <w:p w14:paraId="6571FA23" w14:textId="77777777" w:rsidR="00B35576" w:rsidRDefault="00B35576" w:rsidP="00B35576">
      <w:pPr>
        <w:jc w:val="both"/>
      </w:pPr>
      <w:r>
        <w:t>Nota:</w:t>
      </w:r>
    </w:p>
    <w:p w14:paraId="6C8CC989" w14:textId="77777777" w:rsidR="00B35576" w:rsidRDefault="00B35576" w:rsidP="00EC091D">
      <w:pPr>
        <w:jc w:val="both"/>
        <w:rPr>
          <w:rFonts w:ascii="Times New Roman" w:hAnsi="Times New Roman" w:cs="Times New Roman"/>
          <w:lang w:eastAsia="fr-FR"/>
        </w:rPr>
      </w:pPr>
    </w:p>
    <w:p w14:paraId="392CBB48" w14:textId="3E0D532E" w:rsidR="00392D7D" w:rsidRDefault="00AA33E8" w:rsidP="00EC091D">
      <w:pPr>
        <w:jc w:val="both"/>
      </w:pPr>
      <w:r>
        <w:rPr>
          <w:rFonts w:ascii="Times New Roman" w:hAnsi="Times New Roman" w:cs="Times New Roman"/>
          <w:lang w:eastAsia="fr-FR"/>
        </w:rPr>
        <w:t xml:space="preserve">Imagen 3. </w:t>
      </w:r>
      <w:r w:rsidR="00392D7D">
        <w:t>Seleccione el número que mejor se adapte a su estado de ánimo:</w:t>
      </w:r>
      <w:r w:rsidR="00B35576">
        <w:t xml:space="preserve"> </w:t>
      </w:r>
      <w:r w:rsidR="00B35576" w:rsidRPr="00B35576">
        <w:rPr>
          <w:highlight w:val="yellow"/>
        </w:rPr>
        <w:t>MISSING IMAGE 3</w:t>
      </w:r>
    </w:p>
    <w:p w14:paraId="744FF020" w14:textId="39BBDEC1" w:rsidR="007230C9" w:rsidRDefault="00392D7D" w:rsidP="00EC091D">
      <w:pPr>
        <w:jc w:val="both"/>
      </w:pPr>
      <w:del w:id="196" w:author="Mercedes Ines Fevre Obarrio" w:date="2024-09-03T13:00:00Z" w16du:dateUtc="2024-09-03T11:00:00Z">
        <w:r w:rsidDel="007230C9">
          <w:delText>:</w:delText>
        </w:r>
      </w:del>
    </w:p>
    <w:p w14:paraId="6300FFA1" w14:textId="77777777" w:rsidR="00392D7D" w:rsidRDefault="00392D7D" w:rsidP="00EC091D">
      <w:pPr>
        <w:jc w:val="both"/>
      </w:pPr>
      <w:r>
        <w:t>1 representa sentirse "controlado, influenciado, cuidado, asombrado, sumiso"</w:t>
      </w:r>
    </w:p>
    <w:p w14:paraId="385B9F5A" w14:textId="77777777" w:rsidR="00392D7D" w:rsidRDefault="00392D7D" w:rsidP="00EC091D">
      <w:pPr>
        <w:jc w:val="both"/>
      </w:pPr>
      <w:r>
        <w:t>9 representa sentirse "controlador, influyente, en control, importante, dominante"</w:t>
      </w:r>
    </w:p>
    <w:p w14:paraId="340CD1E0" w14:textId="23A61FE4" w:rsidR="00B35576" w:rsidRPr="00DF6370" w:rsidRDefault="00B35576" w:rsidP="00EC091D">
      <w:pPr>
        <w:jc w:val="both"/>
      </w:pPr>
      <w:r w:rsidRPr="00DF6370">
        <w:t>Nota</w:t>
      </w:r>
      <w:ins w:id="197" w:author="Mercedes Ines Fevre Obarrio" w:date="2024-09-03T13:00:00Z" w16du:dateUtc="2024-09-03T11:00:00Z">
        <w:r w:rsidR="007230C9" w:rsidRPr="00DF6370">
          <w:t>:</w:t>
        </w:r>
      </w:ins>
    </w:p>
    <w:p w14:paraId="73BB1D4F" w14:textId="77777777" w:rsidR="00BB1607" w:rsidRPr="001858C4" w:rsidRDefault="00BB1607" w:rsidP="00BB1607">
      <w:pPr>
        <w:spacing w:before="100" w:beforeAutospacing="1" w:after="100" w:afterAutospacing="1" w:line="240" w:lineRule="auto"/>
        <w:jc w:val="both"/>
        <w:rPr>
          <w:ins w:id="198" w:author="Mercedes Ines Fevre Obarrio" w:date="2024-09-04T10:29:00Z" w16du:dateUtc="2024-09-04T08:29:00Z"/>
          <w:rFonts w:ascii="Times New Roman" w:eastAsia="Times New Roman" w:hAnsi="Times New Roman" w:cs="Times New Roman"/>
          <w:kern w:val="0"/>
          <w:sz w:val="24"/>
          <w:szCs w:val="24"/>
          <w:lang w:eastAsia="fr-FR"/>
          <w14:ligatures w14:val="none"/>
        </w:rPr>
      </w:pPr>
      <w:ins w:id="199" w:author="Mercedes Ines Fevre Obarrio" w:date="2024-09-04T10:29:00Z" w16du:dateUtc="2024-09-04T08:29:00Z">
        <w:r w:rsidRPr="001858C4">
          <w:rPr>
            <w:rFonts w:ascii="Times New Roman" w:eastAsia="Times New Roman" w:hAnsi="Times New Roman" w:cs="Times New Roman"/>
            <w:kern w:val="0"/>
            <w:sz w:val="24"/>
            <w:szCs w:val="24"/>
            <w:lang w:eastAsia="fr-FR"/>
            <w14:ligatures w14:val="none"/>
          </w:rPr>
          <w:lastRenderedPageBreak/>
          <w:t>Haga clic en "Siguiente" para continuar.</w:t>
        </w:r>
      </w:ins>
    </w:p>
    <w:p w14:paraId="3F61283A" w14:textId="77777777" w:rsidR="00BB1607" w:rsidRDefault="00BB1607" w:rsidP="007230C9">
      <w:pPr>
        <w:jc w:val="both"/>
        <w:rPr>
          <w:ins w:id="200" w:author="Mercedes Ines Fevre Obarrio" w:date="2024-09-04T10:29:00Z" w16du:dateUtc="2024-09-04T08:29:00Z"/>
          <w:b/>
          <w:bCs/>
          <w:highlight w:val="yellow"/>
        </w:rPr>
      </w:pPr>
    </w:p>
    <w:p w14:paraId="3C022B5F" w14:textId="030A5B67" w:rsidR="007230C9" w:rsidRDefault="00D47BB5" w:rsidP="007230C9">
      <w:pPr>
        <w:jc w:val="both"/>
        <w:rPr>
          <w:ins w:id="201" w:author="Mercedes Ines Fevre Obarrio" w:date="2024-09-04T10:29:00Z" w16du:dateUtc="2024-09-04T08:29:00Z"/>
          <w:b/>
          <w:bCs/>
        </w:rPr>
      </w:pPr>
      <w:del w:id="202" w:author="Mercedes Ines Fevre Obarrio" w:date="2024-09-03T13:00:00Z" w16du:dateUtc="2024-09-03T11:00:00Z">
        <w:r w:rsidRPr="00DF6370" w:rsidDel="007230C9">
          <w:rPr>
            <w:b/>
            <w:bCs/>
            <w:highlight w:val="yellow"/>
          </w:rPr>
          <w:delText>SHALL WE ADD BUTTON:</w:delText>
        </w:r>
        <w:r w:rsidRPr="00DF6370" w:rsidDel="007230C9">
          <w:rPr>
            <w:b/>
            <w:bCs/>
          </w:rPr>
          <w:delText xml:space="preserve"> BEFORE?</w:delText>
        </w:r>
        <w:r w:rsidRPr="00DF6370" w:rsidDel="007230C9">
          <w:rPr>
            <w:b/>
            <w:bCs/>
            <w:highlight w:val="yellow"/>
          </w:rPr>
          <w:delText xml:space="preserve"> </w:delText>
        </w:r>
        <w:r w:rsidR="00392D7D" w:rsidRPr="00FA7665" w:rsidDel="007230C9">
          <w:rPr>
            <w:b/>
            <w:bCs/>
            <w:highlight w:val="yellow"/>
          </w:rPr>
          <w:delText>{</w:delText>
        </w:r>
        <w:r w:rsidR="00392D7D" w:rsidRPr="00FA7665" w:rsidDel="007230C9">
          <w:rPr>
            <w:b/>
            <w:bCs/>
          </w:rPr>
          <w:delText>Siguiente}</w:delText>
        </w:r>
      </w:del>
    </w:p>
    <w:p w14:paraId="32A943F7" w14:textId="77777777" w:rsidR="00BB1607" w:rsidRDefault="00BB1607" w:rsidP="007230C9">
      <w:pPr>
        <w:jc w:val="both"/>
        <w:rPr>
          <w:ins w:id="203" w:author="Mercedes Ines Fevre Obarrio" w:date="2024-09-03T13:00:00Z" w16du:dateUtc="2024-09-03T11:00:00Z"/>
          <w:b/>
          <w:bCs/>
        </w:rPr>
      </w:pPr>
    </w:p>
    <w:p w14:paraId="7048D91B" w14:textId="0BBBBB03" w:rsidR="007230C9" w:rsidRDefault="007230C9" w:rsidP="007230C9">
      <w:pPr>
        <w:jc w:val="both"/>
        <w:rPr>
          <w:ins w:id="204" w:author="Mercedes Ines Fevre Obarrio" w:date="2024-09-03T13:00:00Z" w16du:dateUtc="2024-09-03T11:00:00Z"/>
          <w:rFonts w:ascii="Times New Roman" w:hAnsi="Times New Roman" w:cs="Times New Roman"/>
          <w:lang w:eastAsia="fr-FR"/>
        </w:rPr>
      </w:pPr>
      <w:ins w:id="205" w:author="Mercedes Ines Fevre Obarrio" w:date="2024-09-03T13:00:00Z" w16du:dateUtc="2024-09-03T11:00:00Z">
        <w:r w:rsidRPr="007230C9">
          <w:rPr>
            <w:b/>
            <w:bCs/>
            <w:strike/>
          </w:rPr>
          <w:t>{Anterior}</w:t>
        </w:r>
        <w:r w:rsidRPr="0035013E">
          <w:rPr>
            <w:b/>
            <w:bCs/>
          </w:rPr>
          <w:t xml:space="preserve"> </w:t>
        </w:r>
        <w:r>
          <w:rPr>
            <w:b/>
            <w:bCs/>
          </w:rPr>
          <w:t>{</w:t>
        </w:r>
        <w:commentRangeStart w:id="206"/>
        <w:r>
          <w:rPr>
            <w:b/>
            <w:bCs/>
          </w:rPr>
          <w:t>Siguiente</w:t>
        </w:r>
      </w:ins>
      <w:commentRangeEnd w:id="206"/>
      <w:ins w:id="207" w:author="Mercedes Ines Fevre Obarrio" w:date="2024-09-03T13:02:00Z" w16du:dateUtc="2024-09-03T11:02:00Z">
        <w:r>
          <w:rPr>
            <w:rStyle w:val="CommentReference"/>
          </w:rPr>
          <w:commentReference w:id="206"/>
        </w:r>
      </w:ins>
      <w:ins w:id="208" w:author="Mercedes Ines Fevre Obarrio" w:date="2024-09-03T13:00:00Z" w16du:dateUtc="2024-09-03T11:00:00Z">
        <w:r>
          <w:rPr>
            <w:b/>
            <w:bCs/>
          </w:rPr>
          <w:t>}</w:t>
        </w:r>
      </w:ins>
    </w:p>
    <w:p w14:paraId="646BE6BA" w14:textId="77777777" w:rsidR="007230C9" w:rsidRPr="00FA7665" w:rsidRDefault="007230C9" w:rsidP="00EC091D">
      <w:pPr>
        <w:jc w:val="both"/>
      </w:pPr>
    </w:p>
    <w:p w14:paraId="42C2D109" w14:textId="77777777" w:rsidR="00392D7D" w:rsidRPr="00FA7665" w:rsidRDefault="00392D7D" w:rsidP="00EC091D">
      <w:pPr>
        <w:jc w:val="both"/>
      </w:pPr>
    </w:p>
    <w:p w14:paraId="6E4E2EE5" w14:textId="5DF796E5" w:rsidR="00392D7D" w:rsidRPr="00FA7665" w:rsidRDefault="00392D7D" w:rsidP="00EC091D">
      <w:pPr>
        <w:jc w:val="both"/>
        <w:rPr>
          <w:rFonts w:cstheme="minorHAnsi"/>
          <w:lang w:eastAsia="fr-FR"/>
        </w:rPr>
      </w:pPr>
      <w:r w:rsidRPr="00FA7665">
        <w:rPr>
          <w:rFonts w:cstheme="minorHAnsi"/>
          <w:lang w:eastAsia="fr-FR"/>
        </w:rPr>
        <w:br w:type="page"/>
      </w:r>
    </w:p>
    <w:p w14:paraId="7E64AB5A" w14:textId="77777777" w:rsidR="00392D7D" w:rsidRPr="00FA7665" w:rsidRDefault="00392D7D" w:rsidP="00EC091D">
      <w:pPr>
        <w:jc w:val="both"/>
        <w:rPr>
          <w:rFonts w:cstheme="minorHAnsi"/>
          <w:lang w:eastAsia="fr-FR"/>
        </w:rPr>
      </w:pPr>
    </w:p>
    <w:p w14:paraId="486A0AB1" w14:textId="6A01FF3B" w:rsidR="00392D7D" w:rsidRDefault="00392D7D" w:rsidP="00EC091D">
      <w:pPr>
        <w:jc w:val="both"/>
        <w:rPr>
          <w:b/>
          <w:bCs/>
        </w:rPr>
      </w:pPr>
      <w:r w:rsidRPr="00A64A01">
        <w:rPr>
          <w:b/>
          <w:bCs/>
        </w:rPr>
        <w:t xml:space="preserve">Pantalla </w:t>
      </w:r>
      <w:r>
        <w:rPr>
          <w:b/>
          <w:bCs/>
        </w:rPr>
        <w:t>7</w:t>
      </w:r>
    </w:p>
    <w:p w14:paraId="52E4D6CA" w14:textId="2DC2C41C" w:rsidR="00392D7D" w:rsidRPr="00392D7D" w:rsidRDefault="00D47BB5" w:rsidP="00EC091D">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fr-FR"/>
          <w14:ligatures w14:val="none"/>
        </w:rPr>
      </w:pPr>
      <w:r w:rsidRPr="00392D7D">
        <w:rPr>
          <w:rFonts w:ascii="Times New Roman" w:eastAsia="Times New Roman" w:hAnsi="Times New Roman" w:cs="Times New Roman"/>
          <w:b/>
          <w:bCs/>
          <w:kern w:val="0"/>
          <w:sz w:val="36"/>
          <w:szCs w:val="36"/>
          <w:lang w:eastAsia="fr-FR"/>
          <w14:ligatures w14:val="none"/>
        </w:rPr>
        <w:t>Parte I</w:t>
      </w:r>
      <w:r w:rsidR="00BD2F41">
        <w:rPr>
          <w:rFonts w:ascii="Times New Roman" w:eastAsia="Times New Roman" w:hAnsi="Times New Roman" w:cs="Times New Roman"/>
          <w:b/>
          <w:bCs/>
          <w:kern w:val="0"/>
          <w:sz w:val="36"/>
          <w:szCs w:val="36"/>
          <w:lang w:eastAsia="fr-FR"/>
          <w14:ligatures w14:val="none"/>
        </w:rPr>
        <w:t>.</w:t>
      </w:r>
      <w:r>
        <w:rPr>
          <w:rFonts w:ascii="Times New Roman" w:eastAsia="Times New Roman" w:hAnsi="Times New Roman" w:cs="Times New Roman"/>
          <w:b/>
          <w:bCs/>
          <w:kern w:val="0"/>
          <w:sz w:val="36"/>
          <w:szCs w:val="36"/>
          <w:lang w:eastAsia="fr-FR"/>
          <w14:ligatures w14:val="none"/>
        </w:rPr>
        <w:t xml:space="preserve"> J</w:t>
      </w:r>
      <w:r w:rsidR="004B2371">
        <w:rPr>
          <w:rFonts w:ascii="Times New Roman" w:eastAsia="Times New Roman" w:hAnsi="Times New Roman" w:cs="Times New Roman"/>
          <w:b/>
          <w:bCs/>
          <w:kern w:val="0"/>
          <w:sz w:val="36"/>
          <w:szCs w:val="36"/>
          <w:lang w:eastAsia="fr-FR"/>
          <w14:ligatures w14:val="none"/>
        </w:rPr>
        <w:t>uego</w:t>
      </w:r>
      <w:r w:rsidR="004B2371" w:rsidRPr="00392D7D">
        <w:rPr>
          <w:rFonts w:ascii="Times New Roman" w:eastAsia="Times New Roman" w:hAnsi="Times New Roman" w:cs="Times New Roman"/>
          <w:b/>
          <w:bCs/>
          <w:kern w:val="0"/>
          <w:sz w:val="36"/>
          <w:szCs w:val="36"/>
          <w:lang w:eastAsia="fr-FR"/>
          <w14:ligatures w14:val="none"/>
        </w:rPr>
        <w:t xml:space="preserve"> </w:t>
      </w:r>
      <w:r w:rsidR="00392D7D" w:rsidRPr="00392D7D">
        <w:rPr>
          <w:rFonts w:ascii="Times New Roman" w:eastAsia="Times New Roman" w:hAnsi="Times New Roman" w:cs="Times New Roman"/>
          <w:b/>
          <w:bCs/>
          <w:kern w:val="0"/>
          <w:sz w:val="36"/>
          <w:szCs w:val="36"/>
          <w:lang w:eastAsia="fr-FR"/>
          <w14:ligatures w14:val="none"/>
        </w:rPr>
        <w:t xml:space="preserve">de producción </w:t>
      </w:r>
    </w:p>
    <w:p w14:paraId="25D4456D" w14:textId="74819990" w:rsidR="00AA33E8" w:rsidRDefault="00AA33E8" w:rsidP="00EC091D">
      <w:pPr>
        <w:spacing w:after="240" w:line="240" w:lineRule="auto"/>
        <w:jc w:val="both"/>
        <w:rPr>
          <w:rFonts w:ascii="Times New Roman" w:eastAsia="Times New Roman" w:hAnsi="Times New Roman" w:cs="Times New Roman"/>
          <w:kern w:val="0"/>
          <w:sz w:val="24"/>
          <w:szCs w:val="24"/>
          <w:lang w:eastAsia="fr-FR"/>
          <w14:ligatures w14:val="none"/>
        </w:rPr>
      </w:pPr>
      <w:r w:rsidRPr="00497DF2">
        <w:rPr>
          <w:rFonts w:ascii="Times New Roman" w:eastAsia="Times New Roman" w:hAnsi="Times New Roman" w:cs="Times New Roman"/>
          <w:kern w:val="0"/>
          <w:sz w:val="24"/>
          <w:szCs w:val="24"/>
          <w:lang w:eastAsia="fr-FR"/>
          <w14:ligatures w14:val="none"/>
        </w:rPr>
        <w:t>En la siguiente pantalla usted podrá tomar sus decisiones de</w:t>
      </w:r>
      <w:r w:rsidR="004B2371">
        <w:rPr>
          <w:rFonts w:ascii="Times New Roman" w:eastAsia="Times New Roman" w:hAnsi="Times New Roman" w:cs="Times New Roman"/>
          <w:kern w:val="0"/>
          <w:sz w:val="24"/>
          <w:szCs w:val="24"/>
          <w:lang w:eastAsia="fr-FR"/>
          <w14:ligatures w14:val="none"/>
        </w:rPr>
        <w:t xml:space="preserve">l juego </w:t>
      </w:r>
      <w:r w:rsidR="00392D7D" w:rsidRPr="00497DF2">
        <w:rPr>
          <w:rFonts w:ascii="Times New Roman" w:eastAsia="Times New Roman" w:hAnsi="Times New Roman" w:cs="Times New Roman"/>
          <w:kern w:val="0"/>
          <w:sz w:val="24"/>
          <w:szCs w:val="24"/>
          <w:lang w:eastAsia="fr-FR"/>
          <w14:ligatures w14:val="none"/>
        </w:rPr>
        <w:t>de producción.</w:t>
      </w:r>
      <w:r w:rsidR="00392D7D" w:rsidRPr="00AA33E8">
        <w:rPr>
          <w:rFonts w:ascii="Times New Roman" w:eastAsia="Times New Roman" w:hAnsi="Times New Roman" w:cs="Times New Roman"/>
          <w:kern w:val="0"/>
          <w:sz w:val="24"/>
          <w:szCs w:val="24"/>
          <w:lang w:eastAsia="fr-FR"/>
          <w14:ligatures w14:val="none"/>
        </w:rPr>
        <w:t xml:space="preserve"> </w:t>
      </w:r>
    </w:p>
    <w:p w14:paraId="238C7ABE" w14:textId="77777777" w:rsidR="00D47BB5" w:rsidRDefault="00AA33E8" w:rsidP="00EC091D">
      <w:pPr>
        <w:spacing w:after="24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Por favor, haga </w:t>
      </w:r>
      <w:proofErr w:type="spellStart"/>
      <w:proofErr w:type="gramStart"/>
      <w:r>
        <w:rPr>
          <w:rFonts w:ascii="Times New Roman" w:eastAsia="Times New Roman" w:hAnsi="Times New Roman" w:cs="Times New Roman"/>
          <w:kern w:val="0"/>
          <w:sz w:val="24"/>
          <w:szCs w:val="24"/>
          <w:lang w:eastAsia="fr-FR"/>
          <w14:ligatures w14:val="none"/>
        </w:rPr>
        <w:t>click</w:t>
      </w:r>
      <w:proofErr w:type="spellEnd"/>
      <w:proofErr w:type="gramEnd"/>
      <w:r>
        <w:rPr>
          <w:rFonts w:ascii="Times New Roman" w:eastAsia="Times New Roman" w:hAnsi="Times New Roman" w:cs="Times New Roman"/>
          <w:kern w:val="0"/>
          <w:sz w:val="24"/>
          <w:szCs w:val="24"/>
          <w:lang w:eastAsia="fr-FR"/>
          <w14:ligatures w14:val="none"/>
        </w:rPr>
        <w:t xml:space="preserve"> en “Siguiente” para </w:t>
      </w:r>
      <w:commentRangeStart w:id="209"/>
      <w:r>
        <w:rPr>
          <w:rFonts w:ascii="Times New Roman" w:eastAsia="Times New Roman" w:hAnsi="Times New Roman" w:cs="Times New Roman"/>
          <w:kern w:val="0"/>
          <w:sz w:val="24"/>
          <w:szCs w:val="24"/>
          <w:lang w:eastAsia="fr-FR"/>
          <w14:ligatures w14:val="none"/>
        </w:rPr>
        <w:t>comenzar</w:t>
      </w:r>
      <w:commentRangeEnd w:id="209"/>
      <w:r w:rsidR="00BB1607">
        <w:rPr>
          <w:rStyle w:val="CommentReference"/>
        </w:rPr>
        <w:commentReference w:id="209"/>
      </w:r>
      <w:r>
        <w:rPr>
          <w:rFonts w:ascii="Times New Roman" w:eastAsia="Times New Roman" w:hAnsi="Times New Roman" w:cs="Times New Roman"/>
          <w:kern w:val="0"/>
          <w:sz w:val="24"/>
          <w:szCs w:val="24"/>
          <w:lang w:eastAsia="fr-FR"/>
          <w14:ligatures w14:val="none"/>
        </w:rPr>
        <w:t>.</w:t>
      </w:r>
      <w:r w:rsidRPr="00AA33E8">
        <w:rPr>
          <w:rFonts w:ascii="Times New Roman" w:eastAsia="Times New Roman" w:hAnsi="Times New Roman" w:cs="Times New Roman"/>
          <w:kern w:val="0"/>
          <w:sz w:val="24"/>
          <w:szCs w:val="24"/>
          <w:lang w:eastAsia="fr-FR"/>
          <w14:ligatures w14:val="none"/>
        </w:rPr>
        <w:t xml:space="preserve"> </w:t>
      </w:r>
    </w:p>
    <w:p w14:paraId="3010EEC2" w14:textId="36959546" w:rsidR="00392D7D" w:rsidRPr="00AA33E8" w:rsidRDefault="00392D7D" w:rsidP="00EC091D">
      <w:pPr>
        <w:spacing w:after="240" w:line="240" w:lineRule="auto"/>
        <w:jc w:val="both"/>
        <w:rPr>
          <w:rFonts w:ascii="Times New Roman" w:eastAsia="Times New Roman" w:hAnsi="Times New Roman" w:cs="Times New Roman"/>
          <w:kern w:val="0"/>
          <w:sz w:val="24"/>
          <w:szCs w:val="24"/>
          <w:lang w:eastAsia="fr-FR"/>
          <w14:ligatures w14:val="none"/>
        </w:rPr>
      </w:pPr>
      <w:r w:rsidRPr="00AA33E8">
        <w:rPr>
          <w:rFonts w:ascii="Times New Roman" w:eastAsia="Times New Roman" w:hAnsi="Times New Roman" w:cs="Times New Roman"/>
          <w:kern w:val="0"/>
          <w:sz w:val="24"/>
          <w:szCs w:val="24"/>
          <w:lang w:eastAsia="fr-FR"/>
          <w14:ligatures w14:val="none"/>
        </w:rPr>
        <w:br/>
      </w:r>
    </w:p>
    <w:p w14:paraId="14A4471F" w14:textId="475CC1AB" w:rsidR="00392D7D" w:rsidRPr="008B7EC0" w:rsidRDefault="00392D7D" w:rsidP="00EC091D">
      <w:pPr>
        <w:jc w:val="both"/>
        <w:rPr>
          <w:b/>
          <w:bCs/>
        </w:rPr>
      </w:pPr>
      <w:proofErr w:type="gramStart"/>
      <w:r w:rsidRPr="008B7EC0">
        <w:rPr>
          <w:b/>
          <w:bCs/>
        </w:rPr>
        <w:t>{</w:t>
      </w:r>
      <w:r w:rsidRPr="00392D7D">
        <w:rPr>
          <w:b/>
          <w:bCs/>
        </w:rPr>
        <w:t xml:space="preserve"> </w:t>
      </w:r>
      <w:r>
        <w:rPr>
          <w:b/>
          <w:bCs/>
        </w:rPr>
        <w:t>Siguiente</w:t>
      </w:r>
      <w:proofErr w:type="gramEnd"/>
      <w:r w:rsidRPr="008B7EC0">
        <w:rPr>
          <w:b/>
          <w:bCs/>
        </w:rPr>
        <w:t>}</w:t>
      </w:r>
    </w:p>
    <w:p w14:paraId="1ED7ABC1" w14:textId="77777777" w:rsidR="00392D7D" w:rsidRDefault="00392D7D" w:rsidP="00EC091D">
      <w:pPr>
        <w:jc w:val="both"/>
        <w:rPr>
          <w:b/>
          <w:bCs/>
        </w:rPr>
      </w:pPr>
    </w:p>
    <w:p w14:paraId="2745FD83" w14:textId="770E8591" w:rsidR="00392D7D" w:rsidRDefault="00392D7D" w:rsidP="00EC091D">
      <w:pPr>
        <w:jc w:val="both"/>
        <w:rPr>
          <w:b/>
          <w:bCs/>
        </w:rPr>
      </w:pPr>
      <w:r>
        <w:rPr>
          <w:b/>
          <w:bCs/>
        </w:rPr>
        <w:br w:type="page"/>
      </w:r>
    </w:p>
    <w:p w14:paraId="0326FED8" w14:textId="77777777" w:rsidR="00392D7D" w:rsidRDefault="00392D7D" w:rsidP="00EC091D">
      <w:pPr>
        <w:jc w:val="both"/>
        <w:rPr>
          <w:b/>
          <w:bCs/>
        </w:rPr>
      </w:pPr>
    </w:p>
    <w:p w14:paraId="6D401AED" w14:textId="02A6DBAA" w:rsidR="00392D7D" w:rsidRPr="00392D7D" w:rsidRDefault="00392D7D" w:rsidP="00BD2F41">
      <w:pPr>
        <w:jc w:val="center"/>
        <w:rPr>
          <w:b/>
          <w:bCs/>
        </w:rPr>
      </w:pPr>
      <w:r w:rsidRPr="00392D7D">
        <w:rPr>
          <w:b/>
          <w:bCs/>
        </w:rPr>
        <w:t xml:space="preserve">Pantalla </w:t>
      </w:r>
      <w:r w:rsidRPr="003C4D26">
        <w:rPr>
          <w:b/>
          <w:bCs/>
        </w:rPr>
        <w:t>8</w:t>
      </w:r>
      <w:r w:rsidR="00077FB5" w:rsidRPr="003C4D26">
        <w:rPr>
          <w:b/>
          <w:bCs/>
        </w:rPr>
        <w:t>a</w:t>
      </w:r>
    </w:p>
    <w:p w14:paraId="4F55D734" w14:textId="67B89D89" w:rsidR="00392D7D" w:rsidRPr="00392D7D" w:rsidRDefault="00D47BB5" w:rsidP="00EC091D">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fr-FR"/>
          <w14:ligatures w14:val="none"/>
        </w:rPr>
      </w:pPr>
      <w:r w:rsidRPr="00392D7D">
        <w:rPr>
          <w:rFonts w:ascii="Times New Roman" w:eastAsia="Times New Roman" w:hAnsi="Times New Roman" w:cs="Times New Roman"/>
          <w:b/>
          <w:bCs/>
          <w:kern w:val="0"/>
          <w:sz w:val="36"/>
          <w:szCs w:val="36"/>
          <w:lang w:eastAsia="fr-FR"/>
          <w14:ligatures w14:val="none"/>
        </w:rPr>
        <w:t>Parte I</w:t>
      </w:r>
      <w:r w:rsidR="00BD2F41">
        <w:rPr>
          <w:rFonts w:ascii="Times New Roman" w:eastAsia="Times New Roman" w:hAnsi="Times New Roman" w:cs="Times New Roman"/>
          <w:b/>
          <w:bCs/>
          <w:kern w:val="0"/>
          <w:sz w:val="36"/>
          <w:szCs w:val="36"/>
          <w:lang w:eastAsia="fr-FR"/>
          <w14:ligatures w14:val="none"/>
        </w:rPr>
        <w:t xml:space="preserve">. </w:t>
      </w:r>
      <w:r w:rsidR="00497DF2">
        <w:rPr>
          <w:rFonts w:ascii="Times New Roman" w:eastAsia="Times New Roman" w:hAnsi="Times New Roman" w:cs="Times New Roman"/>
          <w:b/>
          <w:bCs/>
          <w:kern w:val="0"/>
          <w:sz w:val="36"/>
          <w:szCs w:val="36"/>
          <w:lang w:eastAsia="fr-FR"/>
          <w14:ligatures w14:val="none"/>
        </w:rPr>
        <w:t>J</w:t>
      </w:r>
      <w:r w:rsidR="004B2371">
        <w:rPr>
          <w:rFonts w:ascii="Times New Roman" w:eastAsia="Times New Roman" w:hAnsi="Times New Roman" w:cs="Times New Roman"/>
          <w:b/>
          <w:bCs/>
          <w:kern w:val="0"/>
          <w:sz w:val="36"/>
          <w:szCs w:val="36"/>
          <w:lang w:eastAsia="fr-FR"/>
          <w14:ligatures w14:val="none"/>
        </w:rPr>
        <w:t>uego</w:t>
      </w:r>
      <w:r w:rsidR="004B2371" w:rsidRPr="00392D7D">
        <w:rPr>
          <w:rFonts w:ascii="Times New Roman" w:eastAsia="Times New Roman" w:hAnsi="Times New Roman" w:cs="Times New Roman"/>
          <w:b/>
          <w:bCs/>
          <w:kern w:val="0"/>
          <w:sz w:val="36"/>
          <w:szCs w:val="36"/>
          <w:lang w:eastAsia="fr-FR"/>
          <w14:ligatures w14:val="none"/>
        </w:rPr>
        <w:t xml:space="preserve"> </w:t>
      </w:r>
      <w:r w:rsidR="00392D7D" w:rsidRPr="00392D7D">
        <w:rPr>
          <w:rFonts w:ascii="Times New Roman" w:eastAsia="Times New Roman" w:hAnsi="Times New Roman" w:cs="Times New Roman"/>
          <w:b/>
          <w:bCs/>
          <w:kern w:val="0"/>
          <w:sz w:val="36"/>
          <w:szCs w:val="36"/>
          <w:lang w:eastAsia="fr-FR"/>
          <w14:ligatures w14:val="none"/>
        </w:rPr>
        <w:t xml:space="preserve">de </w:t>
      </w:r>
      <w:r w:rsidR="00250C2D">
        <w:rPr>
          <w:rFonts w:ascii="Times New Roman" w:eastAsia="Times New Roman" w:hAnsi="Times New Roman" w:cs="Times New Roman"/>
          <w:b/>
          <w:bCs/>
          <w:kern w:val="0"/>
          <w:sz w:val="36"/>
          <w:szCs w:val="36"/>
          <w:lang w:eastAsia="fr-FR"/>
          <w14:ligatures w14:val="none"/>
        </w:rPr>
        <w:t>P</w:t>
      </w:r>
      <w:r w:rsidR="00392D7D" w:rsidRPr="00392D7D">
        <w:rPr>
          <w:rFonts w:ascii="Times New Roman" w:eastAsia="Times New Roman" w:hAnsi="Times New Roman" w:cs="Times New Roman"/>
          <w:b/>
          <w:bCs/>
          <w:kern w:val="0"/>
          <w:sz w:val="36"/>
          <w:szCs w:val="36"/>
          <w:lang w:eastAsia="fr-FR"/>
          <w14:ligatures w14:val="none"/>
        </w:rPr>
        <w:t xml:space="preserve">roducción </w:t>
      </w:r>
    </w:p>
    <w:p w14:paraId="2B2DCF51" w14:textId="77777777" w:rsidR="00392D7D" w:rsidRPr="00392D7D" w:rsidRDefault="00392D7D" w:rsidP="00EC091D">
      <w:pPr>
        <w:pBdr>
          <w:bottom w:val="single" w:sz="6" w:space="1" w:color="auto"/>
        </w:pBdr>
        <w:spacing w:after="0" w:line="240" w:lineRule="auto"/>
        <w:jc w:val="both"/>
        <w:rPr>
          <w:rFonts w:ascii="Arial" w:eastAsia="Times New Roman" w:hAnsi="Arial" w:cs="Arial"/>
          <w:vanish/>
          <w:kern w:val="0"/>
          <w:sz w:val="16"/>
          <w:szCs w:val="16"/>
          <w:lang w:eastAsia="fr-FR"/>
          <w14:ligatures w14:val="none"/>
        </w:rPr>
      </w:pPr>
      <w:r w:rsidRPr="00392D7D">
        <w:rPr>
          <w:rFonts w:ascii="Arial" w:eastAsia="Times New Roman" w:hAnsi="Arial" w:cs="Arial"/>
          <w:vanish/>
          <w:kern w:val="0"/>
          <w:sz w:val="16"/>
          <w:szCs w:val="16"/>
          <w:lang w:eastAsia="fr-FR"/>
          <w14:ligatures w14:val="none"/>
        </w:rPr>
        <w:t>Alto formulario</w:t>
      </w:r>
    </w:p>
    <w:p w14:paraId="7E3F7BC1" w14:textId="3EAEFC3E" w:rsidR="00AA33E8" w:rsidRDefault="00392D7D" w:rsidP="00EC091D">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En esta</w:t>
      </w:r>
      <w:r w:rsidR="004B2371">
        <w:rPr>
          <w:rFonts w:ascii="Times New Roman" w:eastAsia="Times New Roman" w:hAnsi="Times New Roman" w:cs="Times New Roman"/>
          <w:kern w:val="0"/>
          <w:sz w:val="24"/>
          <w:szCs w:val="24"/>
          <w:lang w:eastAsia="fr-FR"/>
          <w14:ligatures w14:val="none"/>
        </w:rPr>
        <w:t xml:space="preserve"> parte</w:t>
      </w:r>
      <w:r w:rsidRPr="00392D7D">
        <w:rPr>
          <w:rFonts w:ascii="Times New Roman" w:eastAsia="Times New Roman" w:hAnsi="Times New Roman" w:cs="Times New Roman"/>
          <w:kern w:val="0"/>
          <w:sz w:val="24"/>
          <w:szCs w:val="24"/>
          <w:lang w:eastAsia="fr-FR"/>
          <w14:ligatures w14:val="none"/>
        </w:rPr>
        <w:t xml:space="preserve">, usted y el otro </w:t>
      </w:r>
      <w:r w:rsidR="00AA33E8">
        <w:rPr>
          <w:rFonts w:ascii="Times New Roman" w:eastAsia="Times New Roman" w:hAnsi="Times New Roman" w:cs="Times New Roman"/>
          <w:kern w:val="0"/>
          <w:sz w:val="24"/>
          <w:szCs w:val="24"/>
          <w:lang w:eastAsia="fr-FR"/>
          <w14:ligatures w14:val="none"/>
        </w:rPr>
        <w:t>trabajador</w:t>
      </w:r>
      <w:r w:rsidR="00250C2D">
        <w:rPr>
          <w:rFonts w:ascii="Times New Roman" w:eastAsia="Times New Roman" w:hAnsi="Times New Roman" w:cs="Times New Roman"/>
          <w:kern w:val="0"/>
          <w:sz w:val="24"/>
          <w:szCs w:val="24"/>
          <w:lang w:eastAsia="fr-FR"/>
          <w14:ligatures w14:val="none"/>
        </w:rPr>
        <w:t xml:space="preserve"> </w:t>
      </w:r>
      <w:r w:rsidR="00AA33E8">
        <w:rPr>
          <w:rFonts w:ascii="Times New Roman" w:eastAsia="Times New Roman" w:hAnsi="Times New Roman" w:cs="Times New Roman"/>
          <w:kern w:val="0"/>
          <w:sz w:val="24"/>
          <w:szCs w:val="24"/>
          <w:lang w:eastAsia="fr-FR"/>
          <w14:ligatures w14:val="none"/>
        </w:rPr>
        <w:t xml:space="preserve">tienen que decidir </w:t>
      </w:r>
      <w:r w:rsidR="00497DF2">
        <w:rPr>
          <w:rFonts w:ascii="Times New Roman" w:eastAsia="Times New Roman" w:hAnsi="Times New Roman" w:cs="Times New Roman"/>
          <w:kern w:val="0"/>
          <w:sz w:val="24"/>
          <w:szCs w:val="24"/>
          <w:lang w:eastAsia="fr-FR"/>
          <w14:ligatures w14:val="none"/>
        </w:rPr>
        <w:t>cómo</w:t>
      </w:r>
      <w:r w:rsidR="00AA33E8">
        <w:rPr>
          <w:rFonts w:ascii="Times New Roman" w:eastAsia="Times New Roman" w:hAnsi="Times New Roman" w:cs="Times New Roman"/>
          <w:kern w:val="0"/>
          <w:sz w:val="24"/>
          <w:szCs w:val="24"/>
          <w:lang w:eastAsia="fr-FR"/>
          <w14:ligatures w14:val="none"/>
        </w:rPr>
        <w:t xml:space="preserve"> repartir </w:t>
      </w:r>
      <w:r w:rsidRPr="00392D7D">
        <w:rPr>
          <w:rFonts w:ascii="Times New Roman" w:eastAsia="Times New Roman" w:hAnsi="Times New Roman" w:cs="Times New Roman"/>
          <w:kern w:val="0"/>
          <w:sz w:val="24"/>
          <w:szCs w:val="24"/>
          <w:lang w:eastAsia="fr-FR"/>
          <w14:ligatures w14:val="none"/>
        </w:rPr>
        <w:t xml:space="preserve">20 puntos </w:t>
      </w:r>
      <w:r w:rsidR="00AA33E8">
        <w:rPr>
          <w:rFonts w:ascii="Times New Roman" w:eastAsia="Times New Roman" w:hAnsi="Times New Roman" w:cs="Times New Roman"/>
          <w:kern w:val="0"/>
          <w:sz w:val="24"/>
          <w:szCs w:val="24"/>
          <w:lang w:eastAsia="fr-FR"/>
          <w14:ligatures w14:val="none"/>
        </w:rPr>
        <w:t xml:space="preserve">entre la cuenta grupal y su cuenta privada </w:t>
      </w:r>
      <w:r w:rsidR="00AA33E8" w:rsidRPr="00392D7D">
        <w:rPr>
          <w:rFonts w:ascii="Times New Roman" w:eastAsia="Times New Roman" w:hAnsi="Times New Roman" w:cs="Times New Roman"/>
          <w:kern w:val="0"/>
          <w:sz w:val="24"/>
          <w:szCs w:val="24"/>
          <w:lang w:eastAsia="fr-FR"/>
          <w14:ligatures w14:val="none"/>
        </w:rPr>
        <w:t>p</w:t>
      </w:r>
      <w:r w:rsidR="00AA33E8">
        <w:rPr>
          <w:rFonts w:ascii="Times New Roman" w:eastAsia="Times New Roman" w:hAnsi="Times New Roman" w:cs="Times New Roman"/>
          <w:kern w:val="0"/>
          <w:sz w:val="24"/>
          <w:szCs w:val="24"/>
          <w:lang w:eastAsia="fr-FR"/>
          <w14:ligatures w14:val="none"/>
        </w:rPr>
        <w:t>ara cada</w:t>
      </w:r>
      <w:r w:rsidR="00AA33E8" w:rsidRPr="00392D7D">
        <w:rPr>
          <w:rFonts w:ascii="Times New Roman" w:eastAsia="Times New Roman" w:hAnsi="Times New Roman" w:cs="Times New Roman"/>
          <w:kern w:val="0"/>
          <w:sz w:val="24"/>
          <w:szCs w:val="24"/>
          <w:lang w:eastAsia="fr-FR"/>
          <w14:ligatures w14:val="none"/>
        </w:rPr>
        <w:t xml:space="preserve"> </w:t>
      </w:r>
      <w:commentRangeStart w:id="210"/>
      <w:r w:rsidRPr="00392D7D">
        <w:rPr>
          <w:rFonts w:ascii="Times New Roman" w:eastAsia="Times New Roman" w:hAnsi="Times New Roman" w:cs="Times New Roman"/>
          <w:kern w:val="0"/>
          <w:sz w:val="24"/>
          <w:szCs w:val="24"/>
          <w:lang w:eastAsia="fr-FR"/>
          <w14:ligatures w14:val="none"/>
        </w:rPr>
        <w:t>tarea</w:t>
      </w:r>
      <w:commentRangeEnd w:id="210"/>
      <w:r w:rsidR="002F1AEF">
        <w:rPr>
          <w:rStyle w:val="CommentReference"/>
        </w:rPr>
        <w:commentReference w:id="210"/>
      </w:r>
      <w:r w:rsidRPr="00392D7D">
        <w:rPr>
          <w:rFonts w:ascii="Times New Roman" w:eastAsia="Times New Roman" w:hAnsi="Times New Roman" w:cs="Times New Roman"/>
          <w:kern w:val="0"/>
          <w:sz w:val="24"/>
          <w:szCs w:val="24"/>
          <w:lang w:eastAsia="fr-FR"/>
          <w14:ligatures w14:val="none"/>
        </w:rPr>
        <w:t>.</w:t>
      </w:r>
    </w:p>
    <w:p w14:paraId="17771FB5" w14:textId="39AB5DEF" w:rsidR="00392D7D" w:rsidRPr="00392D7D" w:rsidRDefault="00392D7D" w:rsidP="00EC091D">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 xml:space="preserve">Puede encontrar un resumen de las instrucciones al final de esta </w:t>
      </w:r>
      <w:commentRangeStart w:id="211"/>
      <w:r w:rsidRPr="00392D7D">
        <w:rPr>
          <w:rFonts w:ascii="Times New Roman" w:eastAsia="Times New Roman" w:hAnsi="Times New Roman" w:cs="Times New Roman"/>
          <w:kern w:val="0"/>
          <w:sz w:val="24"/>
          <w:szCs w:val="24"/>
          <w:lang w:eastAsia="fr-FR"/>
          <w14:ligatures w14:val="none"/>
        </w:rPr>
        <w:t>página</w:t>
      </w:r>
      <w:commentRangeEnd w:id="211"/>
      <w:r w:rsidR="002F1AEF">
        <w:rPr>
          <w:rStyle w:val="CommentReference"/>
        </w:rPr>
        <w:commentReference w:id="211"/>
      </w:r>
      <w:r w:rsidRPr="00392D7D">
        <w:rPr>
          <w:rFonts w:ascii="Times New Roman" w:eastAsia="Times New Roman" w:hAnsi="Times New Roman" w:cs="Times New Roman"/>
          <w:kern w:val="0"/>
          <w:sz w:val="24"/>
          <w:szCs w:val="24"/>
          <w:lang w:eastAsia="fr-FR"/>
          <w14:ligatures w14:val="none"/>
        </w:rPr>
        <w:t>.</w:t>
      </w:r>
    </w:p>
    <w:p w14:paraId="6293F8D7" w14:textId="77777777" w:rsidR="00866D5C" w:rsidRDefault="00392D7D" w:rsidP="00EC091D">
      <w:pPr>
        <w:spacing w:before="100" w:beforeAutospacing="1" w:after="100" w:afterAutospacing="1" w:line="240" w:lineRule="auto"/>
        <w:jc w:val="both"/>
        <w:rPr>
          <w:ins w:id="212" w:author="Mercedes Ines Fevre Obarrio" w:date="2024-09-04T11:19:00Z" w16du:dateUtc="2024-09-04T09:19:00Z"/>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Recuerd</w:t>
      </w:r>
      <w:r>
        <w:rPr>
          <w:rFonts w:ascii="Times New Roman" w:eastAsia="Times New Roman" w:hAnsi="Times New Roman" w:cs="Times New Roman"/>
          <w:kern w:val="0"/>
          <w:sz w:val="24"/>
          <w:szCs w:val="24"/>
          <w:lang w:eastAsia="fr-FR"/>
          <w14:ligatures w14:val="none"/>
        </w:rPr>
        <w:t>e</w:t>
      </w:r>
      <w:r w:rsidRPr="00392D7D">
        <w:rPr>
          <w:rFonts w:ascii="Times New Roman" w:eastAsia="Times New Roman" w:hAnsi="Times New Roman" w:cs="Times New Roman"/>
          <w:kern w:val="0"/>
          <w:sz w:val="24"/>
          <w:szCs w:val="24"/>
          <w:lang w:eastAsia="fr-FR"/>
          <w14:ligatures w14:val="none"/>
        </w:rPr>
        <w:t xml:space="preserve"> que </w:t>
      </w:r>
      <w:r>
        <w:rPr>
          <w:rFonts w:ascii="Times New Roman" w:eastAsia="Times New Roman" w:hAnsi="Times New Roman" w:cs="Times New Roman"/>
          <w:kern w:val="0"/>
          <w:sz w:val="24"/>
          <w:szCs w:val="24"/>
          <w:lang w:eastAsia="fr-FR"/>
          <w14:ligatures w14:val="none"/>
        </w:rPr>
        <w:t>s</w:t>
      </w:r>
      <w:r w:rsidRPr="00392D7D">
        <w:rPr>
          <w:rFonts w:ascii="Times New Roman" w:eastAsia="Times New Roman" w:hAnsi="Times New Roman" w:cs="Times New Roman"/>
          <w:kern w:val="0"/>
          <w:sz w:val="24"/>
          <w:szCs w:val="24"/>
          <w:lang w:eastAsia="fr-FR"/>
          <w14:ligatures w14:val="none"/>
        </w:rPr>
        <w:t xml:space="preserve">us </w:t>
      </w:r>
      <w:del w:id="213" w:author="Mercedes Ines Fevre Obarrio" w:date="2024-09-04T11:19:00Z" w16du:dateUtc="2024-09-04T09:19:00Z">
        <w:r w:rsidRPr="00392D7D" w:rsidDel="00122897">
          <w:rPr>
            <w:rFonts w:ascii="Times New Roman" w:eastAsia="Times New Roman" w:hAnsi="Times New Roman" w:cs="Times New Roman"/>
            <w:kern w:val="0"/>
            <w:sz w:val="24"/>
            <w:szCs w:val="24"/>
            <w:lang w:eastAsia="fr-FR"/>
            <w14:ligatures w14:val="none"/>
          </w:rPr>
          <w:delText xml:space="preserve">ganancias </w:delText>
        </w:r>
      </w:del>
      <w:ins w:id="214" w:author="Mercedes Ines Fevre Obarrio" w:date="2024-09-04T11:19:00Z" w16du:dateUtc="2024-09-04T09:19:00Z">
        <w:r w:rsidR="00866D5C">
          <w:rPr>
            <w:rFonts w:ascii="Times New Roman" w:eastAsia="Times New Roman" w:hAnsi="Times New Roman" w:cs="Times New Roman"/>
            <w:kern w:val="0"/>
            <w:sz w:val="24"/>
            <w:szCs w:val="24"/>
            <w:lang w:eastAsia="fr-FR"/>
            <w14:ligatures w14:val="none"/>
          </w:rPr>
          <w:t xml:space="preserve">puntos finales </w:t>
        </w:r>
      </w:ins>
      <w:r w:rsidR="00AA33E8">
        <w:rPr>
          <w:rFonts w:ascii="Times New Roman" w:eastAsia="Times New Roman" w:hAnsi="Times New Roman" w:cs="Times New Roman"/>
          <w:kern w:val="0"/>
          <w:sz w:val="24"/>
          <w:szCs w:val="24"/>
          <w:lang w:eastAsia="fr-FR"/>
          <w14:ligatures w14:val="none"/>
        </w:rPr>
        <w:t xml:space="preserve">para cada tarea </w:t>
      </w:r>
      <w:r w:rsidRPr="00392D7D">
        <w:rPr>
          <w:rFonts w:ascii="Times New Roman" w:eastAsia="Times New Roman" w:hAnsi="Times New Roman" w:cs="Times New Roman"/>
          <w:kern w:val="0"/>
          <w:sz w:val="24"/>
          <w:szCs w:val="24"/>
          <w:lang w:eastAsia="fr-FR"/>
          <w14:ligatures w14:val="none"/>
        </w:rPr>
        <w:t>están determinadas por la siguiente fórmula:</w:t>
      </w:r>
    </w:p>
    <w:p w14:paraId="50082EF5" w14:textId="183A1B9F" w:rsidR="00392D7D" w:rsidRPr="00392D7D" w:rsidRDefault="00392D7D" w:rsidP="00EC091D">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del w:id="215" w:author="Mercedes Ines Fevre Obarrio" w:date="2024-09-04T11:19:00Z" w16du:dateUtc="2024-09-04T09:19:00Z">
        <w:r w:rsidRPr="00392D7D" w:rsidDel="00866D5C">
          <w:rPr>
            <w:rFonts w:ascii="Times New Roman" w:eastAsia="Times New Roman" w:hAnsi="Times New Roman" w:cs="Times New Roman"/>
            <w:kern w:val="0"/>
            <w:sz w:val="24"/>
            <w:szCs w:val="24"/>
            <w:lang w:eastAsia="fr-FR"/>
            <w14:ligatures w14:val="none"/>
          </w:rPr>
          <w:br/>
        </w:r>
      </w:del>
      <w:r w:rsidRPr="00392D7D">
        <w:rPr>
          <w:rFonts w:ascii="Times New Roman" w:eastAsia="Times New Roman" w:hAnsi="Times New Roman" w:cs="Times New Roman"/>
          <w:kern w:val="0"/>
          <w:sz w:val="24"/>
          <w:szCs w:val="24"/>
          <w:lang w:eastAsia="fr-FR"/>
          <w14:ligatures w14:val="none"/>
        </w:rPr>
        <w:br/>
      </w:r>
      <w:del w:id="216" w:author="Mercedes Ines Fevre Obarrio" w:date="2024-09-04T11:18:00Z" w16du:dateUtc="2024-09-04T09:18:00Z">
        <w:r w:rsidR="00AA33E8" w:rsidDel="00122897">
          <w:rPr>
            <w:rFonts w:ascii="Times New Roman" w:eastAsia="Times New Roman" w:hAnsi="Times New Roman" w:cs="Times New Roman"/>
            <w:b/>
            <w:bCs/>
            <w:kern w:val="0"/>
            <w:sz w:val="24"/>
            <w:szCs w:val="24"/>
            <w:lang w:eastAsia="fr-FR"/>
            <w14:ligatures w14:val="none"/>
          </w:rPr>
          <w:delText>Ganancia de cada tarea</w:delText>
        </w:r>
        <w:r w:rsidR="00AA33E8" w:rsidRPr="00392D7D" w:rsidDel="00122897">
          <w:rPr>
            <w:rFonts w:ascii="Times New Roman" w:eastAsia="Times New Roman" w:hAnsi="Times New Roman" w:cs="Times New Roman"/>
            <w:b/>
            <w:bCs/>
            <w:kern w:val="0"/>
            <w:sz w:val="24"/>
            <w:szCs w:val="24"/>
            <w:lang w:eastAsia="fr-FR"/>
            <w14:ligatures w14:val="none"/>
          </w:rPr>
          <w:delText xml:space="preserve"> </w:delText>
        </w:r>
      </w:del>
      <w:ins w:id="217" w:author="Mercedes Ines Fevre Obarrio" w:date="2024-09-04T11:18:00Z" w16du:dateUtc="2024-09-04T09:18:00Z">
        <w:r w:rsidR="00122897">
          <w:rPr>
            <w:rFonts w:ascii="Times New Roman" w:eastAsia="Times New Roman" w:hAnsi="Times New Roman" w:cs="Times New Roman"/>
            <w:b/>
            <w:bCs/>
            <w:kern w:val="0"/>
            <w:sz w:val="24"/>
            <w:szCs w:val="24"/>
            <w:lang w:eastAsia="fr-FR"/>
            <w14:ligatures w14:val="none"/>
          </w:rPr>
          <w:t>Puntos finales</w:t>
        </w:r>
      </w:ins>
      <w:ins w:id="218" w:author="Mercedes Ines Fevre Obarrio" w:date="2024-09-04T11:23:00Z" w16du:dateUtc="2024-09-04T09:23:00Z">
        <w:r w:rsidR="00866D5C" w:rsidRPr="00866D5C">
          <w:rPr>
            <w:rFonts w:ascii="Times New Roman" w:eastAsia="Times New Roman" w:hAnsi="Times New Roman" w:cs="Times New Roman"/>
            <w:b/>
            <w:bCs/>
            <w:kern w:val="0"/>
            <w:sz w:val="24"/>
            <w:szCs w:val="24"/>
            <w:highlight w:val="yellow"/>
            <w:lang w:eastAsia="fr-FR"/>
            <w14:ligatures w14:val="none"/>
          </w:rPr>
          <w:t>/ totales</w:t>
        </w:r>
      </w:ins>
      <w:r w:rsidRPr="00392D7D">
        <w:rPr>
          <w:rFonts w:ascii="Times New Roman" w:eastAsia="Times New Roman" w:hAnsi="Times New Roman" w:cs="Times New Roman"/>
          <w:b/>
          <w:bCs/>
          <w:kern w:val="0"/>
          <w:sz w:val="24"/>
          <w:szCs w:val="24"/>
          <w:lang w:eastAsia="fr-FR"/>
          <w14:ligatures w14:val="none"/>
        </w:rPr>
        <w:t xml:space="preserve">= Puntos en </w:t>
      </w:r>
      <w:r>
        <w:rPr>
          <w:rFonts w:ascii="Times New Roman" w:eastAsia="Times New Roman" w:hAnsi="Times New Roman" w:cs="Times New Roman"/>
          <w:b/>
          <w:bCs/>
          <w:kern w:val="0"/>
          <w:sz w:val="24"/>
          <w:szCs w:val="24"/>
          <w:lang w:eastAsia="fr-FR"/>
          <w14:ligatures w14:val="none"/>
        </w:rPr>
        <w:t>s</w:t>
      </w:r>
      <w:r w:rsidRPr="00392D7D">
        <w:rPr>
          <w:rFonts w:ascii="Times New Roman" w:eastAsia="Times New Roman" w:hAnsi="Times New Roman" w:cs="Times New Roman"/>
          <w:b/>
          <w:bCs/>
          <w:kern w:val="0"/>
          <w:sz w:val="24"/>
          <w:szCs w:val="24"/>
          <w:lang w:eastAsia="fr-FR"/>
          <w14:ligatures w14:val="none"/>
        </w:rPr>
        <w:t xml:space="preserve">u cuenta </w:t>
      </w:r>
      <w:r w:rsidR="00AA33E8" w:rsidRPr="00497DF2">
        <w:rPr>
          <w:rFonts w:ascii="Times New Roman" w:eastAsia="Times New Roman" w:hAnsi="Times New Roman" w:cs="Times New Roman"/>
          <w:b/>
          <w:bCs/>
          <w:kern w:val="0"/>
          <w:sz w:val="24"/>
          <w:szCs w:val="24"/>
          <w:lang w:eastAsia="fr-FR"/>
          <w14:ligatures w14:val="none"/>
        </w:rPr>
        <w:t>privada</w:t>
      </w:r>
      <w:r w:rsidRPr="00497DF2">
        <w:rPr>
          <w:rFonts w:ascii="Times New Roman" w:eastAsia="Times New Roman" w:hAnsi="Times New Roman" w:cs="Times New Roman"/>
          <w:b/>
          <w:bCs/>
          <w:kern w:val="0"/>
          <w:sz w:val="24"/>
          <w:szCs w:val="24"/>
          <w:lang w:eastAsia="fr-FR"/>
          <w14:ligatures w14:val="none"/>
        </w:rPr>
        <w:t xml:space="preserve"> </w:t>
      </w:r>
      <w:r w:rsidRPr="00392D7D">
        <w:rPr>
          <w:rFonts w:ascii="Times New Roman" w:eastAsia="Times New Roman" w:hAnsi="Times New Roman" w:cs="Times New Roman"/>
          <w:b/>
          <w:bCs/>
          <w:kern w:val="0"/>
          <w:sz w:val="24"/>
          <w:szCs w:val="24"/>
          <w:lang w:eastAsia="fr-FR"/>
          <w14:ligatures w14:val="none"/>
        </w:rPr>
        <w:t xml:space="preserve">+ </w:t>
      </w:r>
      <w:r>
        <w:rPr>
          <w:rFonts w:ascii="Times New Roman" w:eastAsia="Times New Roman" w:hAnsi="Times New Roman" w:cs="Times New Roman"/>
          <w:b/>
          <w:bCs/>
          <w:kern w:val="0"/>
          <w:sz w:val="24"/>
          <w:szCs w:val="24"/>
          <w:lang w:eastAsia="fr-FR"/>
          <w14:ligatures w14:val="none"/>
        </w:rPr>
        <w:t>s</w:t>
      </w:r>
      <w:r w:rsidRPr="00392D7D">
        <w:rPr>
          <w:rFonts w:ascii="Times New Roman" w:eastAsia="Times New Roman" w:hAnsi="Times New Roman" w:cs="Times New Roman"/>
          <w:b/>
          <w:bCs/>
          <w:kern w:val="0"/>
          <w:sz w:val="24"/>
          <w:szCs w:val="24"/>
          <w:lang w:eastAsia="fr-FR"/>
          <w14:ligatures w14:val="none"/>
        </w:rPr>
        <w:t xml:space="preserve">u Porcentaje </w:t>
      </w:r>
      <w:r w:rsidR="00AA33E8">
        <w:rPr>
          <w:rFonts w:ascii="Times New Roman" w:eastAsia="Times New Roman" w:hAnsi="Times New Roman" w:cs="Times New Roman"/>
          <w:b/>
          <w:bCs/>
          <w:kern w:val="0"/>
          <w:sz w:val="24"/>
          <w:szCs w:val="24"/>
          <w:lang w:eastAsia="fr-FR"/>
          <w14:ligatures w14:val="none"/>
        </w:rPr>
        <w:t>de</w:t>
      </w:r>
      <w:ins w:id="219" w:author="Mercedes Ines Fevre Obarrio" w:date="2024-09-04T10:37:00Z" w16du:dateUtc="2024-09-04T08:37:00Z">
        <w:r w:rsidR="00BB1607">
          <w:rPr>
            <w:rFonts w:ascii="Times New Roman" w:eastAsia="Times New Roman" w:hAnsi="Times New Roman" w:cs="Times New Roman"/>
            <w:b/>
            <w:bCs/>
            <w:kern w:val="0"/>
            <w:sz w:val="24"/>
            <w:szCs w:val="24"/>
            <w:lang w:eastAsia="fr-FR"/>
            <w14:ligatures w14:val="none"/>
          </w:rPr>
          <w:t xml:space="preserve"> </w:t>
        </w:r>
        <w:commentRangeStart w:id="220"/>
        <w:commentRangeStart w:id="221"/>
        <w:r w:rsidR="00BB1607">
          <w:rPr>
            <w:rFonts w:ascii="Times New Roman" w:eastAsia="Times New Roman" w:hAnsi="Times New Roman" w:cs="Times New Roman"/>
            <w:b/>
            <w:bCs/>
            <w:kern w:val="0"/>
            <w:sz w:val="24"/>
            <w:szCs w:val="24"/>
            <w:lang w:eastAsia="fr-FR"/>
            <w14:ligatures w14:val="none"/>
          </w:rPr>
          <w:t>Negociación</w:t>
        </w:r>
      </w:ins>
      <w:commentRangeEnd w:id="220"/>
      <w:ins w:id="222" w:author="Mercedes Ines Fevre Obarrio" w:date="2024-09-04T10:39:00Z" w16du:dateUtc="2024-09-04T08:39:00Z">
        <w:r w:rsidR="002F1AEF">
          <w:rPr>
            <w:rStyle w:val="CommentReference"/>
          </w:rPr>
          <w:commentReference w:id="220"/>
        </w:r>
      </w:ins>
      <w:commentRangeEnd w:id="221"/>
      <w:ins w:id="223" w:author="Mercedes Ines Fevre Obarrio" w:date="2024-09-04T11:20:00Z" w16du:dateUtc="2024-09-04T09:20:00Z">
        <w:r w:rsidR="00866D5C">
          <w:rPr>
            <w:rStyle w:val="CommentReference"/>
          </w:rPr>
          <w:commentReference w:id="221"/>
        </w:r>
      </w:ins>
      <w:ins w:id="224" w:author="Mercedes Ines Fevre Obarrio" w:date="2024-09-04T10:37:00Z" w16du:dateUtc="2024-09-04T08:37:00Z">
        <w:r w:rsidR="00BB1607">
          <w:rPr>
            <w:rFonts w:ascii="Times New Roman" w:eastAsia="Times New Roman" w:hAnsi="Times New Roman" w:cs="Times New Roman"/>
            <w:b/>
            <w:bCs/>
            <w:kern w:val="0"/>
            <w:sz w:val="24"/>
            <w:szCs w:val="24"/>
            <w:lang w:eastAsia="fr-FR"/>
            <w14:ligatures w14:val="none"/>
          </w:rPr>
          <w:t xml:space="preserve"> *</w:t>
        </w:r>
      </w:ins>
      <w:del w:id="225" w:author="Mercedes Ines Fevre Obarrio" w:date="2024-09-04T10:37:00Z" w16du:dateUtc="2024-09-04T08:37:00Z">
        <w:r w:rsidR="00AA33E8" w:rsidDel="00BB1607">
          <w:rPr>
            <w:rFonts w:ascii="Times New Roman" w:eastAsia="Times New Roman" w:hAnsi="Times New Roman" w:cs="Times New Roman"/>
            <w:b/>
            <w:bCs/>
            <w:kern w:val="0"/>
            <w:sz w:val="24"/>
            <w:szCs w:val="24"/>
            <w:lang w:eastAsia="fr-FR"/>
            <w14:ligatures w14:val="none"/>
          </w:rPr>
          <w:delText xml:space="preserve"> </w:delText>
        </w:r>
      </w:del>
      <w:r w:rsidR="00AA33E8">
        <w:rPr>
          <w:rFonts w:ascii="Times New Roman" w:eastAsia="Times New Roman" w:hAnsi="Times New Roman" w:cs="Times New Roman"/>
          <w:b/>
          <w:bCs/>
          <w:kern w:val="0"/>
          <w:sz w:val="24"/>
          <w:szCs w:val="24"/>
          <w:lang w:eastAsia="fr-FR"/>
          <w14:ligatures w14:val="none"/>
        </w:rPr>
        <w:t>[</w:t>
      </w:r>
      <w:r w:rsidRPr="00392D7D">
        <w:rPr>
          <w:rFonts w:ascii="Times New Roman" w:eastAsia="Times New Roman" w:hAnsi="Times New Roman" w:cs="Times New Roman"/>
          <w:b/>
          <w:bCs/>
          <w:kern w:val="0"/>
          <w:sz w:val="24"/>
          <w:szCs w:val="24"/>
          <w:lang w:eastAsia="fr-FR"/>
          <w14:ligatures w14:val="none"/>
        </w:rPr>
        <w:t xml:space="preserve">2 </w:t>
      </w:r>
      <w:ins w:id="226" w:author="Mercedes Ines Fevre Obarrio" w:date="2024-09-04T10:38:00Z" w16du:dateUtc="2024-09-04T08:38:00Z">
        <w:r w:rsidR="00BB1607">
          <w:rPr>
            <w:rFonts w:ascii="Times New Roman" w:eastAsia="Times New Roman" w:hAnsi="Times New Roman" w:cs="Times New Roman"/>
            <w:b/>
            <w:bCs/>
            <w:kern w:val="0"/>
            <w:sz w:val="24"/>
            <w:szCs w:val="24"/>
            <w:lang w:eastAsia="fr-FR"/>
            <w14:ligatures w14:val="none"/>
          </w:rPr>
          <w:t>*</w:t>
        </w:r>
      </w:ins>
      <w:del w:id="227" w:author="Mercedes Ines Fevre Obarrio" w:date="2024-09-04T10:38:00Z" w16du:dateUtc="2024-09-04T08:38:00Z">
        <w:r w:rsidR="00AA33E8" w:rsidDel="00BB1607">
          <w:rPr>
            <w:rFonts w:ascii="Times New Roman" w:eastAsia="Times New Roman" w:hAnsi="Times New Roman" w:cs="Times New Roman"/>
            <w:b/>
            <w:bCs/>
            <w:kern w:val="0"/>
            <w:sz w:val="24"/>
            <w:szCs w:val="24"/>
            <w:lang w:eastAsia="fr-FR"/>
            <w14:ligatures w14:val="none"/>
          </w:rPr>
          <w:delText>x</w:delText>
        </w:r>
      </w:del>
      <w:r w:rsidRPr="00392D7D">
        <w:rPr>
          <w:rFonts w:ascii="Times New Roman" w:eastAsia="Times New Roman" w:hAnsi="Times New Roman" w:cs="Times New Roman"/>
          <w:b/>
          <w:bCs/>
          <w:kern w:val="0"/>
          <w:sz w:val="24"/>
          <w:szCs w:val="24"/>
          <w:lang w:eastAsia="fr-FR"/>
          <w14:ligatures w14:val="none"/>
        </w:rPr>
        <w:t xml:space="preserve"> </w:t>
      </w:r>
      <w:r w:rsidR="00AA33E8">
        <w:rPr>
          <w:rFonts w:ascii="Times New Roman" w:eastAsia="Times New Roman" w:hAnsi="Times New Roman" w:cs="Times New Roman"/>
          <w:b/>
          <w:bCs/>
          <w:kern w:val="0"/>
          <w:sz w:val="24"/>
          <w:szCs w:val="24"/>
          <w:lang w:eastAsia="fr-FR"/>
          <w14:ligatures w14:val="none"/>
        </w:rPr>
        <w:t>T</w:t>
      </w:r>
      <w:r w:rsidRPr="00392D7D">
        <w:rPr>
          <w:rFonts w:ascii="Times New Roman" w:eastAsia="Times New Roman" w:hAnsi="Times New Roman" w:cs="Times New Roman"/>
          <w:b/>
          <w:bCs/>
          <w:kern w:val="0"/>
          <w:sz w:val="24"/>
          <w:szCs w:val="24"/>
          <w:lang w:eastAsia="fr-FR"/>
          <w14:ligatures w14:val="none"/>
        </w:rPr>
        <w:t xml:space="preserve">otal de </w:t>
      </w:r>
      <w:commentRangeStart w:id="228"/>
      <w:r w:rsidRPr="00392D7D">
        <w:rPr>
          <w:rFonts w:ascii="Times New Roman" w:eastAsia="Times New Roman" w:hAnsi="Times New Roman" w:cs="Times New Roman"/>
          <w:b/>
          <w:bCs/>
          <w:kern w:val="0"/>
          <w:sz w:val="24"/>
          <w:szCs w:val="24"/>
          <w:lang w:eastAsia="fr-FR"/>
          <w14:ligatures w14:val="none"/>
        </w:rPr>
        <w:t>puntos</w:t>
      </w:r>
      <w:commentRangeEnd w:id="228"/>
      <w:r w:rsidR="00122897">
        <w:rPr>
          <w:rStyle w:val="CommentReference"/>
        </w:rPr>
        <w:commentReference w:id="228"/>
      </w:r>
      <w:r w:rsidRPr="00392D7D">
        <w:rPr>
          <w:rFonts w:ascii="Times New Roman" w:eastAsia="Times New Roman" w:hAnsi="Times New Roman" w:cs="Times New Roman"/>
          <w:b/>
          <w:bCs/>
          <w:kern w:val="0"/>
          <w:sz w:val="24"/>
          <w:szCs w:val="24"/>
          <w:lang w:eastAsia="fr-FR"/>
          <w14:ligatures w14:val="none"/>
        </w:rPr>
        <w:t xml:space="preserve"> en la cuenta grupal</w:t>
      </w:r>
      <w:r w:rsidR="00AA33E8">
        <w:rPr>
          <w:rFonts w:ascii="Times New Roman" w:eastAsia="Times New Roman" w:hAnsi="Times New Roman" w:cs="Times New Roman"/>
          <w:b/>
          <w:bCs/>
          <w:kern w:val="0"/>
          <w:sz w:val="24"/>
          <w:szCs w:val="24"/>
          <w:lang w:eastAsia="fr-FR"/>
          <w14:ligatures w14:val="none"/>
        </w:rPr>
        <w:t>]</w:t>
      </w:r>
      <w:r w:rsidR="00AA33E8" w:rsidRPr="00392D7D">
        <w:rPr>
          <w:rFonts w:ascii="Times New Roman" w:eastAsia="Times New Roman" w:hAnsi="Times New Roman" w:cs="Times New Roman"/>
          <w:kern w:val="0"/>
          <w:sz w:val="24"/>
          <w:szCs w:val="24"/>
          <w:lang w:eastAsia="fr-FR"/>
          <w14:ligatures w14:val="none"/>
        </w:rPr>
        <w:t xml:space="preserve"> </w:t>
      </w:r>
    </w:p>
    <w:p w14:paraId="5893DDD0" w14:textId="68F25713" w:rsidR="007230C9" w:rsidRDefault="007230C9" w:rsidP="007230C9">
      <w:pPr>
        <w:spacing w:after="0" w:line="240" w:lineRule="auto"/>
        <w:jc w:val="both"/>
        <w:rPr>
          <w:ins w:id="229" w:author="Mercedes Ines Fevre Obarrio" w:date="2024-09-03T13:07:00Z" w16du:dateUtc="2024-09-03T11:07:00Z"/>
        </w:rPr>
      </w:pPr>
      <w:ins w:id="230" w:author="Mercedes Ines Fevre Obarrio" w:date="2024-09-03T13:07:00Z" w16du:dateUtc="2024-09-03T11:07:00Z">
        <w:r w:rsidRPr="007230C9">
          <w:rPr>
            <w:highlight w:val="yellow"/>
          </w:rPr>
          <w:t>Una vez que usted y el otro trabajador hayan terminado sus decisiones, usted podrá ver sus ganancias</w:t>
        </w:r>
      </w:ins>
      <w:ins w:id="231" w:author="Mercedes Ines Fevre Obarrio" w:date="2024-09-03T13:09:00Z" w16du:dateUtc="2024-09-03T11:09:00Z">
        <w:r w:rsidR="00442E78">
          <w:rPr>
            <w:highlight w:val="yellow"/>
          </w:rPr>
          <w:t xml:space="preserve"> </w:t>
        </w:r>
      </w:ins>
      <w:ins w:id="232" w:author="Mercedes Ines Fevre Obarrio" w:date="2024-09-03T13:10:00Z" w16du:dateUtc="2024-09-03T11:10:00Z">
        <w:r w:rsidR="00442E78">
          <w:rPr>
            <w:highlight w:val="yellow"/>
          </w:rPr>
          <w:t>en</w:t>
        </w:r>
      </w:ins>
      <w:ins w:id="233" w:author="Mercedes Ines Fevre Obarrio" w:date="2024-09-03T13:09:00Z" w16du:dateUtc="2024-09-03T11:09:00Z">
        <w:r w:rsidR="00442E78">
          <w:rPr>
            <w:highlight w:val="yellow"/>
          </w:rPr>
          <w:t xml:space="preserve"> cada </w:t>
        </w:r>
      </w:ins>
      <w:ins w:id="234" w:author="Mercedes Ines Fevre Obarrio" w:date="2024-09-04T10:38:00Z" w16du:dateUtc="2024-09-04T08:38:00Z">
        <w:r w:rsidR="00BB1607">
          <w:rPr>
            <w:highlight w:val="yellow"/>
          </w:rPr>
          <w:t>tarea</w:t>
        </w:r>
      </w:ins>
      <w:ins w:id="235" w:author="Mercedes Ines Fevre Obarrio" w:date="2024-09-03T13:07:00Z" w16du:dateUtc="2024-09-03T11:07:00Z">
        <w:r w:rsidRPr="007230C9">
          <w:rPr>
            <w:highlight w:val="yellow"/>
          </w:rPr>
          <w:t xml:space="preserve">. </w:t>
        </w:r>
      </w:ins>
    </w:p>
    <w:p w14:paraId="64FE3C6D" w14:textId="4E583696" w:rsidR="00392D7D" w:rsidDel="002F1AEF" w:rsidRDefault="00392D7D" w:rsidP="00EC091D">
      <w:pPr>
        <w:spacing w:after="240" w:line="240" w:lineRule="auto"/>
        <w:jc w:val="both"/>
        <w:rPr>
          <w:del w:id="236" w:author="Mercedes Ines Fevre Obarrio" w:date="2024-09-04T10:41:00Z" w16du:dateUtc="2024-09-04T08:41:00Z"/>
          <w:rFonts w:ascii="Times New Roman" w:eastAsia="Times New Roman" w:hAnsi="Times New Roman" w:cs="Times New Roman"/>
          <w:kern w:val="0"/>
          <w:sz w:val="24"/>
          <w:szCs w:val="24"/>
          <w:lang w:eastAsia="fr-FR"/>
          <w14:ligatures w14:val="none"/>
        </w:rPr>
      </w:pPr>
    </w:p>
    <w:p w14:paraId="071B6B6A" w14:textId="0CE83D63" w:rsidR="00250C2D" w:rsidRDefault="00250C2D" w:rsidP="00EC091D">
      <w:pPr>
        <w:spacing w:after="24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Tarea</w:t>
      </w:r>
      <w:r w:rsidR="00AA33E8">
        <w:rPr>
          <w:rFonts w:ascii="Times New Roman" w:eastAsia="Times New Roman" w:hAnsi="Times New Roman" w:cs="Times New Roman"/>
          <w:kern w:val="0"/>
          <w:sz w:val="24"/>
          <w:szCs w:val="24"/>
          <w:lang w:eastAsia="fr-FR"/>
          <w14:ligatures w14:val="none"/>
        </w:rPr>
        <w:t xml:space="preserve"> #</w:t>
      </w:r>
    </w:p>
    <w:p w14:paraId="56F15C9B" w14:textId="406315A0" w:rsidR="00250C2D" w:rsidRDefault="00250C2D" w:rsidP="00EC091D">
      <w:pPr>
        <w:spacing w:after="24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Su porcentaje</w:t>
      </w:r>
      <w:r w:rsidR="00AA33E8">
        <w:rPr>
          <w:rFonts w:ascii="Times New Roman" w:eastAsia="Times New Roman" w:hAnsi="Times New Roman" w:cs="Times New Roman"/>
          <w:kern w:val="0"/>
          <w:sz w:val="24"/>
          <w:szCs w:val="24"/>
          <w:lang w:eastAsia="fr-FR"/>
          <w14:ligatures w14:val="none"/>
        </w:rPr>
        <w:t xml:space="preserve"> de la cuenta grupal</w:t>
      </w:r>
    </w:p>
    <w:p w14:paraId="3B7F53D3" w14:textId="77777777" w:rsidR="00AA33E8" w:rsidRDefault="00AA33E8" w:rsidP="00EC091D">
      <w:pPr>
        <w:spacing w:after="24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Asigne sus 20 puntos en cada tarea:</w:t>
      </w:r>
    </w:p>
    <w:p w14:paraId="4CA2B48C" w14:textId="6B13D9C7" w:rsidR="00250C2D" w:rsidRDefault="00AA33E8" w:rsidP="00EC091D">
      <w:pPr>
        <w:spacing w:after="240" w:line="240" w:lineRule="auto"/>
        <w:jc w:val="both"/>
        <w:rPr>
          <w:ins w:id="237" w:author="Mercedes Ines Fevre Obarrio" w:date="2024-09-04T10:41:00Z" w16du:dateUtc="2024-09-04T08:41:00Z"/>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C</w:t>
      </w:r>
      <w:r w:rsidR="00250C2D">
        <w:rPr>
          <w:rFonts w:ascii="Times New Roman" w:eastAsia="Times New Roman" w:hAnsi="Times New Roman" w:cs="Times New Roman"/>
          <w:kern w:val="0"/>
          <w:sz w:val="24"/>
          <w:szCs w:val="24"/>
          <w:lang w:eastAsia="fr-FR"/>
          <w14:ligatures w14:val="none"/>
        </w:rPr>
        <w:t>uenta grupal</w:t>
      </w:r>
      <w:r>
        <w:rPr>
          <w:rFonts w:ascii="Times New Roman" w:eastAsia="Times New Roman" w:hAnsi="Times New Roman" w:cs="Times New Roman"/>
          <w:kern w:val="0"/>
          <w:sz w:val="24"/>
          <w:szCs w:val="24"/>
          <w:lang w:eastAsia="fr-FR"/>
          <w14:ligatures w14:val="none"/>
        </w:rPr>
        <w:t>:</w:t>
      </w:r>
    </w:p>
    <w:p w14:paraId="5A45902C" w14:textId="3A0D55A1" w:rsidR="002F1AEF" w:rsidRPr="002F1AEF" w:rsidRDefault="002F1AEF" w:rsidP="002F1AEF">
      <w:pPr>
        <w:jc w:val="both"/>
        <w:rPr>
          <w:ins w:id="238" w:author="Mercedes Ines Fevre Obarrio" w:date="2024-09-04T10:41:00Z" w16du:dateUtc="2024-09-04T08:41:00Z"/>
          <w:highlight w:val="yellow"/>
        </w:rPr>
      </w:pPr>
      <w:ins w:id="239" w:author="Mercedes Ines Fevre Obarrio" w:date="2024-09-04T10:41:00Z" w16du:dateUtc="2024-09-04T08:41:00Z">
        <w:r>
          <w:t>(</w:t>
        </w:r>
        <w:r w:rsidRPr="002F1AEF">
          <w:rPr>
            <w:highlight w:val="yellow"/>
          </w:rPr>
          <w:t>SCREEN 4):</w:t>
        </w:r>
      </w:ins>
    </w:p>
    <w:p w14:paraId="39B8BDB4" w14:textId="77777777" w:rsidR="002F1AEF" w:rsidRPr="002F1AEF" w:rsidRDefault="002F1AEF" w:rsidP="002F1AEF">
      <w:pPr>
        <w:jc w:val="both"/>
        <w:rPr>
          <w:ins w:id="240" w:author="Mercedes Ines Fevre Obarrio" w:date="2024-09-04T10:41:00Z" w16du:dateUtc="2024-09-04T08:41:00Z"/>
          <w:highlight w:val="yellow"/>
        </w:rPr>
      </w:pPr>
      <w:ins w:id="241" w:author="Mercedes Ines Fevre Obarrio" w:date="2024-09-04T10:41:00Z" w16du:dateUtc="2024-09-04T08:41:00Z">
        <w:r w:rsidRPr="002F1AEF">
          <w:rPr>
            <w:highlight w:val="yellow"/>
          </w:rPr>
          <w:t xml:space="preserve">Usted debe asignar todos los 20 puntos entre la cuenta grupal y su cuenta privada. Así, una vez que usted asigne un número de puntos, a la cuenta grupal, el ordenador asignará el resto a la cuenta privada. </w:t>
        </w:r>
      </w:ins>
    </w:p>
    <w:p w14:paraId="1949C28F" w14:textId="1B5C9B22" w:rsidR="002F1AEF" w:rsidRPr="002F1AEF" w:rsidRDefault="002F1AEF" w:rsidP="002F1AEF">
      <w:pPr>
        <w:jc w:val="both"/>
        <w:rPr>
          <w:ins w:id="242" w:author="Mercedes Ines Fevre Obarrio" w:date="2024-09-04T10:41:00Z" w16du:dateUtc="2024-09-04T08:41:00Z"/>
          <w:noProof/>
          <w:highlight w:val="yellow"/>
        </w:rPr>
      </w:pPr>
      <w:ins w:id="243" w:author="Mercedes Ines Fevre Obarrio" w:date="2024-09-04T10:41:00Z" w16du:dateUtc="2024-09-04T08:41:00Z">
        <w:r w:rsidRPr="002F1AEF">
          <w:rPr>
            <w:highlight w:val="yellow"/>
          </w:rPr>
          <w:t xml:space="preserve"> </w:t>
        </w:r>
        <w:r w:rsidRPr="002F1AEF">
          <w:rPr>
            <w:noProof/>
            <w:highlight w:val="yellow"/>
          </w:rPr>
          <w:t xml:space="preserve">Recuerde que el cálculo de sus ganancias totales es según la siguiente </w:t>
        </w:r>
        <w:commentRangeStart w:id="244"/>
        <w:r w:rsidRPr="002F1AEF">
          <w:rPr>
            <w:noProof/>
            <w:highlight w:val="yellow"/>
          </w:rPr>
          <w:t>fórmula</w:t>
        </w:r>
        <w:commentRangeEnd w:id="244"/>
        <w:r w:rsidRPr="002F1AEF">
          <w:rPr>
            <w:rStyle w:val="CommentReference"/>
            <w:highlight w:val="yellow"/>
          </w:rPr>
          <w:commentReference w:id="244"/>
        </w:r>
        <w:r w:rsidRPr="002F1AEF">
          <w:rPr>
            <w:noProof/>
            <w:highlight w:val="yellow"/>
          </w:rPr>
          <w:t>:</w:t>
        </w:r>
      </w:ins>
    </w:p>
    <w:p w14:paraId="3DB9A1B8" w14:textId="77777777" w:rsidR="002F1AEF" w:rsidRPr="002F1AEF" w:rsidRDefault="002F1AEF" w:rsidP="002F1AEF">
      <w:pPr>
        <w:jc w:val="both"/>
        <w:rPr>
          <w:ins w:id="245" w:author="Mercedes Ines Fevre Obarrio" w:date="2024-09-04T10:41:00Z" w16du:dateUtc="2024-09-04T08:41:00Z"/>
          <w:noProof/>
          <w:highlight w:val="yellow"/>
        </w:rPr>
      </w:pPr>
      <w:ins w:id="246" w:author="Mercedes Ines Fevre Obarrio" w:date="2024-09-04T10:41:00Z" w16du:dateUtc="2024-09-04T08:41:00Z">
        <w:r w:rsidRPr="002F1AEF">
          <w:rPr>
            <w:noProof/>
            <w:highlight w:val="yellow"/>
          </w:rPr>
          <w:t>Puntos finales = Puntos en su cuenta privada + su porcentaje *2 * (suma de los puntos de la cuenta grupal)</w:t>
        </w:r>
      </w:ins>
    </w:p>
    <w:p w14:paraId="157DEB69" w14:textId="5F6D4A93" w:rsidR="002F1AEF" w:rsidRPr="002F1AEF" w:rsidRDefault="002F1AEF" w:rsidP="002F1AEF">
      <w:pPr>
        <w:jc w:val="both"/>
        <w:rPr>
          <w:ins w:id="247" w:author="Mercedes Ines Fevre Obarrio" w:date="2024-09-04T10:41:00Z" w16du:dateUtc="2024-09-04T08:41:00Z"/>
          <w:highlight w:val="yellow"/>
        </w:rPr>
      </w:pPr>
      <w:ins w:id="248" w:author="Mercedes Ines Fevre Obarrio" w:date="2024-09-04T10:41:00Z" w16du:dateUtc="2024-09-04T08:41:00Z">
        <w:r w:rsidRPr="002F1AEF">
          <w:rPr>
            <w:highlight w:val="yellow"/>
          </w:rPr>
          <w:t xml:space="preserve"> [Arrow </w:t>
        </w:r>
        <w:proofErr w:type="spellStart"/>
        <w:r w:rsidRPr="002F1AEF">
          <w:rPr>
            <w:highlight w:val="yellow"/>
          </w:rPr>
          <w:t>to</w:t>
        </w:r>
        <w:proofErr w:type="spellEnd"/>
        <w:r w:rsidRPr="002F1AEF">
          <w:rPr>
            <w:highlight w:val="yellow"/>
          </w:rPr>
          <w:t xml:space="preserve"> “</w:t>
        </w:r>
        <w:proofErr w:type="spellStart"/>
        <w:r w:rsidRPr="002F1AEF">
          <w:rPr>
            <w:highlight w:val="yellow"/>
          </w:rPr>
          <w:t>Your</w:t>
        </w:r>
        <w:proofErr w:type="spellEnd"/>
        <w:r w:rsidRPr="002F1AEF">
          <w:rPr>
            <w:highlight w:val="yellow"/>
          </w:rPr>
          <w:t xml:space="preserve"> </w:t>
        </w:r>
        <w:proofErr w:type="spellStart"/>
        <w:r w:rsidRPr="002F1AEF">
          <w:rPr>
            <w:highlight w:val="yellow"/>
          </w:rPr>
          <w:t>percentage</w:t>
        </w:r>
        <w:proofErr w:type="spellEnd"/>
        <w:r w:rsidRPr="002F1AEF">
          <w:rPr>
            <w:highlight w:val="yellow"/>
          </w:rPr>
          <w:t>” = “Su porcentaje”]: Aquí se muestra el porcentaje</w:t>
        </w:r>
      </w:ins>
      <w:ins w:id="249" w:author="Mercedes Ines Fevre Obarrio" w:date="2024-09-04T10:47:00Z" w16du:dateUtc="2024-09-04T08:47:00Z">
        <w:r>
          <w:rPr>
            <w:highlight w:val="yellow"/>
          </w:rPr>
          <w:t>.</w:t>
        </w:r>
      </w:ins>
      <w:ins w:id="250" w:author="Mercedes Ines Fevre Obarrio" w:date="2024-09-04T10:41:00Z" w16du:dateUtc="2024-09-04T08:41:00Z">
        <w:r w:rsidRPr="002F1AEF">
          <w:rPr>
            <w:highlight w:val="yellow"/>
          </w:rPr>
          <w:t xml:space="preserve"> Recuerde que el otro trabajador y el gerente pueden </w:t>
        </w:r>
        <w:proofErr w:type="gramStart"/>
        <w:r w:rsidRPr="002F1AEF">
          <w:rPr>
            <w:highlight w:val="yellow"/>
          </w:rPr>
          <w:t>recibir  diferentes</w:t>
        </w:r>
        <w:proofErr w:type="gramEnd"/>
        <w:r w:rsidRPr="002F1AEF">
          <w:rPr>
            <w:highlight w:val="yellow"/>
          </w:rPr>
          <w:t>.</w:t>
        </w:r>
      </w:ins>
    </w:p>
    <w:p w14:paraId="1ABCCD46" w14:textId="77777777" w:rsidR="002F1AEF" w:rsidRDefault="002F1AEF" w:rsidP="002F1AEF">
      <w:pPr>
        <w:jc w:val="both"/>
        <w:rPr>
          <w:ins w:id="251" w:author="Mercedes Ines Fevre Obarrio" w:date="2024-09-04T10:41:00Z" w16du:dateUtc="2024-09-04T08:41:00Z"/>
        </w:rPr>
      </w:pPr>
      <w:ins w:id="252" w:author="Mercedes Ines Fevre Obarrio" w:date="2024-09-04T10:41:00Z" w16du:dateUtc="2024-09-04T08:41:00Z">
        <w:r w:rsidRPr="002F1AEF">
          <w:rPr>
            <w:highlight w:val="yellow"/>
          </w:rPr>
          <w:t xml:space="preserve">[Arrow </w:t>
        </w:r>
        <w:proofErr w:type="spellStart"/>
        <w:r w:rsidRPr="002F1AEF">
          <w:rPr>
            <w:highlight w:val="yellow"/>
          </w:rPr>
          <w:t>to</w:t>
        </w:r>
        <w:proofErr w:type="spellEnd"/>
        <w:r w:rsidRPr="002F1AEF">
          <w:rPr>
            <w:highlight w:val="yellow"/>
          </w:rPr>
          <w:t xml:space="preserve"> </w:t>
        </w:r>
        <w:proofErr w:type="spellStart"/>
        <w:r w:rsidRPr="002F1AEF">
          <w:rPr>
            <w:highlight w:val="yellow"/>
          </w:rPr>
          <w:t>the</w:t>
        </w:r>
        <w:proofErr w:type="spellEnd"/>
        <w:r w:rsidRPr="002F1AEF">
          <w:rPr>
            <w:highlight w:val="yellow"/>
          </w:rPr>
          <w:t xml:space="preserve"> </w:t>
        </w:r>
        <w:proofErr w:type="spellStart"/>
        <w:r w:rsidRPr="002F1AEF">
          <w:rPr>
            <w:highlight w:val="yellow"/>
          </w:rPr>
          <w:t>drop-down</w:t>
        </w:r>
        <w:proofErr w:type="spellEnd"/>
        <w:r w:rsidRPr="002F1AEF">
          <w:rPr>
            <w:highlight w:val="yellow"/>
          </w:rPr>
          <w:t xml:space="preserve"> menú </w:t>
        </w:r>
        <w:proofErr w:type="spellStart"/>
        <w:r w:rsidRPr="002F1AEF">
          <w:rPr>
            <w:highlight w:val="yellow"/>
          </w:rPr>
          <w:t>of</w:t>
        </w:r>
        <w:proofErr w:type="spellEnd"/>
        <w:r w:rsidRPr="002F1AEF">
          <w:rPr>
            <w:highlight w:val="yellow"/>
          </w:rPr>
          <w:t xml:space="preserve"> “</w:t>
        </w:r>
        <w:proofErr w:type="spellStart"/>
        <w:r w:rsidRPr="002F1AEF">
          <w:rPr>
            <w:highlight w:val="yellow"/>
          </w:rPr>
          <w:t>Points</w:t>
        </w:r>
        <w:proofErr w:type="spellEnd"/>
        <w:r w:rsidRPr="002F1AEF">
          <w:rPr>
            <w:highlight w:val="yellow"/>
          </w:rPr>
          <w:t xml:space="preserve"> </w:t>
        </w:r>
        <w:proofErr w:type="spellStart"/>
        <w:r w:rsidRPr="002F1AEF">
          <w:rPr>
            <w:highlight w:val="yellow"/>
          </w:rPr>
          <w:t>to</w:t>
        </w:r>
        <w:proofErr w:type="spellEnd"/>
        <w:r w:rsidRPr="002F1AEF">
          <w:rPr>
            <w:highlight w:val="yellow"/>
          </w:rPr>
          <w:t xml:space="preserve"> </w:t>
        </w:r>
        <w:proofErr w:type="spellStart"/>
        <w:r w:rsidRPr="002F1AEF">
          <w:rPr>
            <w:highlight w:val="yellow"/>
          </w:rPr>
          <w:t>the</w:t>
        </w:r>
        <w:proofErr w:type="spellEnd"/>
        <w:r w:rsidRPr="002F1AEF">
          <w:rPr>
            <w:highlight w:val="yellow"/>
          </w:rPr>
          <w:t xml:space="preserve"> </w:t>
        </w:r>
        <w:proofErr w:type="spellStart"/>
        <w:r w:rsidRPr="002F1AEF">
          <w:rPr>
            <w:highlight w:val="yellow"/>
          </w:rPr>
          <w:t>group</w:t>
        </w:r>
        <w:proofErr w:type="spellEnd"/>
        <w:r w:rsidRPr="002F1AEF">
          <w:rPr>
            <w:highlight w:val="yellow"/>
          </w:rPr>
          <w:t xml:space="preserve"> </w:t>
        </w:r>
        <w:proofErr w:type="spellStart"/>
        <w:r w:rsidRPr="002F1AEF">
          <w:rPr>
            <w:highlight w:val="yellow"/>
          </w:rPr>
          <w:t>account</w:t>
        </w:r>
        <w:proofErr w:type="spellEnd"/>
        <w:r w:rsidRPr="002F1AEF">
          <w:rPr>
            <w:highlight w:val="yellow"/>
          </w:rPr>
          <w:t>” = “Cuenta grupal”]: En este menú desplegable usted deberá seleccionar cuántos de sus 20 puntos por tarea usted quiere asignar a la cuenta grupal para cada tarea.</w:t>
        </w:r>
      </w:ins>
    </w:p>
    <w:p w14:paraId="581BBDC3" w14:textId="77777777" w:rsidR="002F1AEF" w:rsidRDefault="002F1AEF" w:rsidP="002F1AEF">
      <w:pPr>
        <w:jc w:val="both"/>
        <w:rPr>
          <w:ins w:id="253" w:author="Mercedes Ines Fevre Obarrio" w:date="2024-09-04T10:41:00Z" w16du:dateUtc="2024-09-04T08:41:00Z"/>
          <w:lang w:val="en-US"/>
        </w:rPr>
      </w:pPr>
      <w:ins w:id="254" w:author="Mercedes Ines Fevre Obarrio" w:date="2024-09-04T10:41:00Z" w16du:dateUtc="2024-09-04T08:41:00Z">
        <w:r w:rsidRPr="00FD77A9">
          <w:rPr>
            <w:highlight w:val="yellow"/>
            <w:lang w:val="en-US"/>
          </w:rPr>
          <w:t>[</w:t>
        </w:r>
        <w:r>
          <w:rPr>
            <w:highlight w:val="yellow"/>
            <w:lang w:val="en-US"/>
          </w:rPr>
          <w:t xml:space="preserve">NOTE FOR ANDREA: </w:t>
        </w:r>
        <w:r w:rsidRPr="00FD77A9">
          <w:rPr>
            <w:highlight w:val="yellow"/>
            <w:lang w:val="en-US"/>
          </w:rPr>
          <w:t>I think we should also have a drop-down menu for the Private Account, and they should be linked so if one changes the other also changes</w:t>
        </w:r>
        <w:r>
          <w:rPr>
            <w:highlight w:val="yellow"/>
            <w:lang w:val="en-US"/>
          </w:rPr>
          <w:t>. If we do so, then we should add it in the screenshot and add an arrow and description as follows:</w:t>
        </w:r>
        <w:r w:rsidRPr="00FD77A9">
          <w:rPr>
            <w:highlight w:val="yellow"/>
            <w:lang w:val="en-US"/>
          </w:rPr>
          <w:t>]</w:t>
        </w:r>
      </w:ins>
    </w:p>
    <w:p w14:paraId="3B4BB8AF" w14:textId="77777777" w:rsidR="002F1AEF" w:rsidRDefault="002F1AEF" w:rsidP="002F1AEF">
      <w:pPr>
        <w:jc w:val="both"/>
        <w:rPr>
          <w:ins w:id="255" w:author="Mercedes Ines Fevre Obarrio" w:date="2024-09-04T10:45:00Z" w16du:dateUtc="2024-09-04T08:45:00Z"/>
        </w:rPr>
      </w:pPr>
      <w:ins w:id="256" w:author="Mercedes Ines Fevre Obarrio" w:date="2024-09-04T10:41:00Z" w16du:dateUtc="2024-09-04T08:41:00Z">
        <w:r w:rsidRPr="002F1AEF">
          <w:rPr>
            <w:highlight w:val="yellow"/>
          </w:rPr>
          <w:t xml:space="preserve">[Arrow </w:t>
        </w:r>
        <w:proofErr w:type="spellStart"/>
        <w:r w:rsidRPr="002F1AEF">
          <w:rPr>
            <w:highlight w:val="yellow"/>
          </w:rPr>
          <w:t>to</w:t>
        </w:r>
        <w:proofErr w:type="spellEnd"/>
        <w:r w:rsidRPr="002F1AEF">
          <w:rPr>
            <w:highlight w:val="yellow"/>
          </w:rPr>
          <w:t xml:space="preserve"> </w:t>
        </w:r>
        <w:proofErr w:type="spellStart"/>
        <w:r w:rsidRPr="002F1AEF">
          <w:rPr>
            <w:highlight w:val="yellow"/>
          </w:rPr>
          <w:t>the</w:t>
        </w:r>
        <w:proofErr w:type="spellEnd"/>
        <w:r w:rsidRPr="002F1AEF">
          <w:rPr>
            <w:highlight w:val="yellow"/>
          </w:rPr>
          <w:t xml:space="preserve"> </w:t>
        </w:r>
        <w:proofErr w:type="spellStart"/>
        <w:r w:rsidRPr="002F1AEF">
          <w:rPr>
            <w:highlight w:val="yellow"/>
          </w:rPr>
          <w:t>drop-down</w:t>
        </w:r>
        <w:proofErr w:type="spellEnd"/>
        <w:r w:rsidRPr="002F1AEF">
          <w:rPr>
            <w:highlight w:val="yellow"/>
          </w:rPr>
          <w:t xml:space="preserve"> menú </w:t>
        </w:r>
        <w:proofErr w:type="spellStart"/>
        <w:r w:rsidRPr="002F1AEF">
          <w:rPr>
            <w:highlight w:val="yellow"/>
          </w:rPr>
          <w:t>of</w:t>
        </w:r>
        <w:proofErr w:type="spellEnd"/>
        <w:r w:rsidRPr="002F1AEF">
          <w:rPr>
            <w:highlight w:val="yellow"/>
          </w:rPr>
          <w:t xml:space="preserve"> “</w:t>
        </w:r>
        <w:proofErr w:type="spellStart"/>
        <w:r w:rsidRPr="002F1AEF">
          <w:rPr>
            <w:highlight w:val="yellow"/>
          </w:rPr>
          <w:t>Points</w:t>
        </w:r>
        <w:proofErr w:type="spellEnd"/>
        <w:r w:rsidRPr="002F1AEF">
          <w:rPr>
            <w:highlight w:val="yellow"/>
          </w:rPr>
          <w:t xml:space="preserve"> </w:t>
        </w:r>
        <w:proofErr w:type="spellStart"/>
        <w:r w:rsidRPr="002F1AEF">
          <w:rPr>
            <w:highlight w:val="yellow"/>
          </w:rPr>
          <w:t>to</w:t>
        </w:r>
        <w:proofErr w:type="spellEnd"/>
        <w:r w:rsidRPr="002F1AEF">
          <w:rPr>
            <w:highlight w:val="yellow"/>
          </w:rPr>
          <w:t xml:space="preserve"> </w:t>
        </w:r>
        <w:proofErr w:type="spellStart"/>
        <w:r w:rsidRPr="002F1AEF">
          <w:rPr>
            <w:highlight w:val="yellow"/>
          </w:rPr>
          <w:t>the</w:t>
        </w:r>
        <w:proofErr w:type="spellEnd"/>
        <w:r w:rsidRPr="002F1AEF">
          <w:rPr>
            <w:highlight w:val="yellow"/>
          </w:rPr>
          <w:t xml:space="preserve"> </w:t>
        </w:r>
        <w:proofErr w:type="spellStart"/>
        <w:r w:rsidRPr="002F1AEF">
          <w:rPr>
            <w:highlight w:val="yellow"/>
          </w:rPr>
          <w:t>private</w:t>
        </w:r>
        <w:proofErr w:type="spellEnd"/>
        <w:r w:rsidRPr="002F1AEF">
          <w:rPr>
            <w:highlight w:val="yellow"/>
          </w:rPr>
          <w:t xml:space="preserve"> </w:t>
        </w:r>
        <w:proofErr w:type="spellStart"/>
        <w:r w:rsidRPr="002F1AEF">
          <w:rPr>
            <w:highlight w:val="yellow"/>
          </w:rPr>
          <w:t>account</w:t>
        </w:r>
        <w:proofErr w:type="spellEnd"/>
        <w:r w:rsidRPr="002F1AEF">
          <w:rPr>
            <w:highlight w:val="yellow"/>
          </w:rPr>
          <w:t>” = “Cuenta privada”]: En este menú desplegable deberá seleccionar cuántos de sus 20 puntos por tarea quiere asignar a su cuenta privada para cada tarea.</w:t>
        </w:r>
      </w:ins>
    </w:p>
    <w:p w14:paraId="485E856E" w14:textId="40238B01" w:rsidR="002F1AEF" w:rsidRDefault="002F1AEF" w:rsidP="002F1AEF">
      <w:pPr>
        <w:jc w:val="both"/>
        <w:rPr>
          <w:ins w:id="257" w:author="Mercedes Ines Fevre Obarrio" w:date="2024-09-04T10:41:00Z" w16du:dateUtc="2024-09-04T08:41:00Z"/>
        </w:rPr>
      </w:pPr>
    </w:p>
    <w:p w14:paraId="62F8D90E" w14:textId="77777777" w:rsidR="002F1AEF" w:rsidRPr="001858C4" w:rsidRDefault="002F1AEF" w:rsidP="002F1AEF">
      <w:pPr>
        <w:spacing w:before="100" w:beforeAutospacing="1" w:after="100" w:afterAutospacing="1" w:line="240" w:lineRule="auto"/>
        <w:jc w:val="both"/>
        <w:rPr>
          <w:ins w:id="258" w:author="Mercedes Ines Fevre Obarrio" w:date="2024-09-04T10:41:00Z" w16du:dateUtc="2024-09-04T08:41:00Z"/>
          <w:rFonts w:ascii="Times New Roman" w:eastAsia="Times New Roman" w:hAnsi="Times New Roman" w:cs="Times New Roman"/>
          <w:kern w:val="0"/>
          <w:sz w:val="24"/>
          <w:szCs w:val="24"/>
          <w:lang w:eastAsia="fr-FR"/>
          <w14:ligatures w14:val="none"/>
        </w:rPr>
      </w:pPr>
      <w:ins w:id="259" w:author="Mercedes Ines Fevre Obarrio" w:date="2024-09-04T10:41:00Z" w16du:dateUtc="2024-09-04T08:41:00Z">
        <w:r w:rsidRPr="001858C4">
          <w:rPr>
            <w:rFonts w:ascii="Times New Roman" w:eastAsia="Times New Roman" w:hAnsi="Times New Roman" w:cs="Times New Roman"/>
            <w:kern w:val="0"/>
            <w:sz w:val="24"/>
            <w:szCs w:val="24"/>
            <w:lang w:eastAsia="fr-FR"/>
            <w14:ligatures w14:val="none"/>
          </w:rPr>
          <w:t>Haga clic en "Siguiente" para continuar.</w:t>
        </w:r>
      </w:ins>
    </w:p>
    <w:p w14:paraId="25F8F87D" w14:textId="77777777" w:rsidR="002F1AEF" w:rsidRDefault="002F1AEF" w:rsidP="00EC091D">
      <w:pPr>
        <w:spacing w:after="240" w:line="240" w:lineRule="auto"/>
        <w:jc w:val="both"/>
        <w:rPr>
          <w:rFonts w:ascii="Times New Roman" w:eastAsia="Times New Roman" w:hAnsi="Times New Roman" w:cs="Times New Roman"/>
          <w:kern w:val="0"/>
          <w:sz w:val="24"/>
          <w:szCs w:val="24"/>
          <w:lang w:eastAsia="fr-FR"/>
          <w14:ligatures w14:val="none"/>
        </w:rPr>
      </w:pPr>
    </w:p>
    <w:p w14:paraId="25BF27A3" w14:textId="3654CFD6" w:rsidR="00AA33E8" w:rsidRPr="00392D7D" w:rsidRDefault="00AA33E8" w:rsidP="00EC091D">
      <w:pPr>
        <w:spacing w:after="240" w:line="240" w:lineRule="auto"/>
        <w:jc w:val="both"/>
        <w:rPr>
          <w:rFonts w:ascii="Times New Roman" w:eastAsia="Times New Roman" w:hAnsi="Times New Roman" w:cs="Times New Roman"/>
          <w:kern w:val="0"/>
          <w:sz w:val="24"/>
          <w:szCs w:val="24"/>
          <w:lang w:eastAsia="fr-FR"/>
          <w14:ligatures w14:val="none"/>
        </w:rPr>
      </w:pPr>
      <w:del w:id="260" w:author="Mercedes Ines Fevre Obarrio" w:date="2024-09-03T13:07:00Z" w16du:dateUtc="2024-09-03T11:07:00Z">
        <w:r w:rsidDel="007230C9">
          <w:rPr>
            <w:rFonts w:ascii="Times New Roman" w:eastAsia="Times New Roman" w:hAnsi="Times New Roman" w:cs="Times New Roman"/>
            <w:kern w:val="0"/>
            <w:sz w:val="24"/>
            <w:szCs w:val="24"/>
            <w:lang w:eastAsia="fr-FR"/>
            <w14:ligatures w14:val="none"/>
          </w:rPr>
          <w:delText>:</w:delText>
        </w:r>
      </w:del>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92"/>
        <w:gridCol w:w="66"/>
        <w:gridCol w:w="81"/>
      </w:tblGrid>
      <w:tr w:rsidR="00392D7D" w:rsidRPr="007A25AF" w14:paraId="50181CC0" w14:textId="77777777" w:rsidTr="007230C9">
        <w:trPr>
          <w:tblHeader/>
          <w:tblCellSpacing w:w="15" w:type="dxa"/>
        </w:trPr>
        <w:tc>
          <w:tcPr>
            <w:tcW w:w="0" w:type="auto"/>
            <w:vAlign w:val="center"/>
          </w:tcPr>
          <w:p w14:paraId="0861101F" w14:textId="06F0FEAC" w:rsidR="00392D7D" w:rsidRPr="007A25AF" w:rsidRDefault="00E51653" w:rsidP="00EC091D">
            <w:pPr>
              <w:spacing w:after="240" w:line="240" w:lineRule="auto"/>
              <w:jc w:val="both"/>
              <w:rPr>
                <w:rFonts w:ascii="Times New Roman" w:eastAsia="Times New Roman" w:hAnsi="Times New Roman" w:cs="Times New Roman"/>
                <w:kern w:val="0"/>
                <w:sz w:val="24"/>
                <w:szCs w:val="24"/>
                <w:lang w:val="en-US" w:eastAsia="fr-FR"/>
                <w14:ligatures w14:val="none"/>
              </w:rPr>
            </w:pPr>
            <w:r>
              <w:rPr>
                <w:noProof/>
              </w:rPr>
              <w:drawing>
                <wp:inline distT="0" distB="0" distL="0" distR="0" wp14:anchorId="6666C401" wp14:editId="202BE753">
                  <wp:extent cx="5548551" cy="3465741"/>
                  <wp:effectExtent l="0" t="0" r="0" b="0"/>
                  <wp:docPr id="137967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71855" name=""/>
                          <pic:cNvPicPr/>
                        </pic:nvPicPr>
                        <pic:blipFill rotWithShape="1">
                          <a:blip r:embed="rId15"/>
                          <a:srcRect t="3256" b="40891"/>
                          <a:stretch/>
                        </pic:blipFill>
                        <pic:spPr bwMode="auto">
                          <a:xfrm>
                            <a:off x="0" y="0"/>
                            <a:ext cx="5549265" cy="3466187"/>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0EB425AB" w14:textId="77777777" w:rsidR="00392D7D" w:rsidRPr="007A25AF" w:rsidRDefault="00392D7D" w:rsidP="00EC091D">
            <w:pPr>
              <w:spacing w:after="0" w:line="240" w:lineRule="auto"/>
              <w:jc w:val="both"/>
              <w:rPr>
                <w:rFonts w:ascii="Times New Roman" w:eastAsia="Times New Roman" w:hAnsi="Times New Roman" w:cs="Times New Roman"/>
                <w:b/>
                <w:bCs/>
                <w:kern w:val="0"/>
                <w:sz w:val="24"/>
                <w:szCs w:val="24"/>
                <w:lang w:val="fr-FR" w:eastAsia="fr-FR"/>
                <w14:ligatures w14:val="none"/>
              </w:rPr>
            </w:pPr>
          </w:p>
        </w:tc>
        <w:tc>
          <w:tcPr>
            <w:tcW w:w="0" w:type="auto"/>
            <w:vAlign w:val="center"/>
          </w:tcPr>
          <w:p w14:paraId="3015D1A3" w14:textId="77777777" w:rsidR="00392D7D" w:rsidRPr="007A25AF" w:rsidRDefault="00392D7D" w:rsidP="00EC091D">
            <w:pPr>
              <w:spacing w:after="0" w:line="240" w:lineRule="auto"/>
              <w:jc w:val="both"/>
              <w:rPr>
                <w:rFonts w:ascii="Times New Roman" w:eastAsia="Times New Roman" w:hAnsi="Times New Roman" w:cs="Times New Roman"/>
                <w:b/>
                <w:bCs/>
                <w:kern w:val="0"/>
                <w:sz w:val="24"/>
                <w:szCs w:val="24"/>
                <w:lang w:val="fr-FR" w:eastAsia="fr-FR"/>
                <w14:ligatures w14:val="none"/>
              </w:rPr>
            </w:pPr>
          </w:p>
        </w:tc>
      </w:tr>
      <w:tr w:rsidR="00392D7D" w:rsidRPr="007A25AF" w14:paraId="0C62CC60" w14:textId="77777777" w:rsidTr="007230C9">
        <w:trPr>
          <w:tblHeader/>
          <w:tblCellSpacing w:w="15" w:type="dxa"/>
        </w:trPr>
        <w:tc>
          <w:tcPr>
            <w:tcW w:w="0" w:type="auto"/>
            <w:vAlign w:val="center"/>
          </w:tcPr>
          <w:p w14:paraId="67BD5436" w14:textId="77777777" w:rsidR="002F1AEF" w:rsidRPr="001858C4" w:rsidRDefault="002F1AEF" w:rsidP="002F1AEF">
            <w:pPr>
              <w:spacing w:before="100" w:beforeAutospacing="1" w:after="100" w:afterAutospacing="1" w:line="240" w:lineRule="auto"/>
              <w:jc w:val="both"/>
              <w:rPr>
                <w:ins w:id="261" w:author="Mercedes Ines Fevre Obarrio" w:date="2024-09-04T10:48:00Z" w16du:dateUtc="2024-09-04T08:48:00Z"/>
                <w:rFonts w:ascii="Times New Roman" w:eastAsia="Times New Roman" w:hAnsi="Times New Roman" w:cs="Times New Roman"/>
                <w:kern w:val="0"/>
                <w:sz w:val="24"/>
                <w:szCs w:val="24"/>
                <w:lang w:eastAsia="fr-FR"/>
                <w14:ligatures w14:val="none"/>
              </w:rPr>
            </w:pPr>
            <w:ins w:id="262" w:author="Mercedes Ines Fevre Obarrio" w:date="2024-09-04T10:48:00Z" w16du:dateUtc="2024-09-04T08:48:00Z">
              <w:r w:rsidRPr="001858C4">
                <w:rPr>
                  <w:rFonts w:ascii="Times New Roman" w:eastAsia="Times New Roman" w:hAnsi="Times New Roman" w:cs="Times New Roman"/>
                  <w:kern w:val="0"/>
                  <w:sz w:val="24"/>
                  <w:szCs w:val="24"/>
                  <w:lang w:eastAsia="fr-FR"/>
                  <w14:ligatures w14:val="none"/>
                </w:rPr>
                <w:t>Haga clic en "Siguiente" para continuar.</w:t>
              </w:r>
            </w:ins>
          </w:p>
          <w:p w14:paraId="4813D6FA" w14:textId="57337F41" w:rsidR="007230C9" w:rsidRPr="002F1AEF" w:rsidRDefault="007230C9" w:rsidP="007230C9">
            <w:pPr>
              <w:spacing w:after="0" w:line="240" w:lineRule="auto"/>
              <w:jc w:val="both"/>
              <w:rPr>
                <w:rFonts w:ascii="Times New Roman" w:eastAsia="Times New Roman" w:hAnsi="Times New Roman" w:cs="Times New Roman"/>
                <w:kern w:val="0"/>
                <w:sz w:val="24"/>
                <w:szCs w:val="24"/>
                <w:lang w:eastAsia="fr-FR"/>
                <w14:ligatures w14:val="none"/>
              </w:rPr>
            </w:pPr>
          </w:p>
        </w:tc>
        <w:tc>
          <w:tcPr>
            <w:tcW w:w="0" w:type="auto"/>
            <w:vAlign w:val="center"/>
          </w:tcPr>
          <w:p w14:paraId="3C2B1DDF" w14:textId="77777777" w:rsidR="00392D7D" w:rsidRPr="007A25AF" w:rsidRDefault="00392D7D" w:rsidP="00BD2F41">
            <w:pPr>
              <w:spacing w:after="0" w:line="240" w:lineRule="auto"/>
              <w:jc w:val="both"/>
              <w:rPr>
                <w:rFonts w:ascii="Times New Roman" w:eastAsia="Times New Roman" w:hAnsi="Times New Roman" w:cs="Times New Roman"/>
                <w:kern w:val="0"/>
                <w:sz w:val="24"/>
                <w:szCs w:val="24"/>
                <w:lang w:val="fr-FR" w:eastAsia="fr-FR"/>
                <w14:ligatures w14:val="none"/>
              </w:rPr>
            </w:pPr>
          </w:p>
        </w:tc>
        <w:tc>
          <w:tcPr>
            <w:tcW w:w="0" w:type="auto"/>
            <w:vAlign w:val="center"/>
          </w:tcPr>
          <w:p w14:paraId="5D25C0D0" w14:textId="77777777" w:rsidR="00392D7D" w:rsidRPr="007A25AF" w:rsidRDefault="00392D7D" w:rsidP="00BD2F41">
            <w:pPr>
              <w:spacing w:after="0" w:line="240" w:lineRule="auto"/>
              <w:jc w:val="both"/>
              <w:rPr>
                <w:rFonts w:ascii="Times New Roman" w:eastAsia="Times New Roman" w:hAnsi="Times New Roman" w:cs="Times New Roman"/>
                <w:kern w:val="0"/>
                <w:sz w:val="24"/>
                <w:szCs w:val="24"/>
                <w:lang w:val="fr-FR" w:eastAsia="fr-FR"/>
                <w14:ligatures w14:val="none"/>
              </w:rPr>
            </w:pPr>
          </w:p>
        </w:tc>
      </w:tr>
    </w:tbl>
    <w:p w14:paraId="23998CC9" w14:textId="64EDCED0" w:rsidR="002F1AEF" w:rsidRDefault="00BD2F41" w:rsidP="00BD2F41">
      <w:pPr>
        <w:jc w:val="both"/>
        <w:rPr>
          <w:ins w:id="263" w:author="Mercedes Ines Fevre Obarrio" w:date="2024-09-04T10:48:00Z" w16du:dateUtc="2024-09-04T08:48:00Z"/>
          <w:b/>
          <w:bCs/>
          <w:highlight w:val="yellow"/>
        </w:rPr>
      </w:pPr>
      <w:proofErr w:type="gramStart"/>
      <w:r w:rsidRPr="007230C9">
        <w:rPr>
          <w:b/>
          <w:bCs/>
          <w:highlight w:val="yellow"/>
        </w:rPr>
        <w:t>{ Siguiente</w:t>
      </w:r>
      <w:proofErr w:type="gramEnd"/>
      <w:r w:rsidRPr="007230C9">
        <w:rPr>
          <w:b/>
          <w:bCs/>
          <w:highlight w:val="yellow"/>
        </w:rPr>
        <w:t xml:space="preserve">} </w:t>
      </w:r>
      <w:del w:id="264" w:author="Mercedes Ines Fevre Obarrio" w:date="2024-09-03T13:17:00Z" w16du:dateUtc="2024-09-03T11:17:00Z">
        <w:r w:rsidRPr="007230C9" w:rsidDel="00442E78">
          <w:rPr>
            <w:b/>
            <w:bCs/>
            <w:highlight w:val="yellow"/>
          </w:rPr>
          <w:delText>(if page break)</w:delText>
        </w:r>
      </w:del>
    </w:p>
    <w:p w14:paraId="1223FA93" w14:textId="77777777" w:rsidR="002F1AEF" w:rsidRDefault="002F1AEF">
      <w:pPr>
        <w:rPr>
          <w:ins w:id="265" w:author="Mercedes Ines Fevre Obarrio" w:date="2024-09-04T10:48:00Z" w16du:dateUtc="2024-09-04T08:48:00Z"/>
          <w:b/>
          <w:bCs/>
          <w:highlight w:val="yellow"/>
        </w:rPr>
      </w:pPr>
      <w:ins w:id="266" w:author="Mercedes Ines Fevre Obarrio" w:date="2024-09-04T10:48:00Z" w16du:dateUtc="2024-09-04T08:48:00Z">
        <w:r>
          <w:rPr>
            <w:b/>
            <w:bCs/>
            <w:highlight w:val="yellow"/>
          </w:rPr>
          <w:br w:type="page"/>
        </w:r>
      </w:ins>
    </w:p>
    <w:p w14:paraId="0EA18166" w14:textId="2C3AD5D1" w:rsidR="00BD2F41" w:rsidRDefault="00BD2F41" w:rsidP="00BD2F41">
      <w:pPr>
        <w:jc w:val="both"/>
        <w:rPr>
          <w:ins w:id="267" w:author="Mercedes Ines Fevre Obarrio" w:date="2024-09-04T10:40:00Z" w16du:dateUtc="2024-09-04T08:40:00Z"/>
          <w:b/>
          <w:bCs/>
        </w:rPr>
      </w:pPr>
    </w:p>
    <w:p w14:paraId="360CF034" w14:textId="77777777" w:rsidR="002F1AEF" w:rsidRPr="00392D7D" w:rsidRDefault="002F1AEF" w:rsidP="002F1AEF">
      <w:pPr>
        <w:jc w:val="center"/>
        <w:rPr>
          <w:ins w:id="268" w:author="Mercedes Ines Fevre Obarrio" w:date="2024-09-04T10:48:00Z" w16du:dateUtc="2024-09-04T08:48:00Z"/>
          <w:b/>
          <w:bCs/>
        </w:rPr>
      </w:pPr>
      <w:ins w:id="269" w:author="Mercedes Ines Fevre Obarrio" w:date="2024-09-04T10:48:00Z" w16du:dateUtc="2024-09-04T08:48:00Z">
        <w:r w:rsidRPr="003C4D26">
          <w:rPr>
            <w:b/>
            <w:bCs/>
            <w:highlight w:val="yellow"/>
          </w:rPr>
          <w:t>Pantalla 8b</w:t>
        </w:r>
      </w:ins>
    </w:p>
    <w:p w14:paraId="2967C49F" w14:textId="419B394E" w:rsidR="002F1AEF" w:rsidRDefault="002F1AEF" w:rsidP="002F1AEF">
      <w:pPr>
        <w:spacing w:after="0" w:line="240" w:lineRule="auto"/>
        <w:jc w:val="both"/>
        <w:rPr>
          <w:ins w:id="270" w:author="Mercedes Ines Fevre Obarrio" w:date="2024-09-04T10:48:00Z" w16du:dateUtc="2024-09-04T08:48:00Z"/>
          <w:highlight w:val="yellow"/>
        </w:rPr>
      </w:pPr>
      <w:ins w:id="271" w:author="Mercedes Ines Fevre Obarrio" w:date="2024-09-04T10:48:00Z" w16du:dateUtc="2024-09-04T08:48:00Z">
        <w:r>
          <w:rPr>
            <w:highlight w:val="yellow"/>
          </w:rPr>
          <w:t>Ejemplo de resumen de cálculo d</w:t>
        </w:r>
      </w:ins>
      <w:ins w:id="272" w:author="Mercedes Ines Fevre Obarrio" w:date="2024-09-04T10:49:00Z" w16du:dateUtc="2024-09-04T08:49:00Z">
        <w:r>
          <w:rPr>
            <w:highlight w:val="yellow"/>
          </w:rPr>
          <w:t>e puntos totales</w:t>
        </w:r>
      </w:ins>
    </w:p>
    <w:p w14:paraId="0CEED76A" w14:textId="77777777" w:rsidR="002F1AEF" w:rsidRDefault="002F1AEF" w:rsidP="002F1AEF">
      <w:pPr>
        <w:spacing w:after="0" w:line="240" w:lineRule="auto"/>
        <w:jc w:val="both"/>
        <w:rPr>
          <w:ins w:id="273" w:author="Mercedes Ines Fevre Obarrio" w:date="2024-09-04T10:48:00Z" w16du:dateUtc="2024-09-04T08:48:00Z"/>
          <w:highlight w:val="yellow"/>
        </w:rPr>
      </w:pPr>
    </w:p>
    <w:p w14:paraId="41CAB435" w14:textId="77777777" w:rsidR="002F1AEF" w:rsidRDefault="002F1AEF" w:rsidP="002F1AEF">
      <w:pPr>
        <w:spacing w:after="0" w:line="240" w:lineRule="auto"/>
        <w:jc w:val="both"/>
        <w:rPr>
          <w:ins w:id="274" w:author="Mercedes Ines Fevre Obarrio" w:date="2024-09-04T10:48:00Z" w16du:dateUtc="2024-09-04T08:48:00Z"/>
        </w:rPr>
      </w:pPr>
      <w:ins w:id="275" w:author="Mercedes Ines Fevre Obarrio" w:date="2024-09-04T10:48:00Z" w16du:dateUtc="2024-09-04T08:48:00Z">
        <w:r w:rsidRPr="007230C9">
          <w:rPr>
            <w:highlight w:val="yellow"/>
          </w:rPr>
          <w:t>Tenga en cuenta que el n</w:t>
        </w:r>
        <w:r>
          <w:rPr>
            <w:highlight w:val="yellow"/>
          </w:rPr>
          <w:t>úm</w:t>
        </w:r>
        <w:r w:rsidRPr="007230C9">
          <w:rPr>
            <w:highlight w:val="yellow"/>
          </w:rPr>
          <w:t>ero de puntos obtenidos estarán redondeados al alza a un entero</w:t>
        </w:r>
        <w:r>
          <w:t>.</w:t>
        </w:r>
      </w:ins>
    </w:p>
    <w:p w14:paraId="18701FA9" w14:textId="77777777" w:rsidR="002F1AEF" w:rsidRPr="003C4D26" w:rsidRDefault="002F1AEF" w:rsidP="002F1AEF">
      <w:pPr>
        <w:jc w:val="center"/>
        <w:rPr>
          <w:ins w:id="276" w:author="Mercedes Ines Fevre Obarrio" w:date="2024-09-04T10:48:00Z" w16du:dateUtc="2024-09-04T08:48:00Z"/>
          <w:b/>
          <w:bCs/>
        </w:rPr>
      </w:pPr>
    </w:p>
    <w:p w14:paraId="207B5809" w14:textId="5D9ED62D" w:rsidR="002F1AEF" w:rsidRPr="00442E78" w:rsidRDefault="002F1AEF" w:rsidP="002F1AEF">
      <w:pPr>
        <w:jc w:val="both"/>
        <w:rPr>
          <w:ins w:id="277" w:author="Mercedes Ines Fevre Obarrio" w:date="2024-09-04T10:48:00Z" w16du:dateUtc="2024-09-04T08:48:00Z"/>
          <w:rFonts w:ascii="Arial" w:eastAsia="Times New Roman" w:hAnsi="Arial" w:cs="Arial"/>
          <w:kern w:val="0"/>
          <w:sz w:val="16"/>
          <w:szCs w:val="16"/>
          <w:lang w:eastAsia="fr-FR"/>
          <w14:ligatures w14:val="none"/>
        </w:rPr>
      </w:pPr>
      <w:ins w:id="278" w:author="Mercedes Ines Fevre Obarrio" w:date="2024-09-04T10:48:00Z" w16du:dateUtc="2024-09-04T08:48:00Z">
        <w:r w:rsidRPr="00442E78">
          <w:rPr>
            <w:rFonts w:ascii="Arial" w:eastAsia="Times New Roman" w:hAnsi="Arial" w:cs="Arial"/>
            <w:kern w:val="0"/>
            <w:sz w:val="16"/>
            <w:szCs w:val="16"/>
            <w:lang w:eastAsia="fr-FR"/>
            <w14:ligatures w14:val="none"/>
          </w:rPr>
          <w:t>Resultados del juego de Producción (Parte I)</w:t>
        </w:r>
      </w:ins>
    </w:p>
    <w:p w14:paraId="36ED093E" w14:textId="77777777" w:rsidR="002F1AEF" w:rsidRPr="00497DF2" w:rsidRDefault="002F1AEF" w:rsidP="002F1AEF">
      <w:pPr>
        <w:jc w:val="both"/>
        <w:rPr>
          <w:ins w:id="279" w:author="Mercedes Ines Fevre Obarrio" w:date="2024-09-04T10:48:00Z" w16du:dateUtc="2024-09-04T08:48:00Z"/>
          <w:rFonts w:ascii="Arial" w:eastAsia="Times New Roman" w:hAnsi="Arial" w:cs="Arial"/>
          <w:kern w:val="0"/>
          <w:sz w:val="16"/>
          <w:szCs w:val="16"/>
          <w:lang w:eastAsia="fr-FR"/>
          <w14:ligatures w14:val="none"/>
        </w:rPr>
      </w:pPr>
      <w:ins w:id="280" w:author="Mercedes Ines Fevre Obarrio" w:date="2024-09-04T10:48:00Z" w16du:dateUtc="2024-09-04T08:48:00Z">
        <w:r w:rsidRPr="007230C9">
          <w:rPr>
            <w:rFonts w:ascii="Arial" w:eastAsia="Times New Roman" w:hAnsi="Arial" w:cs="Arial"/>
            <w:kern w:val="0"/>
            <w:sz w:val="16"/>
            <w:szCs w:val="16"/>
            <w:lang w:eastAsia="fr-FR"/>
            <w14:ligatures w14:val="none"/>
          </w:rPr>
          <w:t>Tarea</w:t>
        </w:r>
        <w:r>
          <w:rPr>
            <w:rFonts w:ascii="Arial" w:eastAsia="Times New Roman" w:hAnsi="Arial" w:cs="Arial"/>
            <w:kern w:val="0"/>
            <w:sz w:val="16"/>
            <w:szCs w:val="16"/>
            <w:lang w:eastAsia="fr-FR"/>
            <w14:ligatures w14:val="none"/>
          </w:rPr>
          <w:t xml:space="preserve"> #</w:t>
        </w:r>
      </w:ins>
    </w:p>
    <w:p w14:paraId="3E885D4D" w14:textId="0E436738" w:rsidR="002F1AEF" w:rsidRPr="00497DF2" w:rsidRDefault="002F1AEF" w:rsidP="002F1AEF">
      <w:pPr>
        <w:jc w:val="both"/>
        <w:rPr>
          <w:ins w:id="281" w:author="Mercedes Ines Fevre Obarrio" w:date="2024-09-04T10:48:00Z" w16du:dateUtc="2024-09-04T08:48:00Z"/>
          <w:rFonts w:ascii="Arial" w:eastAsia="Times New Roman" w:hAnsi="Arial" w:cs="Arial"/>
          <w:kern w:val="0"/>
          <w:sz w:val="16"/>
          <w:szCs w:val="16"/>
          <w:lang w:eastAsia="fr-FR"/>
          <w14:ligatures w14:val="none"/>
        </w:rPr>
      </w:pPr>
      <w:ins w:id="282" w:author="Mercedes Ines Fevre Obarrio" w:date="2024-09-04T10:48:00Z" w16du:dateUtc="2024-09-04T08:48:00Z">
        <w:r w:rsidRPr="00497DF2">
          <w:rPr>
            <w:rFonts w:ascii="Arial" w:eastAsia="Times New Roman" w:hAnsi="Arial" w:cs="Arial"/>
            <w:kern w:val="0"/>
            <w:sz w:val="16"/>
            <w:szCs w:val="16"/>
            <w:lang w:eastAsia="fr-FR"/>
            <w14:ligatures w14:val="none"/>
          </w:rPr>
          <w:t xml:space="preserve">Puntos </w:t>
        </w:r>
        <w:r w:rsidRPr="009D48D2">
          <w:rPr>
            <w:rFonts w:ascii="Arial" w:eastAsia="Times New Roman" w:hAnsi="Arial" w:cs="Arial"/>
            <w:kern w:val="0"/>
            <w:sz w:val="16"/>
            <w:szCs w:val="16"/>
            <w:lang w:eastAsia="fr-FR"/>
            <w14:ligatures w14:val="none"/>
          </w:rPr>
          <w:t>que usted asignó</w:t>
        </w:r>
        <w:r w:rsidRPr="00497DF2">
          <w:rPr>
            <w:rFonts w:ascii="Arial" w:eastAsia="Times New Roman" w:hAnsi="Arial" w:cs="Arial"/>
            <w:kern w:val="0"/>
            <w:sz w:val="16"/>
            <w:szCs w:val="16"/>
            <w:lang w:eastAsia="fr-FR"/>
            <w14:ligatures w14:val="none"/>
          </w:rPr>
          <w:t xml:space="preserve"> a la cuenta grupal</w:t>
        </w:r>
      </w:ins>
    </w:p>
    <w:p w14:paraId="10701B48" w14:textId="12E5D78C" w:rsidR="002F1AEF" w:rsidRPr="001B047D" w:rsidRDefault="002F1AEF" w:rsidP="002F1AEF">
      <w:pPr>
        <w:jc w:val="both"/>
        <w:rPr>
          <w:ins w:id="283" w:author="Mercedes Ines Fevre Obarrio" w:date="2024-09-04T10:48:00Z" w16du:dateUtc="2024-09-04T08:48:00Z"/>
          <w:rFonts w:ascii="Arial" w:eastAsia="Times New Roman" w:hAnsi="Arial" w:cs="Arial"/>
          <w:kern w:val="0"/>
          <w:sz w:val="16"/>
          <w:szCs w:val="16"/>
          <w:lang w:eastAsia="fr-FR"/>
          <w14:ligatures w14:val="none"/>
        </w:rPr>
      </w:pPr>
      <w:ins w:id="284" w:author="Mercedes Ines Fevre Obarrio" w:date="2024-09-04T10:48:00Z" w16du:dateUtc="2024-09-04T08:48:00Z">
        <w:r w:rsidRPr="001B047D">
          <w:rPr>
            <w:rFonts w:ascii="Arial" w:eastAsia="Times New Roman" w:hAnsi="Arial" w:cs="Arial"/>
            <w:kern w:val="0"/>
            <w:sz w:val="16"/>
            <w:szCs w:val="16"/>
            <w:lang w:eastAsia="fr-FR"/>
            <w14:ligatures w14:val="none"/>
          </w:rPr>
          <w:t xml:space="preserve">Puntos que el otro </w:t>
        </w:r>
        <w:r>
          <w:rPr>
            <w:rFonts w:ascii="Arial" w:eastAsia="Times New Roman" w:hAnsi="Arial" w:cs="Arial"/>
            <w:kern w:val="0"/>
            <w:sz w:val="16"/>
            <w:szCs w:val="16"/>
            <w:lang w:eastAsia="fr-FR"/>
            <w14:ligatures w14:val="none"/>
          </w:rPr>
          <w:t>trabajador</w:t>
        </w:r>
        <w:r w:rsidRPr="001B047D">
          <w:rPr>
            <w:rFonts w:ascii="Arial" w:eastAsia="Times New Roman" w:hAnsi="Arial" w:cs="Arial"/>
            <w:kern w:val="0"/>
            <w:sz w:val="16"/>
            <w:szCs w:val="16"/>
            <w:lang w:eastAsia="fr-FR"/>
            <w14:ligatures w14:val="none"/>
          </w:rPr>
          <w:t xml:space="preserve"> asignó a la cuenta grupal</w:t>
        </w:r>
      </w:ins>
    </w:p>
    <w:p w14:paraId="37D3577F" w14:textId="088D5485" w:rsidR="002F1AEF" w:rsidRPr="00497DF2" w:rsidRDefault="009D48D2" w:rsidP="002F1AEF">
      <w:pPr>
        <w:jc w:val="both"/>
        <w:rPr>
          <w:ins w:id="285" w:author="Mercedes Ines Fevre Obarrio" w:date="2024-09-04T10:48:00Z" w16du:dateUtc="2024-09-04T08:48:00Z"/>
          <w:rFonts w:ascii="Arial" w:eastAsia="Times New Roman" w:hAnsi="Arial" w:cs="Arial"/>
          <w:kern w:val="0"/>
          <w:sz w:val="16"/>
          <w:szCs w:val="16"/>
          <w:lang w:eastAsia="fr-FR"/>
          <w14:ligatures w14:val="none"/>
        </w:rPr>
      </w:pPr>
      <w:ins w:id="286" w:author="Mercedes Ines Fevre Obarrio" w:date="2024-09-04T11:10:00Z" w16du:dateUtc="2024-09-04T09:10:00Z">
        <w:r>
          <w:rPr>
            <w:rFonts w:ascii="Arial" w:eastAsia="Times New Roman" w:hAnsi="Arial" w:cs="Arial"/>
            <w:kern w:val="0"/>
            <w:sz w:val="16"/>
            <w:szCs w:val="16"/>
            <w:lang w:eastAsia="fr-FR"/>
            <w14:ligatures w14:val="none"/>
          </w:rPr>
          <w:t>P</w:t>
        </w:r>
      </w:ins>
      <w:ins w:id="287" w:author="Mercedes Ines Fevre Obarrio" w:date="2024-09-04T10:48:00Z" w16du:dateUtc="2024-09-04T08:48:00Z">
        <w:r w:rsidR="002F1AEF" w:rsidRPr="00497DF2">
          <w:rPr>
            <w:rFonts w:ascii="Arial" w:eastAsia="Times New Roman" w:hAnsi="Arial" w:cs="Arial"/>
            <w:kern w:val="0"/>
            <w:sz w:val="16"/>
            <w:szCs w:val="16"/>
            <w:lang w:eastAsia="fr-FR"/>
            <w14:ligatures w14:val="none"/>
          </w:rPr>
          <w:t>untos totales en la cuenta grupal</w:t>
        </w:r>
      </w:ins>
    </w:p>
    <w:p w14:paraId="41D081C5" w14:textId="456FB73F" w:rsidR="002F1AEF" w:rsidRPr="00497DF2" w:rsidRDefault="002F1AEF" w:rsidP="002F1AEF">
      <w:pPr>
        <w:jc w:val="both"/>
        <w:rPr>
          <w:ins w:id="288" w:author="Mercedes Ines Fevre Obarrio" w:date="2024-09-04T10:48:00Z" w16du:dateUtc="2024-09-04T08:48:00Z"/>
          <w:rFonts w:ascii="Arial" w:eastAsia="Times New Roman" w:hAnsi="Arial" w:cs="Arial"/>
          <w:kern w:val="0"/>
          <w:sz w:val="16"/>
          <w:szCs w:val="16"/>
          <w:lang w:eastAsia="fr-FR"/>
          <w14:ligatures w14:val="none"/>
        </w:rPr>
      </w:pPr>
      <w:ins w:id="289" w:author="Mercedes Ines Fevre Obarrio" w:date="2024-09-04T10:48:00Z" w16du:dateUtc="2024-09-04T08:48:00Z">
        <w:r w:rsidRPr="00497DF2">
          <w:rPr>
            <w:rFonts w:ascii="Arial" w:eastAsia="Times New Roman" w:hAnsi="Arial" w:cs="Arial"/>
            <w:kern w:val="0"/>
            <w:sz w:val="16"/>
            <w:szCs w:val="16"/>
            <w:lang w:eastAsia="fr-FR"/>
            <w14:ligatures w14:val="none"/>
          </w:rPr>
          <w:t>Su porcentaje</w:t>
        </w:r>
        <w:r>
          <w:rPr>
            <w:rFonts w:ascii="Arial" w:eastAsia="Times New Roman" w:hAnsi="Arial" w:cs="Arial"/>
            <w:kern w:val="0"/>
            <w:sz w:val="16"/>
            <w:szCs w:val="16"/>
            <w:lang w:eastAsia="fr-FR"/>
            <w14:ligatures w14:val="none"/>
          </w:rPr>
          <w:t xml:space="preserve"> de la cuenta grupal</w:t>
        </w:r>
      </w:ins>
    </w:p>
    <w:p w14:paraId="770F4C36" w14:textId="3E835280" w:rsidR="002F1AEF" w:rsidRPr="00497DF2" w:rsidRDefault="002F1AEF" w:rsidP="002F1AEF">
      <w:pPr>
        <w:jc w:val="both"/>
        <w:rPr>
          <w:ins w:id="290" w:author="Mercedes Ines Fevre Obarrio" w:date="2024-09-04T10:48:00Z" w16du:dateUtc="2024-09-04T08:48:00Z"/>
          <w:rFonts w:ascii="Arial" w:eastAsia="Times New Roman" w:hAnsi="Arial" w:cs="Arial"/>
          <w:kern w:val="0"/>
          <w:sz w:val="16"/>
          <w:szCs w:val="16"/>
          <w:lang w:eastAsia="fr-FR"/>
          <w14:ligatures w14:val="none"/>
        </w:rPr>
      </w:pPr>
      <w:ins w:id="291" w:author="Mercedes Ines Fevre Obarrio" w:date="2024-09-04T10:48:00Z" w16du:dateUtc="2024-09-04T08:48:00Z">
        <w:r w:rsidRPr="009D48D2">
          <w:rPr>
            <w:rFonts w:ascii="Arial" w:eastAsia="Times New Roman" w:hAnsi="Arial" w:cs="Arial"/>
            <w:b/>
            <w:bCs/>
            <w:kern w:val="0"/>
            <w:sz w:val="16"/>
            <w:szCs w:val="16"/>
            <w:highlight w:val="yellow"/>
            <w:lang w:eastAsia="fr-FR"/>
            <w14:ligatures w14:val="none"/>
          </w:rPr>
          <w:t>Sus</w:t>
        </w:r>
        <w:r w:rsidRPr="009D48D2">
          <w:rPr>
            <w:rFonts w:ascii="Arial" w:eastAsia="Times New Roman" w:hAnsi="Arial" w:cs="Arial"/>
            <w:b/>
            <w:bCs/>
            <w:kern w:val="0"/>
            <w:sz w:val="16"/>
            <w:szCs w:val="16"/>
            <w:lang w:eastAsia="fr-FR"/>
            <w14:ligatures w14:val="none"/>
          </w:rPr>
          <w:t xml:space="preserve"> </w:t>
        </w:r>
        <w:r w:rsidRPr="00D3268E">
          <w:rPr>
            <w:rFonts w:ascii="Arial" w:eastAsia="Times New Roman" w:hAnsi="Arial" w:cs="Arial"/>
            <w:strike/>
            <w:kern w:val="0"/>
            <w:sz w:val="16"/>
            <w:szCs w:val="16"/>
            <w:lang w:eastAsia="fr-FR"/>
            <w14:ligatures w14:val="none"/>
          </w:rPr>
          <w:t>ganancias</w:t>
        </w:r>
        <w:r w:rsidRPr="00497DF2">
          <w:rPr>
            <w:rFonts w:ascii="Arial" w:eastAsia="Times New Roman" w:hAnsi="Arial" w:cs="Arial"/>
            <w:kern w:val="0"/>
            <w:sz w:val="16"/>
            <w:szCs w:val="16"/>
            <w:lang w:eastAsia="fr-FR"/>
            <w14:ligatures w14:val="none"/>
          </w:rPr>
          <w:t xml:space="preserve"> </w:t>
        </w:r>
      </w:ins>
      <w:ins w:id="292" w:author="Mercedes Ines Fevre Obarrio" w:date="2024-09-04T10:49:00Z" w16du:dateUtc="2024-09-04T08:49:00Z">
        <w:r w:rsidR="00D3268E">
          <w:rPr>
            <w:rFonts w:ascii="Arial" w:eastAsia="Times New Roman" w:hAnsi="Arial" w:cs="Arial"/>
            <w:kern w:val="0"/>
            <w:sz w:val="16"/>
            <w:szCs w:val="16"/>
            <w:lang w:eastAsia="fr-FR"/>
            <w14:ligatures w14:val="none"/>
          </w:rPr>
          <w:t xml:space="preserve">puntos </w:t>
        </w:r>
      </w:ins>
      <w:ins w:id="293" w:author="Mercedes Ines Fevre Obarrio" w:date="2024-09-04T10:48:00Z" w16du:dateUtc="2024-09-04T08:48:00Z">
        <w:r w:rsidRPr="00497DF2">
          <w:rPr>
            <w:rFonts w:ascii="Arial" w:eastAsia="Times New Roman" w:hAnsi="Arial" w:cs="Arial"/>
            <w:kern w:val="0"/>
            <w:sz w:val="16"/>
            <w:szCs w:val="16"/>
            <w:lang w:eastAsia="fr-FR"/>
            <w14:ligatures w14:val="none"/>
          </w:rPr>
          <w:t>de la cuenta grupal</w:t>
        </w:r>
      </w:ins>
    </w:p>
    <w:p w14:paraId="20EBB82B" w14:textId="63310420" w:rsidR="002F1AEF" w:rsidRDefault="002F1AEF" w:rsidP="002F1AEF">
      <w:pPr>
        <w:jc w:val="both"/>
        <w:rPr>
          <w:ins w:id="294" w:author="Mercedes Ines Fevre Obarrio" w:date="2024-09-04T10:48:00Z" w16du:dateUtc="2024-09-04T08:48:00Z"/>
          <w:rFonts w:ascii="Arial" w:eastAsia="Times New Roman" w:hAnsi="Arial" w:cs="Arial"/>
          <w:color w:val="FF0000"/>
          <w:kern w:val="0"/>
          <w:sz w:val="16"/>
          <w:szCs w:val="16"/>
          <w:lang w:eastAsia="fr-FR"/>
          <w14:ligatures w14:val="none"/>
        </w:rPr>
      </w:pPr>
      <w:ins w:id="295" w:author="Mercedes Ines Fevre Obarrio" w:date="2024-09-04T10:48:00Z" w16du:dateUtc="2024-09-04T08:48:00Z">
        <w:r w:rsidRPr="009D48D2">
          <w:rPr>
            <w:rFonts w:ascii="Arial" w:eastAsia="Times New Roman" w:hAnsi="Arial" w:cs="Arial"/>
            <w:b/>
            <w:bCs/>
            <w:kern w:val="0"/>
            <w:sz w:val="16"/>
            <w:szCs w:val="16"/>
            <w:lang w:eastAsia="fr-FR"/>
            <w14:ligatures w14:val="none"/>
          </w:rPr>
          <w:t>Sus</w:t>
        </w:r>
        <w:r>
          <w:rPr>
            <w:rFonts w:ascii="Arial" w:eastAsia="Times New Roman" w:hAnsi="Arial" w:cs="Arial"/>
            <w:kern w:val="0"/>
            <w:sz w:val="16"/>
            <w:szCs w:val="16"/>
            <w:lang w:eastAsia="fr-FR"/>
            <w14:ligatures w14:val="none"/>
          </w:rPr>
          <w:t xml:space="preserve"> </w:t>
        </w:r>
      </w:ins>
      <w:ins w:id="296" w:author="Mercedes Ines Fevre Obarrio" w:date="2024-09-04T10:49:00Z" w16du:dateUtc="2024-09-04T08:49:00Z">
        <w:r w:rsidR="00D3268E" w:rsidRPr="0028111D">
          <w:rPr>
            <w:rFonts w:ascii="Arial" w:eastAsia="Times New Roman" w:hAnsi="Arial" w:cs="Arial"/>
            <w:strike/>
            <w:kern w:val="0"/>
            <w:sz w:val="16"/>
            <w:szCs w:val="16"/>
            <w:lang w:eastAsia="fr-FR"/>
            <w14:ligatures w14:val="none"/>
          </w:rPr>
          <w:t>ganancias</w:t>
        </w:r>
        <w:r w:rsidR="00D3268E" w:rsidRPr="00497DF2">
          <w:rPr>
            <w:rFonts w:ascii="Arial" w:eastAsia="Times New Roman" w:hAnsi="Arial" w:cs="Arial"/>
            <w:kern w:val="0"/>
            <w:sz w:val="16"/>
            <w:szCs w:val="16"/>
            <w:lang w:eastAsia="fr-FR"/>
            <w14:ligatures w14:val="none"/>
          </w:rPr>
          <w:t xml:space="preserve"> </w:t>
        </w:r>
        <w:r w:rsidR="00D3268E">
          <w:rPr>
            <w:rFonts w:ascii="Arial" w:eastAsia="Times New Roman" w:hAnsi="Arial" w:cs="Arial"/>
            <w:kern w:val="0"/>
            <w:sz w:val="16"/>
            <w:szCs w:val="16"/>
            <w:lang w:eastAsia="fr-FR"/>
            <w14:ligatures w14:val="none"/>
          </w:rPr>
          <w:t xml:space="preserve">puntos </w:t>
        </w:r>
      </w:ins>
      <w:ins w:id="297" w:author="Mercedes Ines Fevre Obarrio" w:date="2024-09-04T10:48:00Z" w16du:dateUtc="2024-09-04T08:48:00Z">
        <w:r>
          <w:rPr>
            <w:rFonts w:ascii="Arial" w:eastAsia="Times New Roman" w:hAnsi="Arial" w:cs="Arial"/>
            <w:kern w:val="0"/>
            <w:sz w:val="16"/>
            <w:szCs w:val="16"/>
            <w:lang w:eastAsia="fr-FR"/>
            <w14:ligatures w14:val="none"/>
          </w:rPr>
          <w:t xml:space="preserve">de </w:t>
        </w:r>
        <w:r w:rsidRPr="00497DF2">
          <w:rPr>
            <w:rFonts w:ascii="Arial" w:eastAsia="Times New Roman" w:hAnsi="Arial" w:cs="Arial"/>
            <w:kern w:val="0"/>
            <w:sz w:val="16"/>
            <w:szCs w:val="16"/>
            <w:lang w:eastAsia="fr-FR"/>
            <w14:ligatures w14:val="none"/>
          </w:rPr>
          <w:t>su cuenta privada</w:t>
        </w:r>
      </w:ins>
    </w:p>
    <w:p w14:paraId="0E05098A" w14:textId="236C4714" w:rsidR="002F1AEF" w:rsidRPr="00497DF2" w:rsidRDefault="002F1AEF" w:rsidP="002F1AEF">
      <w:pPr>
        <w:jc w:val="both"/>
        <w:rPr>
          <w:ins w:id="298" w:author="Mercedes Ines Fevre Obarrio" w:date="2024-09-04T10:48:00Z" w16du:dateUtc="2024-09-04T08:48:00Z"/>
          <w:rFonts w:ascii="Arial" w:eastAsia="Times New Roman" w:hAnsi="Arial" w:cs="Arial"/>
          <w:kern w:val="0"/>
          <w:sz w:val="16"/>
          <w:szCs w:val="16"/>
          <w:lang w:eastAsia="fr-FR"/>
          <w14:ligatures w14:val="none"/>
        </w:rPr>
      </w:pPr>
      <w:ins w:id="299" w:author="Mercedes Ines Fevre Obarrio" w:date="2024-09-04T10:48:00Z" w16du:dateUtc="2024-09-04T08:48:00Z">
        <w:r w:rsidRPr="009D48D2">
          <w:rPr>
            <w:rFonts w:ascii="Arial" w:eastAsia="Times New Roman" w:hAnsi="Arial" w:cs="Arial"/>
            <w:b/>
            <w:bCs/>
            <w:color w:val="FF0000"/>
            <w:kern w:val="0"/>
            <w:sz w:val="16"/>
            <w:szCs w:val="16"/>
            <w:lang w:eastAsia="fr-FR"/>
            <w14:ligatures w14:val="none"/>
          </w:rPr>
          <w:t>Sus</w:t>
        </w:r>
        <w:r>
          <w:rPr>
            <w:rFonts w:ascii="Arial" w:eastAsia="Times New Roman" w:hAnsi="Arial" w:cs="Arial"/>
            <w:color w:val="FF0000"/>
            <w:kern w:val="0"/>
            <w:sz w:val="16"/>
            <w:szCs w:val="16"/>
            <w:lang w:eastAsia="fr-FR"/>
            <w14:ligatures w14:val="none"/>
          </w:rPr>
          <w:t xml:space="preserve"> </w:t>
        </w:r>
      </w:ins>
      <w:ins w:id="300" w:author="Mercedes Ines Fevre Obarrio" w:date="2024-09-04T10:49:00Z" w16du:dateUtc="2024-09-04T08:49:00Z">
        <w:r w:rsidR="00D3268E" w:rsidRPr="0028111D">
          <w:rPr>
            <w:rFonts w:ascii="Arial" w:eastAsia="Times New Roman" w:hAnsi="Arial" w:cs="Arial"/>
            <w:strike/>
            <w:kern w:val="0"/>
            <w:sz w:val="16"/>
            <w:szCs w:val="16"/>
            <w:lang w:eastAsia="fr-FR"/>
            <w14:ligatures w14:val="none"/>
          </w:rPr>
          <w:t>ganancias</w:t>
        </w:r>
        <w:r w:rsidR="00D3268E" w:rsidRPr="00497DF2">
          <w:rPr>
            <w:rFonts w:ascii="Arial" w:eastAsia="Times New Roman" w:hAnsi="Arial" w:cs="Arial"/>
            <w:kern w:val="0"/>
            <w:sz w:val="16"/>
            <w:szCs w:val="16"/>
            <w:lang w:eastAsia="fr-FR"/>
            <w14:ligatures w14:val="none"/>
          </w:rPr>
          <w:t xml:space="preserve"> </w:t>
        </w:r>
        <w:r w:rsidR="00D3268E">
          <w:rPr>
            <w:rFonts w:ascii="Arial" w:eastAsia="Times New Roman" w:hAnsi="Arial" w:cs="Arial"/>
            <w:kern w:val="0"/>
            <w:sz w:val="16"/>
            <w:szCs w:val="16"/>
            <w:lang w:eastAsia="fr-FR"/>
            <w14:ligatures w14:val="none"/>
          </w:rPr>
          <w:t xml:space="preserve">puntos totales </w:t>
        </w:r>
      </w:ins>
      <w:ins w:id="301" w:author="Mercedes Ines Fevre Obarrio" w:date="2024-09-04T10:48:00Z" w16du:dateUtc="2024-09-04T08:48:00Z">
        <w:r>
          <w:rPr>
            <w:rFonts w:ascii="Arial" w:eastAsia="Times New Roman" w:hAnsi="Arial" w:cs="Arial"/>
            <w:color w:val="FF0000"/>
            <w:kern w:val="0"/>
            <w:sz w:val="16"/>
            <w:szCs w:val="16"/>
            <w:lang w:eastAsia="fr-FR"/>
            <w14:ligatures w14:val="none"/>
          </w:rPr>
          <w:t>(Cuenta privada + grupal):</w:t>
        </w:r>
      </w:ins>
    </w:p>
    <w:p w14:paraId="724BA448" w14:textId="10449B61" w:rsidR="002F1AEF" w:rsidRDefault="00D3268E" w:rsidP="002F1AEF">
      <w:pPr>
        <w:jc w:val="both"/>
        <w:rPr>
          <w:ins w:id="302" w:author="Mercedes Ines Fevre Obarrio" w:date="2024-09-04T10:48:00Z" w16du:dateUtc="2024-09-04T08:48:00Z"/>
        </w:rPr>
      </w:pPr>
      <w:r>
        <w:rPr>
          <w:noProof/>
        </w:rPr>
        <w:drawing>
          <wp:anchor distT="0" distB="0" distL="114300" distR="114300" simplePos="0" relativeHeight="251661312" behindDoc="0" locked="0" layoutInCell="1" allowOverlap="1" wp14:anchorId="046F579D" wp14:editId="73061FF6">
            <wp:simplePos x="0" y="0"/>
            <wp:positionH relativeFrom="margin">
              <wp:posOffset>-95250</wp:posOffset>
            </wp:positionH>
            <wp:positionV relativeFrom="paragraph">
              <wp:posOffset>230505</wp:posOffset>
            </wp:positionV>
            <wp:extent cx="5400040" cy="2876550"/>
            <wp:effectExtent l="0" t="0" r="0" b="0"/>
            <wp:wrapTopAndBottom/>
            <wp:docPr id="930743699"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65631" name="Image 1" descr="Une image contenant texte, capture d’écran, nombre, Polic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876550"/>
                    </a:xfrm>
                    <a:prstGeom prst="rect">
                      <a:avLst/>
                    </a:prstGeom>
                  </pic:spPr>
                </pic:pic>
              </a:graphicData>
            </a:graphic>
          </wp:anchor>
        </w:drawing>
      </w:r>
    </w:p>
    <w:p w14:paraId="3C2EAF61" w14:textId="559A4459" w:rsidR="009D48D2" w:rsidRPr="009D48D2" w:rsidRDefault="009D48D2" w:rsidP="002F1AEF">
      <w:pPr>
        <w:spacing w:before="100" w:beforeAutospacing="1" w:after="100" w:afterAutospacing="1" w:line="240" w:lineRule="auto"/>
        <w:jc w:val="both"/>
        <w:rPr>
          <w:ins w:id="303" w:author="Mercedes Ines Fevre Obarrio" w:date="2024-09-04T11:12:00Z" w16du:dateUtc="2024-09-04T09:12:00Z"/>
          <w:rFonts w:ascii="Times New Roman" w:eastAsia="Times New Roman" w:hAnsi="Times New Roman" w:cs="Times New Roman"/>
          <w:kern w:val="0"/>
          <w:sz w:val="24"/>
          <w:szCs w:val="24"/>
          <w:lang w:val="en-US" w:eastAsia="fr-FR"/>
          <w14:ligatures w14:val="none"/>
        </w:rPr>
      </w:pPr>
      <w:ins w:id="304" w:author="Mercedes Ines Fevre Obarrio" w:date="2024-09-04T11:12:00Z" w16du:dateUtc="2024-09-04T09:12:00Z">
        <w:r w:rsidRPr="009D48D2">
          <w:rPr>
            <w:rFonts w:ascii="Times New Roman" w:eastAsia="Times New Roman" w:hAnsi="Times New Roman" w:cs="Times New Roman"/>
            <w:kern w:val="0"/>
            <w:sz w:val="24"/>
            <w:szCs w:val="24"/>
            <w:highlight w:val="yellow"/>
            <w:lang w:val="en-US" w:eastAsia="fr-FR"/>
            <w14:ligatures w14:val="none"/>
          </w:rPr>
          <w:t>(ATTENTION TEXT, SEE SCREEN 8B)</w:t>
        </w:r>
      </w:ins>
    </w:p>
    <w:p w14:paraId="5AEA645A" w14:textId="437D623E" w:rsidR="002F1AEF" w:rsidRPr="001858C4" w:rsidRDefault="002F1AEF" w:rsidP="002F1AEF">
      <w:pPr>
        <w:spacing w:before="100" w:beforeAutospacing="1" w:after="100" w:afterAutospacing="1" w:line="240" w:lineRule="auto"/>
        <w:jc w:val="both"/>
        <w:rPr>
          <w:ins w:id="305" w:author="Mercedes Ines Fevre Obarrio" w:date="2024-09-04T10:48:00Z" w16du:dateUtc="2024-09-04T08:48:00Z"/>
          <w:rFonts w:ascii="Times New Roman" w:eastAsia="Times New Roman" w:hAnsi="Times New Roman" w:cs="Times New Roman"/>
          <w:kern w:val="0"/>
          <w:sz w:val="24"/>
          <w:szCs w:val="24"/>
          <w:lang w:eastAsia="fr-FR"/>
          <w14:ligatures w14:val="none"/>
        </w:rPr>
      </w:pPr>
      <w:ins w:id="306" w:author="Mercedes Ines Fevre Obarrio" w:date="2024-09-04T10:48:00Z" w16du:dateUtc="2024-09-04T08:48:00Z">
        <w:r w:rsidRPr="001858C4">
          <w:rPr>
            <w:rFonts w:ascii="Times New Roman" w:eastAsia="Times New Roman" w:hAnsi="Times New Roman" w:cs="Times New Roman"/>
            <w:kern w:val="0"/>
            <w:sz w:val="24"/>
            <w:szCs w:val="24"/>
            <w:lang w:eastAsia="fr-FR"/>
            <w14:ligatures w14:val="none"/>
          </w:rPr>
          <w:t>Haga clic en "Siguiente" para continuar.</w:t>
        </w:r>
      </w:ins>
    </w:p>
    <w:p w14:paraId="45151773" w14:textId="3E103EC3" w:rsidR="002F1AEF" w:rsidRDefault="00D3268E">
      <w:pPr>
        <w:rPr>
          <w:ins w:id="307" w:author="Mercedes Ines Fevre Obarrio" w:date="2024-09-04T10:40:00Z" w16du:dateUtc="2024-09-04T08:40:00Z"/>
          <w:b/>
          <w:bCs/>
        </w:rPr>
      </w:pPr>
      <w:proofErr w:type="gramStart"/>
      <w:ins w:id="308" w:author="Mercedes Ines Fevre Obarrio" w:date="2024-09-04T10:50:00Z" w16du:dateUtc="2024-09-04T08:50:00Z">
        <w:r w:rsidRPr="007230C9">
          <w:rPr>
            <w:b/>
            <w:bCs/>
            <w:highlight w:val="yellow"/>
          </w:rPr>
          <w:t>{ Siguiente</w:t>
        </w:r>
        <w:proofErr w:type="gramEnd"/>
        <w:r w:rsidRPr="007230C9">
          <w:rPr>
            <w:b/>
            <w:bCs/>
            <w:highlight w:val="yellow"/>
          </w:rPr>
          <w:t xml:space="preserve">} </w:t>
        </w:r>
      </w:ins>
    </w:p>
    <w:p w14:paraId="5F1C6E76" w14:textId="393314DD" w:rsidR="00BD2F41" w:rsidRPr="007230C9" w:rsidRDefault="00BD2F41" w:rsidP="003C4D26">
      <w:pPr>
        <w:tabs>
          <w:tab w:val="left" w:pos="1221"/>
        </w:tabs>
        <w:rPr>
          <w:b/>
          <w:bCs/>
        </w:rPr>
      </w:pPr>
    </w:p>
    <w:p w14:paraId="6C38AC80" w14:textId="7B0808F9" w:rsidR="00BD2F41" w:rsidRPr="00D7316A" w:rsidDel="00442E78" w:rsidRDefault="00BD2F41" w:rsidP="00BD2F41">
      <w:pPr>
        <w:rPr>
          <w:del w:id="309" w:author="Mercedes Ines Fevre Obarrio" w:date="2024-09-03T13:10:00Z" w16du:dateUtc="2024-09-03T11:10:00Z"/>
          <w:b/>
          <w:bCs/>
        </w:rPr>
      </w:pPr>
      <w:del w:id="310" w:author="Mercedes Ines Fevre Obarrio" w:date="2024-09-03T13:10:00Z" w16du:dateUtc="2024-09-03T11:10:00Z">
        <w:r w:rsidRPr="00D7316A" w:rsidDel="00442E78">
          <w:rPr>
            <w:b/>
            <w:bCs/>
            <w:highlight w:val="yellow"/>
          </w:rPr>
          <w:delText>Are they going to see this screen in all rounds or just the end? I guess that in all round</w:delText>
        </w:r>
      </w:del>
    </w:p>
    <w:p w14:paraId="054E7F33" w14:textId="55D173AB" w:rsidR="00E51653" w:rsidRPr="00D7316A" w:rsidDel="00442E78" w:rsidRDefault="00E51653" w:rsidP="00BD2F41">
      <w:pPr>
        <w:rPr>
          <w:del w:id="311" w:author="Mercedes Ines Fevre Obarrio" w:date="2024-09-03T13:10:00Z" w16du:dateUtc="2024-09-03T11:10:00Z"/>
          <w:b/>
          <w:bCs/>
        </w:rPr>
      </w:pPr>
      <w:del w:id="312" w:author="Mercedes Ines Fevre Obarrio" w:date="2024-09-03T13:10:00Z" w16du:dateUtc="2024-09-03T11:10:00Z">
        <w:r w:rsidRPr="00D7316A" w:rsidDel="00442E78">
          <w:rPr>
            <w:b/>
            <w:bCs/>
            <w:highlight w:val="green"/>
          </w:rPr>
          <w:delText>ANDREA: All rounds</w:delText>
        </w:r>
        <w:r w:rsidRPr="00D7316A" w:rsidDel="00442E78">
          <w:rPr>
            <w:b/>
            <w:bCs/>
          </w:rPr>
          <w:delText xml:space="preserve"> </w:delText>
        </w:r>
      </w:del>
    </w:p>
    <w:p w14:paraId="198D26F4" w14:textId="77777777" w:rsidR="00BD2F41" w:rsidRPr="00D7316A" w:rsidRDefault="00BD2F41" w:rsidP="009D48D2">
      <w:pPr>
        <w:rPr>
          <w:b/>
          <w:bCs/>
        </w:rPr>
      </w:pPr>
    </w:p>
    <w:p w14:paraId="137CBB78" w14:textId="576EA303" w:rsidR="0010085F" w:rsidRDefault="0010085F" w:rsidP="00BD2F41">
      <w:pPr>
        <w:jc w:val="both"/>
        <w:rPr>
          <w:rFonts w:ascii="Arial" w:eastAsia="Times New Roman" w:hAnsi="Arial" w:cs="Arial"/>
          <w:kern w:val="0"/>
          <w:sz w:val="16"/>
          <w:szCs w:val="16"/>
          <w:lang w:eastAsia="fr-FR"/>
          <w14:ligatures w14:val="none"/>
        </w:rPr>
      </w:pPr>
      <w:r>
        <w:rPr>
          <w:rFonts w:ascii="Arial" w:eastAsia="Times New Roman" w:hAnsi="Arial" w:cs="Arial"/>
          <w:kern w:val="0"/>
          <w:sz w:val="16"/>
          <w:szCs w:val="16"/>
          <w:lang w:eastAsia="fr-FR"/>
          <w14:ligatures w14:val="none"/>
        </w:rPr>
        <w:br w:type="page"/>
      </w:r>
    </w:p>
    <w:p w14:paraId="4A708EB8" w14:textId="77777777" w:rsidR="00D71346" w:rsidRPr="00497DF2" w:rsidRDefault="00D71346" w:rsidP="00BD2F41">
      <w:pPr>
        <w:jc w:val="both"/>
        <w:rPr>
          <w:rFonts w:ascii="Arial" w:eastAsia="Times New Roman" w:hAnsi="Arial" w:cs="Arial"/>
          <w:kern w:val="0"/>
          <w:sz w:val="16"/>
          <w:szCs w:val="16"/>
          <w:lang w:eastAsia="fr-FR"/>
          <w14:ligatures w14:val="none"/>
        </w:rPr>
      </w:pPr>
    </w:p>
    <w:p w14:paraId="5029D9A6" w14:textId="36945CAF" w:rsidR="00392D7D" w:rsidRPr="00497DF2" w:rsidRDefault="00392D7D" w:rsidP="00BD2F41">
      <w:pPr>
        <w:pBdr>
          <w:top w:val="single" w:sz="6" w:space="1" w:color="auto"/>
        </w:pBdr>
        <w:spacing w:after="0" w:line="240" w:lineRule="auto"/>
        <w:jc w:val="center"/>
        <w:rPr>
          <w:rFonts w:ascii="Arial" w:eastAsia="Times New Roman" w:hAnsi="Arial" w:cs="Arial"/>
          <w:b/>
          <w:bCs/>
          <w:kern w:val="0"/>
          <w:sz w:val="16"/>
          <w:szCs w:val="16"/>
          <w:lang w:eastAsia="fr-FR"/>
          <w14:ligatures w14:val="none"/>
        </w:rPr>
      </w:pPr>
      <w:r w:rsidRPr="00497DF2">
        <w:rPr>
          <w:rFonts w:ascii="Arial" w:eastAsia="Times New Roman" w:hAnsi="Arial" w:cs="Arial"/>
          <w:b/>
          <w:bCs/>
          <w:kern w:val="0"/>
          <w:sz w:val="16"/>
          <w:szCs w:val="16"/>
          <w:lang w:eastAsia="fr-FR"/>
          <w14:ligatures w14:val="none"/>
        </w:rPr>
        <w:t>Pantalla 9</w:t>
      </w:r>
    </w:p>
    <w:p w14:paraId="708F973C" w14:textId="1FE561A4" w:rsidR="00392D7D" w:rsidRPr="00392D7D" w:rsidRDefault="00392D7D" w:rsidP="00BD2F41">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fr-FR"/>
          <w14:ligatures w14:val="none"/>
        </w:rPr>
      </w:pPr>
      <w:r w:rsidRPr="00497DF2">
        <w:rPr>
          <w:rFonts w:ascii="Times New Roman" w:eastAsia="Times New Roman" w:hAnsi="Times New Roman" w:cs="Times New Roman"/>
          <w:b/>
          <w:bCs/>
          <w:kern w:val="36"/>
          <w:sz w:val="48"/>
          <w:szCs w:val="48"/>
          <w:lang w:eastAsia="fr-FR"/>
          <w14:ligatures w14:val="none"/>
        </w:rPr>
        <w:t xml:space="preserve">Parte II. Juego de </w:t>
      </w:r>
      <w:r w:rsidR="00E35C6F" w:rsidRPr="00497DF2">
        <w:rPr>
          <w:rFonts w:ascii="Times New Roman" w:eastAsia="Times New Roman" w:hAnsi="Times New Roman" w:cs="Times New Roman"/>
          <w:b/>
          <w:bCs/>
          <w:kern w:val="36"/>
          <w:sz w:val="48"/>
          <w:szCs w:val="48"/>
          <w:lang w:eastAsia="fr-FR"/>
          <w14:ligatures w14:val="none"/>
        </w:rPr>
        <w:t>N</w:t>
      </w:r>
      <w:r w:rsidRPr="00497DF2">
        <w:rPr>
          <w:rFonts w:ascii="Times New Roman" w:eastAsia="Times New Roman" w:hAnsi="Times New Roman" w:cs="Times New Roman"/>
          <w:b/>
          <w:bCs/>
          <w:kern w:val="36"/>
          <w:sz w:val="48"/>
          <w:szCs w:val="48"/>
          <w:lang w:eastAsia="fr-FR"/>
          <w14:ligatures w14:val="none"/>
        </w:rPr>
        <w:t>egociación-</w:t>
      </w:r>
      <w:r w:rsidR="00E35C6F" w:rsidRPr="00497DF2">
        <w:rPr>
          <w:rFonts w:ascii="Times New Roman" w:eastAsia="Times New Roman" w:hAnsi="Times New Roman" w:cs="Times New Roman"/>
          <w:b/>
          <w:bCs/>
          <w:kern w:val="36"/>
          <w:sz w:val="48"/>
          <w:szCs w:val="48"/>
          <w:lang w:eastAsia="fr-FR"/>
          <w14:ligatures w14:val="none"/>
        </w:rPr>
        <w:t>P</w:t>
      </w:r>
      <w:r w:rsidRPr="00497DF2">
        <w:rPr>
          <w:rFonts w:ascii="Times New Roman" w:eastAsia="Times New Roman" w:hAnsi="Times New Roman" w:cs="Times New Roman"/>
          <w:b/>
          <w:bCs/>
          <w:kern w:val="36"/>
          <w:sz w:val="48"/>
          <w:szCs w:val="48"/>
          <w:lang w:eastAsia="fr-FR"/>
          <w14:ligatures w14:val="none"/>
        </w:rPr>
        <w:t>roducción</w:t>
      </w:r>
    </w:p>
    <w:p w14:paraId="4FA9C225" w14:textId="106B3E90" w:rsidR="00392D7D" w:rsidRDefault="00392D7D"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En esta parte del experimento tendr</w:t>
      </w:r>
      <w:r w:rsidR="00E35C6F">
        <w:rPr>
          <w:rFonts w:ascii="Times New Roman" w:eastAsia="Times New Roman" w:hAnsi="Times New Roman" w:cs="Times New Roman"/>
          <w:kern w:val="0"/>
          <w:sz w:val="24"/>
          <w:szCs w:val="24"/>
          <w:lang w:eastAsia="fr-FR"/>
          <w14:ligatures w14:val="none"/>
        </w:rPr>
        <w:t>án</w:t>
      </w:r>
      <w:r w:rsidRPr="00392D7D">
        <w:rPr>
          <w:rFonts w:ascii="Times New Roman" w:eastAsia="Times New Roman" w:hAnsi="Times New Roman" w:cs="Times New Roman"/>
          <w:kern w:val="0"/>
          <w:sz w:val="24"/>
          <w:szCs w:val="24"/>
          <w:lang w:eastAsia="fr-FR"/>
          <w14:ligatures w14:val="none"/>
        </w:rPr>
        <w:t xml:space="preserve"> que tomar decisiones similares a las de la Parte I. Sin embargo, en esta parte tendr</w:t>
      </w:r>
      <w:r w:rsidR="00096DFC">
        <w:rPr>
          <w:rFonts w:ascii="Times New Roman" w:eastAsia="Times New Roman" w:hAnsi="Times New Roman" w:cs="Times New Roman"/>
          <w:kern w:val="0"/>
          <w:sz w:val="24"/>
          <w:szCs w:val="24"/>
          <w:lang w:eastAsia="fr-FR"/>
          <w14:ligatures w14:val="none"/>
        </w:rPr>
        <w:t>á</w:t>
      </w:r>
      <w:r w:rsidRPr="00392D7D">
        <w:rPr>
          <w:rFonts w:ascii="Times New Roman" w:eastAsia="Times New Roman" w:hAnsi="Times New Roman" w:cs="Times New Roman"/>
          <w:kern w:val="0"/>
          <w:sz w:val="24"/>
          <w:szCs w:val="24"/>
          <w:lang w:eastAsia="fr-FR"/>
          <w14:ligatures w14:val="none"/>
        </w:rPr>
        <w:t xml:space="preserve"> que negociar primero con el otro </w:t>
      </w:r>
      <w:r w:rsidR="0010085F" w:rsidRPr="00457715">
        <w:rPr>
          <w:rFonts w:ascii="Times New Roman" w:eastAsia="Times New Roman" w:hAnsi="Times New Roman" w:cs="Times New Roman"/>
          <w:kern w:val="0"/>
          <w:sz w:val="24"/>
          <w:szCs w:val="24"/>
          <w:lang w:eastAsia="fr-FR"/>
          <w14:ligatures w14:val="none"/>
        </w:rPr>
        <w:t>trabajador</w:t>
      </w:r>
      <w:r w:rsidRPr="00457715">
        <w:rPr>
          <w:rFonts w:ascii="Times New Roman" w:eastAsia="Times New Roman" w:hAnsi="Times New Roman" w:cs="Times New Roman"/>
          <w:kern w:val="0"/>
          <w:sz w:val="24"/>
          <w:szCs w:val="24"/>
          <w:lang w:eastAsia="fr-FR"/>
          <w14:ligatures w14:val="none"/>
        </w:rPr>
        <w:t xml:space="preserve"> </w:t>
      </w:r>
      <w:r w:rsidRPr="00392D7D">
        <w:rPr>
          <w:rFonts w:ascii="Times New Roman" w:eastAsia="Times New Roman" w:hAnsi="Times New Roman" w:cs="Times New Roman"/>
          <w:kern w:val="0"/>
          <w:sz w:val="24"/>
          <w:szCs w:val="24"/>
          <w:lang w:eastAsia="fr-FR"/>
          <w14:ligatures w14:val="none"/>
        </w:rPr>
        <w:t xml:space="preserve">el porcentaje que cada </w:t>
      </w:r>
      <w:r w:rsidR="00901E06">
        <w:rPr>
          <w:rFonts w:ascii="Times New Roman" w:eastAsia="Times New Roman" w:hAnsi="Times New Roman" w:cs="Times New Roman"/>
          <w:kern w:val="0"/>
          <w:sz w:val="24"/>
          <w:szCs w:val="24"/>
          <w:lang w:eastAsia="fr-FR"/>
          <w14:ligatures w14:val="none"/>
        </w:rPr>
        <w:t xml:space="preserve">trabajador </w:t>
      </w:r>
      <w:r w:rsidR="0010085F">
        <w:rPr>
          <w:rFonts w:ascii="Times New Roman" w:eastAsia="Times New Roman" w:hAnsi="Times New Roman" w:cs="Times New Roman"/>
          <w:kern w:val="0"/>
          <w:sz w:val="24"/>
          <w:szCs w:val="24"/>
          <w:lang w:eastAsia="fr-FR"/>
          <w14:ligatures w14:val="none"/>
        </w:rPr>
        <w:t>recibi</w:t>
      </w:r>
      <w:r w:rsidR="0010085F" w:rsidRPr="00392D7D">
        <w:rPr>
          <w:rFonts w:ascii="Times New Roman" w:eastAsia="Times New Roman" w:hAnsi="Times New Roman" w:cs="Times New Roman"/>
          <w:kern w:val="0"/>
          <w:sz w:val="24"/>
          <w:szCs w:val="24"/>
          <w:lang w:eastAsia="fr-FR"/>
          <w14:ligatures w14:val="none"/>
        </w:rPr>
        <w:t xml:space="preserve">rá </w:t>
      </w:r>
      <w:r w:rsidR="00680CDA">
        <w:rPr>
          <w:rFonts w:ascii="Times New Roman" w:eastAsia="Times New Roman" w:hAnsi="Times New Roman" w:cs="Times New Roman"/>
          <w:kern w:val="0"/>
          <w:sz w:val="24"/>
          <w:szCs w:val="24"/>
          <w:lang w:eastAsia="fr-FR"/>
          <w14:ligatures w14:val="none"/>
        </w:rPr>
        <w:t xml:space="preserve">de las ganancias de </w:t>
      </w:r>
      <w:r w:rsidRPr="00392D7D">
        <w:rPr>
          <w:rFonts w:ascii="Times New Roman" w:eastAsia="Times New Roman" w:hAnsi="Times New Roman" w:cs="Times New Roman"/>
          <w:kern w:val="0"/>
          <w:sz w:val="24"/>
          <w:szCs w:val="24"/>
          <w:lang w:eastAsia="fr-FR"/>
          <w14:ligatures w14:val="none"/>
        </w:rPr>
        <w:t>la cuenta grup</w:t>
      </w:r>
      <w:r w:rsidR="00E35C6F">
        <w:rPr>
          <w:rFonts w:ascii="Times New Roman" w:eastAsia="Times New Roman" w:hAnsi="Times New Roman" w:cs="Times New Roman"/>
          <w:kern w:val="0"/>
          <w:sz w:val="24"/>
          <w:szCs w:val="24"/>
          <w:lang w:eastAsia="fr-FR"/>
          <w14:ligatures w14:val="none"/>
        </w:rPr>
        <w:t>al</w:t>
      </w:r>
      <w:r w:rsidR="00442E78">
        <w:rPr>
          <w:rFonts w:ascii="Times New Roman" w:eastAsia="Times New Roman" w:hAnsi="Times New Roman" w:cs="Times New Roman"/>
          <w:kern w:val="0"/>
          <w:sz w:val="24"/>
          <w:szCs w:val="24"/>
          <w:lang w:eastAsia="fr-FR"/>
          <w14:ligatures w14:val="none"/>
        </w:rPr>
        <w:t xml:space="preserve">, </w:t>
      </w:r>
      <w:r w:rsidR="00901E06">
        <w:rPr>
          <w:rFonts w:ascii="Times New Roman" w:eastAsia="Times New Roman" w:hAnsi="Times New Roman" w:cs="Times New Roman"/>
          <w:kern w:val="0"/>
          <w:sz w:val="24"/>
          <w:szCs w:val="24"/>
          <w:lang w:eastAsia="fr-FR"/>
          <w14:ligatures w14:val="none"/>
        </w:rPr>
        <w:t xml:space="preserve">y el </w:t>
      </w:r>
      <w:r w:rsidR="00442E78">
        <w:rPr>
          <w:rFonts w:ascii="Times New Roman" w:eastAsia="Times New Roman" w:hAnsi="Times New Roman" w:cs="Times New Roman"/>
          <w:kern w:val="0"/>
          <w:sz w:val="24"/>
          <w:szCs w:val="24"/>
          <w:lang w:eastAsia="fr-FR"/>
          <w14:ligatures w14:val="none"/>
        </w:rPr>
        <w:t xml:space="preserve">porcentaje </w:t>
      </w:r>
      <w:r w:rsidR="00901E06">
        <w:rPr>
          <w:rFonts w:ascii="Times New Roman" w:eastAsia="Times New Roman" w:hAnsi="Times New Roman" w:cs="Times New Roman"/>
          <w:kern w:val="0"/>
          <w:sz w:val="24"/>
          <w:szCs w:val="24"/>
          <w:lang w:eastAsia="fr-FR"/>
          <w14:ligatures w14:val="none"/>
        </w:rPr>
        <w:t>del gerente</w:t>
      </w:r>
      <w:r w:rsidR="00442E78">
        <w:rPr>
          <w:rFonts w:ascii="Times New Roman" w:eastAsia="Times New Roman" w:hAnsi="Times New Roman" w:cs="Times New Roman"/>
          <w:kern w:val="0"/>
          <w:sz w:val="24"/>
          <w:szCs w:val="24"/>
          <w:lang w:eastAsia="fr-FR"/>
          <w14:ligatures w14:val="none"/>
        </w:rPr>
        <w:t xml:space="preserve">, que </w:t>
      </w:r>
      <w:r w:rsidR="00901E06">
        <w:rPr>
          <w:rFonts w:ascii="Times New Roman" w:eastAsia="Times New Roman" w:hAnsi="Times New Roman" w:cs="Times New Roman"/>
          <w:kern w:val="0"/>
          <w:sz w:val="24"/>
          <w:szCs w:val="24"/>
          <w:lang w:eastAsia="fr-FR"/>
          <w14:ligatures w14:val="none"/>
        </w:rPr>
        <w:t>de manera indirecta</w:t>
      </w:r>
      <w:r w:rsidR="00D00060">
        <w:rPr>
          <w:rFonts w:ascii="Times New Roman" w:eastAsia="Times New Roman" w:hAnsi="Times New Roman" w:cs="Times New Roman"/>
          <w:kern w:val="0"/>
          <w:sz w:val="24"/>
          <w:szCs w:val="24"/>
          <w:lang w:eastAsia="fr-FR"/>
          <w14:ligatures w14:val="none"/>
        </w:rPr>
        <w:t xml:space="preserve"> recibirá el resto</w:t>
      </w:r>
      <w:r w:rsidR="00442E78">
        <w:rPr>
          <w:rFonts w:ascii="Times New Roman" w:eastAsia="Times New Roman" w:hAnsi="Times New Roman" w:cs="Times New Roman"/>
          <w:kern w:val="0"/>
          <w:sz w:val="24"/>
          <w:szCs w:val="24"/>
          <w:lang w:eastAsia="fr-FR"/>
          <w14:ligatures w14:val="none"/>
        </w:rPr>
        <w:t>.</w:t>
      </w:r>
    </w:p>
    <w:p w14:paraId="17B3AF9F" w14:textId="7D7B3E88" w:rsidR="00680CDA" w:rsidRPr="00392D7D" w:rsidRDefault="00680CDA"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Jugará tres repeticiones (</w:t>
      </w:r>
      <w:r>
        <w:rPr>
          <w:rFonts w:ascii="Times New Roman" w:eastAsia="Times New Roman" w:hAnsi="Times New Roman" w:cs="Times New Roman"/>
          <w:kern w:val="0"/>
          <w:sz w:val="24"/>
          <w:szCs w:val="24"/>
          <w:lang w:eastAsia="fr-FR"/>
          <w14:ligatures w14:val="none"/>
        </w:rPr>
        <w:t>rondas</w:t>
      </w:r>
      <w:r w:rsidRPr="00392D7D">
        <w:rPr>
          <w:rFonts w:ascii="Times New Roman" w:eastAsia="Times New Roman" w:hAnsi="Times New Roman" w:cs="Times New Roman"/>
          <w:kern w:val="0"/>
          <w:sz w:val="24"/>
          <w:szCs w:val="24"/>
          <w:lang w:eastAsia="fr-FR"/>
          <w14:ligatures w14:val="none"/>
        </w:rPr>
        <w:t xml:space="preserve">) del juego </w:t>
      </w:r>
      <w:r>
        <w:rPr>
          <w:rFonts w:ascii="Times New Roman" w:eastAsia="Times New Roman" w:hAnsi="Times New Roman" w:cs="Times New Roman"/>
          <w:kern w:val="0"/>
          <w:sz w:val="24"/>
          <w:szCs w:val="24"/>
          <w:lang w:eastAsia="fr-FR"/>
          <w14:ligatures w14:val="none"/>
        </w:rPr>
        <w:t xml:space="preserve">de </w:t>
      </w:r>
      <w:r w:rsidRPr="00392D7D">
        <w:rPr>
          <w:rFonts w:ascii="Times New Roman" w:eastAsia="Times New Roman" w:hAnsi="Times New Roman" w:cs="Times New Roman"/>
          <w:kern w:val="0"/>
          <w:sz w:val="24"/>
          <w:szCs w:val="24"/>
          <w:lang w:eastAsia="fr-FR"/>
          <w14:ligatures w14:val="none"/>
        </w:rPr>
        <w:t xml:space="preserve">Negociación-Producción. En cada </w:t>
      </w:r>
      <w:r>
        <w:rPr>
          <w:rFonts w:ascii="Times New Roman" w:eastAsia="Times New Roman" w:hAnsi="Times New Roman" w:cs="Times New Roman"/>
          <w:kern w:val="0"/>
          <w:sz w:val="24"/>
          <w:szCs w:val="24"/>
          <w:lang w:eastAsia="fr-FR"/>
          <w14:ligatures w14:val="none"/>
        </w:rPr>
        <w:t>ronda</w:t>
      </w:r>
      <w:r w:rsidRPr="00392D7D">
        <w:rPr>
          <w:rFonts w:ascii="Times New Roman" w:eastAsia="Times New Roman" w:hAnsi="Times New Roman" w:cs="Times New Roman"/>
          <w:kern w:val="0"/>
          <w:sz w:val="24"/>
          <w:szCs w:val="24"/>
          <w:lang w:eastAsia="fr-FR"/>
          <w14:ligatures w14:val="none"/>
        </w:rPr>
        <w:t xml:space="preserve">, </w:t>
      </w:r>
      <w:r>
        <w:rPr>
          <w:rFonts w:ascii="Times New Roman" w:eastAsia="Times New Roman" w:hAnsi="Times New Roman" w:cs="Times New Roman"/>
          <w:kern w:val="0"/>
          <w:sz w:val="24"/>
          <w:szCs w:val="24"/>
          <w:lang w:eastAsia="fr-FR"/>
          <w14:ligatures w14:val="none"/>
        </w:rPr>
        <w:t>el ordenador le emparejará con otro trabajador y gerente diferente</w:t>
      </w:r>
      <w:r w:rsidRPr="00392D7D">
        <w:rPr>
          <w:rFonts w:ascii="Times New Roman" w:eastAsia="Times New Roman" w:hAnsi="Times New Roman" w:cs="Times New Roman"/>
          <w:kern w:val="0"/>
          <w:sz w:val="24"/>
          <w:szCs w:val="24"/>
          <w:lang w:eastAsia="fr-FR"/>
          <w14:ligatures w14:val="none"/>
        </w:rPr>
        <w:t xml:space="preserve">. Ninguno de ustedes podrá ver las decisiones o ganancias de </w:t>
      </w:r>
      <w:r>
        <w:rPr>
          <w:rFonts w:ascii="Times New Roman" w:eastAsia="Times New Roman" w:hAnsi="Times New Roman" w:cs="Times New Roman"/>
          <w:kern w:val="0"/>
          <w:sz w:val="24"/>
          <w:szCs w:val="24"/>
          <w:lang w:eastAsia="fr-FR"/>
          <w14:ligatures w14:val="none"/>
        </w:rPr>
        <w:t>las rondas</w:t>
      </w:r>
      <w:r w:rsidRPr="00392D7D">
        <w:rPr>
          <w:rFonts w:ascii="Times New Roman" w:eastAsia="Times New Roman" w:hAnsi="Times New Roman" w:cs="Times New Roman"/>
          <w:kern w:val="0"/>
          <w:sz w:val="24"/>
          <w:szCs w:val="24"/>
          <w:lang w:eastAsia="fr-FR"/>
          <w14:ligatures w14:val="none"/>
        </w:rPr>
        <w:t xml:space="preserve"> anteriores.</w:t>
      </w:r>
    </w:p>
    <w:p w14:paraId="3E89EE44" w14:textId="6E594469" w:rsidR="00392D7D" w:rsidRPr="00392D7D" w:rsidRDefault="00392D7D"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Un</w:t>
      </w:r>
      <w:r w:rsidR="00680CDA">
        <w:rPr>
          <w:rFonts w:ascii="Times New Roman" w:eastAsia="Times New Roman" w:hAnsi="Times New Roman" w:cs="Times New Roman"/>
          <w:kern w:val="0"/>
          <w:sz w:val="24"/>
          <w:szCs w:val="24"/>
          <w:lang w:eastAsia="fr-FR"/>
          <w14:ligatures w14:val="none"/>
        </w:rPr>
        <w:t>a</w:t>
      </w:r>
      <w:r w:rsidRPr="00392D7D">
        <w:rPr>
          <w:rFonts w:ascii="Times New Roman" w:eastAsia="Times New Roman" w:hAnsi="Times New Roman" w:cs="Times New Roman"/>
          <w:kern w:val="0"/>
          <w:sz w:val="24"/>
          <w:szCs w:val="24"/>
          <w:lang w:eastAsia="fr-FR"/>
          <w14:ligatures w14:val="none"/>
        </w:rPr>
        <w:t xml:space="preserve"> </w:t>
      </w:r>
      <w:r w:rsidR="00680CDA">
        <w:rPr>
          <w:rFonts w:ascii="Times New Roman" w:eastAsia="Times New Roman" w:hAnsi="Times New Roman" w:cs="Times New Roman"/>
          <w:kern w:val="0"/>
          <w:sz w:val="24"/>
          <w:szCs w:val="24"/>
          <w:lang w:eastAsia="fr-FR"/>
          <w14:ligatures w14:val="none"/>
        </w:rPr>
        <w:t>ronda</w:t>
      </w:r>
      <w:r w:rsidRPr="00392D7D">
        <w:rPr>
          <w:rFonts w:ascii="Times New Roman" w:eastAsia="Times New Roman" w:hAnsi="Times New Roman" w:cs="Times New Roman"/>
          <w:kern w:val="0"/>
          <w:sz w:val="24"/>
          <w:szCs w:val="24"/>
          <w:lang w:eastAsia="fr-FR"/>
          <w14:ligatures w14:val="none"/>
        </w:rPr>
        <w:t xml:space="preserve"> del juego</w:t>
      </w:r>
      <w:r w:rsidR="004B2371">
        <w:rPr>
          <w:rFonts w:ascii="Times New Roman" w:eastAsia="Times New Roman" w:hAnsi="Times New Roman" w:cs="Times New Roman"/>
          <w:kern w:val="0"/>
          <w:sz w:val="24"/>
          <w:szCs w:val="24"/>
          <w:lang w:eastAsia="fr-FR"/>
          <w14:ligatures w14:val="none"/>
        </w:rPr>
        <w:t xml:space="preserve"> de</w:t>
      </w:r>
      <w:r w:rsidRPr="00392D7D">
        <w:rPr>
          <w:rFonts w:ascii="Times New Roman" w:eastAsia="Times New Roman" w:hAnsi="Times New Roman" w:cs="Times New Roman"/>
          <w:kern w:val="0"/>
          <w:sz w:val="24"/>
          <w:szCs w:val="24"/>
          <w:lang w:eastAsia="fr-FR"/>
          <w14:ligatures w14:val="none"/>
        </w:rPr>
        <w:t xml:space="preserve"> Negociación-Producción se compone de 2 etapas:</w:t>
      </w:r>
    </w:p>
    <w:p w14:paraId="4C8684F6" w14:textId="71F2C208" w:rsidR="00392D7D" w:rsidRPr="00392D7D" w:rsidRDefault="00392D7D" w:rsidP="00BD2F41">
      <w:pPr>
        <w:numPr>
          <w:ilvl w:val="0"/>
          <w:numId w:val="13"/>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u w:val="single"/>
          <w:lang w:eastAsia="fr-FR"/>
          <w14:ligatures w14:val="none"/>
        </w:rPr>
        <w:t>Etapa de negociación</w:t>
      </w:r>
      <w:r w:rsidRPr="00392D7D">
        <w:rPr>
          <w:rFonts w:ascii="Times New Roman" w:eastAsia="Times New Roman" w:hAnsi="Times New Roman" w:cs="Times New Roman"/>
          <w:kern w:val="0"/>
          <w:sz w:val="24"/>
          <w:szCs w:val="24"/>
          <w:lang w:eastAsia="fr-FR"/>
          <w14:ligatures w14:val="none"/>
        </w:rPr>
        <w:t xml:space="preserve">: Primero, usted y el otro </w:t>
      </w:r>
      <w:r w:rsidR="00680CDA">
        <w:rPr>
          <w:rFonts w:ascii="Times New Roman" w:eastAsia="Times New Roman" w:hAnsi="Times New Roman" w:cs="Times New Roman"/>
          <w:kern w:val="0"/>
          <w:sz w:val="24"/>
          <w:szCs w:val="24"/>
          <w:lang w:eastAsia="fr-FR"/>
          <w14:ligatures w14:val="none"/>
        </w:rPr>
        <w:t>trabajador podrán</w:t>
      </w:r>
      <w:r w:rsidRPr="00392D7D">
        <w:rPr>
          <w:rFonts w:ascii="Times New Roman" w:eastAsia="Times New Roman" w:hAnsi="Times New Roman" w:cs="Times New Roman"/>
          <w:kern w:val="0"/>
          <w:sz w:val="24"/>
          <w:szCs w:val="24"/>
          <w:lang w:eastAsia="fr-FR"/>
          <w14:ligatures w14:val="none"/>
        </w:rPr>
        <w:t xml:space="preserve"> negociar el porcentaje que cada uno de ustedes obtendrá</w:t>
      </w:r>
      <w:r w:rsidR="00E35C6F">
        <w:rPr>
          <w:rFonts w:ascii="Times New Roman" w:eastAsia="Times New Roman" w:hAnsi="Times New Roman" w:cs="Times New Roman"/>
          <w:kern w:val="0"/>
          <w:sz w:val="24"/>
          <w:szCs w:val="24"/>
          <w:lang w:eastAsia="fr-FR"/>
          <w14:ligatures w14:val="none"/>
        </w:rPr>
        <w:t>n</w:t>
      </w:r>
      <w:r w:rsidRPr="00392D7D">
        <w:rPr>
          <w:rFonts w:ascii="Times New Roman" w:eastAsia="Times New Roman" w:hAnsi="Times New Roman" w:cs="Times New Roman"/>
          <w:kern w:val="0"/>
          <w:sz w:val="24"/>
          <w:szCs w:val="24"/>
          <w:lang w:eastAsia="fr-FR"/>
          <w14:ligatures w14:val="none"/>
        </w:rPr>
        <w:t xml:space="preserve"> de </w:t>
      </w:r>
      <w:r w:rsidR="00680CDA">
        <w:rPr>
          <w:rFonts w:ascii="Times New Roman" w:eastAsia="Times New Roman" w:hAnsi="Times New Roman" w:cs="Times New Roman"/>
          <w:kern w:val="0"/>
          <w:sz w:val="24"/>
          <w:szCs w:val="24"/>
          <w:lang w:eastAsia="fr-FR"/>
          <w14:ligatures w14:val="none"/>
        </w:rPr>
        <w:t xml:space="preserve">las ganancias de la cuenta grupal por </w:t>
      </w:r>
      <w:r w:rsidRPr="00392D7D">
        <w:rPr>
          <w:rFonts w:ascii="Times New Roman" w:eastAsia="Times New Roman" w:hAnsi="Times New Roman" w:cs="Times New Roman"/>
          <w:kern w:val="0"/>
          <w:sz w:val="24"/>
          <w:szCs w:val="24"/>
          <w:lang w:eastAsia="fr-FR"/>
          <w14:ligatures w14:val="none"/>
        </w:rPr>
        <w:t xml:space="preserve">cada una de </w:t>
      </w:r>
      <w:r w:rsidRPr="00442E78">
        <w:rPr>
          <w:rFonts w:ascii="Times New Roman" w:eastAsia="Times New Roman" w:hAnsi="Times New Roman" w:cs="Times New Roman"/>
          <w:kern w:val="0"/>
          <w:sz w:val="24"/>
          <w:szCs w:val="24"/>
          <w:lang w:eastAsia="fr-FR"/>
          <w14:ligatures w14:val="none"/>
        </w:rPr>
        <w:t xml:space="preserve">las </w:t>
      </w:r>
      <w:r w:rsidR="00680CDA" w:rsidRPr="00442E78">
        <w:rPr>
          <w:rFonts w:ascii="Times New Roman" w:eastAsia="Times New Roman" w:hAnsi="Times New Roman" w:cs="Times New Roman"/>
          <w:kern w:val="0"/>
          <w:sz w:val="24"/>
          <w:szCs w:val="24"/>
          <w:lang w:eastAsia="fr-FR"/>
          <w14:ligatures w14:val="none"/>
        </w:rPr>
        <w:t>dos</w:t>
      </w:r>
      <w:r w:rsidR="00680CDA">
        <w:rPr>
          <w:rFonts w:ascii="Times New Roman" w:eastAsia="Times New Roman" w:hAnsi="Times New Roman" w:cs="Times New Roman"/>
          <w:kern w:val="0"/>
          <w:sz w:val="24"/>
          <w:szCs w:val="24"/>
          <w:lang w:eastAsia="fr-FR"/>
          <w14:ligatures w14:val="none"/>
        </w:rPr>
        <w:t xml:space="preserve"> </w:t>
      </w:r>
      <w:r w:rsidRPr="00392D7D">
        <w:rPr>
          <w:rFonts w:ascii="Times New Roman" w:eastAsia="Times New Roman" w:hAnsi="Times New Roman" w:cs="Times New Roman"/>
          <w:kern w:val="0"/>
          <w:sz w:val="24"/>
          <w:szCs w:val="24"/>
          <w:lang w:eastAsia="fr-FR"/>
          <w14:ligatures w14:val="none"/>
        </w:rPr>
        <w:t>tareas de producción.</w:t>
      </w:r>
      <w:r w:rsidR="00680CDA">
        <w:rPr>
          <w:rFonts w:ascii="Times New Roman" w:eastAsia="Times New Roman" w:hAnsi="Times New Roman" w:cs="Times New Roman"/>
          <w:kern w:val="0"/>
          <w:sz w:val="24"/>
          <w:szCs w:val="24"/>
          <w:lang w:eastAsia="fr-FR"/>
          <w14:ligatures w14:val="none"/>
        </w:rPr>
        <w:t xml:space="preserve"> El gerente obtendrá el porcentaje restante.</w:t>
      </w:r>
    </w:p>
    <w:p w14:paraId="6F368AFA" w14:textId="76B27D0B" w:rsidR="002B66C0" w:rsidRPr="00C26963" w:rsidRDefault="00392D7D" w:rsidP="002B66C0">
      <w:pPr>
        <w:numPr>
          <w:ilvl w:val="0"/>
          <w:numId w:val="13"/>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2B66C0">
        <w:rPr>
          <w:rFonts w:ascii="Times New Roman" w:eastAsia="Times New Roman" w:hAnsi="Times New Roman" w:cs="Times New Roman"/>
          <w:kern w:val="0"/>
          <w:sz w:val="24"/>
          <w:szCs w:val="24"/>
          <w:u w:val="single"/>
          <w:lang w:eastAsia="fr-FR"/>
          <w14:ligatures w14:val="none"/>
        </w:rPr>
        <w:t>Etapa de producción</w:t>
      </w:r>
      <w:r w:rsidRPr="002B66C0">
        <w:rPr>
          <w:rFonts w:ascii="Times New Roman" w:eastAsia="Times New Roman" w:hAnsi="Times New Roman" w:cs="Times New Roman"/>
          <w:kern w:val="0"/>
          <w:sz w:val="24"/>
          <w:szCs w:val="24"/>
          <w:lang w:eastAsia="fr-FR"/>
          <w14:ligatures w14:val="none"/>
        </w:rPr>
        <w:t xml:space="preserve">: En segundo lugar, </w:t>
      </w:r>
      <w:r w:rsidR="00E35C6F" w:rsidRPr="002B66C0">
        <w:rPr>
          <w:rFonts w:ascii="Times New Roman" w:eastAsia="Times New Roman" w:hAnsi="Times New Roman" w:cs="Times New Roman"/>
          <w:kern w:val="0"/>
          <w:sz w:val="24"/>
          <w:szCs w:val="24"/>
          <w:lang w:eastAsia="fr-FR"/>
          <w14:ligatures w14:val="none"/>
        </w:rPr>
        <w:t>usted</w:t>
      </w:r>
      <w:r w:rsidRPr="002B66C0">
        <w:rPr>
          <w:rFonts w:ascii="Times New Roman" w:eastAsia="Times New Roman" w:hAnsi="Times New Roman" w:cs="Times New Roman"/>
          <w:kern w:val="0"/>
          <w:sz w:val="24"/>
          <w:szCs w:val="24"/>
          <w:lang w:eastAsia="fr-FR"/>
          <w14:ligatures w14:val="none"/>
        </w:rPr>
        <w:t xml:space="preserve"> y el otro </w:t>
      </w:r>
      <w:r w:rsidR="00680CDA" w:rsidRPr="002B66C0">
        <w:rPr>
          <w:rFonts w:ascii="Times New Roman" w:eastAsia="Times New Roman" w:hAnsi="Times New Roman" w:cs="Times New Roman"/>
          <w:kern w:val="0"/>
          <w:sz w:val="24"/>
          <w:szCs w:val="24"/>
          <w:lang w:eastAsia="fr-FR"/>
          <w14:ligatures w14:val="none"/>
        </w:rPr>
        <w:t>trabajador</w:t>
      </w:r>
      <w:r w:rsidRPr="002B66C0">
        <w:rPr>
          <w:rFonts w:ascii="Times New Roman" w:eastAsia="Times New Roman" w:hAnsi="Times New Roman" w:cs="Times New Roman"/>
          <w:kern w:val="0"/>
          <w:sz w:val="24"/>
          <w:szCs w:val="24"/>
          <w:lang w:eastAsia="fr-FR"/>
          <w14:ligatures w14:val="none"/>
        </w:rPr>
        <w:t xml:space="preserve"> tendr</w:t>
      </w:r>
      <w:r w:rsidR="00E35C6F" w:rsidRPr="002B66C0">
        <w:rPr>
          <w:rFonts w:ascii="Times New Roman" w:eastAsia="Times New Roman" w:hAnsi="Times New Roman" w:cs="Times New Roman"/>
          <w:kern w:val="0"/>
          <w:sz w:val="24"/>
          <w:szCs w:val="24"/>
          <w:lang w:eastAsia="fr-FR"/>
          <w14:ligatures w14:val="none"/>
        </w:rPr>
        <w:t>án</w:t>
      </w:r>
      <w:r w:rsidRPr="002B66C0">
        <w:rPr>
          <w:rFonts w:ascii="Times New Roman" w:eastAsia="Times New Roman" w:hAnsi="Times New Roman" w:cs="Times New Roman"/>
          <w:kern w:val="0"/>
          <w:sz w:val="24"/>
          <w:szCs w:val="24"/>
          <w:lang w:eastAsia="fr-FR"/>
          <w14:ligatures w14:val="none"/>
        </w:rPr>
        <w:t xml:space="preserve"> que repartir 20 puntos entre </w:t>
      </w:r>
      <w:r w:rsidR="00E35C6F" w:rsidRPr="002B66C0">
        <w:rPr>
          <w:rFonts w:ascii="Times New Roman" w:eastAsia="Times New Roman" w:hAnsi="Times New Roman" w:cs="Times New Roman"/>
          <w:kern w:val="0"/>
          <w:sz w:val="24"/>
          <w:szCs w:val="24"/>
          <w:lang w:eastAsia="fr-FR"/>
          <w14:ligatures w14:val="none"/>
        </w:rPr>
        <w:t xml:space="preserve">la </w:t>
      </w:r>
      <w:r w:rsidRPr="002B66C0">
        <w:rPr>
          <w:rFonts w:ascii="Times New Roman" w:eastAsia="Times New Roman" w:hAnsi="Times New Roman" w:cs="Times New Roman"/>
          <w:kern w:val="0"/>
          <w:sz w:val="24"/>
          <w:szCs w:val="24"/>
          <w:lang w:eastAsia="fr-FR"/>
          <w14:ligatures w14:val="none"/>
        </w:rPr>
        <w:t xml:space="preserve">cuenta grupal y </w:t>
      </w:r>
      <w:r w:rsidR="00E35C6F" w:rsidRPr="002B66C0">
        <w:rPr>
          <w:rFonts w:ascii="Times New Roman" w:eastAsia="Times New Roman" w:hAnsi="Times New Roman" w:cs="Times New Roman"/>
          <w:kern w:val="0"/>
          <w:sz w:val="24"/>
          <w:szCs w:val="24"/>
          <w:lang w:eastAsia="fr-FR"/>
          <w14:ligatures w14:val="none"/>
        </w:rPr>
        <w:t>s</w:t>
      </w:r>
      <w:r w:rsidRPr="002B66C0">
        <w:rPr>
          <w:rFonts w:ascii="Times New Roman" w:eastAsia="Times New Roman" w:hAnsi="Times New Roman" w:cs="Times New Roman"/>
          <w:kern w:val="0"/>
          <w:sz w:val="24"/>
          <w:szCs w:val="24"/>
          <w:lang w:eastAsia="fr-FR"/>
          <w14:ligatures w14:val="none"/>
        </w:rPr>
        <w:t>u cuenta privada</w:t>
      </w:r>
      <w:r w:rsidRPr="002B66C0">
        <w:rPr>
          <w:rFonts w:ascii="Times New Roman" w:eastAsia="Times New Roman" w:hAnsi="Times New Roman" w:cs="Times New Roman"/>
          <w:color w:val="FF0000"/>
          <w:kern w:val="0"/>
          <w:sz w:val="24"/>
          <w:szCs w:val="24"/>
          <w:lang w:eastAsia="fr-FR"/>
          <w14:ligatures w14:val="none"/>
        </w:rPr>
        <w:t xml:space="preserve"> </w:t>
      </w:r>
      <w:r w:rsidRPr="002B66C0">
        <w:rPr>
          <w:rFonts w:ascii="Times New Roman" w:eastAsia="Times New Roman" w:hAnsi="Times New Roman" w:cs="Times New Roman"/>
          <w:kern w:val="0"/>
          <w:sz w:val="24"/>
          <w:szCs w:val="24"/>
          <w:lang w:eastAsia="fr-FR"/>
          <w14:ligatures w14:val="none"/>
        </w:rPr>
        <w:t xml:space="preserve">para cada una de las </w:t>
      </w:r>
      <w:r w:rsidR="00680CDA" w:rsidRPr="002B66C0">
        <w:rPr>
          <w:rFonts w:ascii="Times New Roman" w:eastAsia="Times New Roman" w:hAnsi="Times New Roman" w:cs="Times New Roman"/>
          <w:kern w:val="0"/>
          <w:sz w:val="24"/>
          <w:szCs w:val="24"/>
          <w:lang w:eastAsia="fr-FR"/>
          <w14:ligatures w14:val="none"/>
        </w:rPr>
        <w:t xml:space="preserve">dos </w:t>
      </w:r>
      <w:r w:rsidRPr="002B66C0">
        <w:rPr>
          <w:rFonts w:ascii="Times New Roman" w:eastAsia="Times New Roman" w:hAnsi="Times New Roman" w:cs="Times New Roman"/>
          <w:kern w:val="0"/>
          <w:sz w:val="24"/>
          <w:szCs w:val="24"/>
          <w:lang w:eastAsia="fr-FR"/>
          <w14:ligatures w14:val="none"/>
        </w:rPr>
        <w:t>tareas. Est</w:t>
      </w:r>
      <w:r w:rsidR="00680CDA" w:rsidRPr="002B66C0">
        <w:rPr>
          <w:rFonts w:ascii="Times New Roman" w:eastAsia="Times New Roman" w:hAnsi="Times New Roman" w:cs="Times New Roman"/>
          <w:kern w:val="0"/>
          <w:sz w:val="24"/>
          <w:szCs w:val="24"/>
          <w:lang w:eastAsia="fr-FR"/>
          <w14:ligatures w14:val="none"/>
        </w:rPr>
        <w:t>a etapa es idéntica a la que usted realiz</w:t>
      </w:r>
      <w:r w:rsidRPr="002B66C0">
        <w:rPr>
          <w:rFonts w:ascii="Times New Roman" w:eastAsia="Times New Roman" w:hAnsi="Times New Roman" w:cs="Times New Roman"/>
          <w:kern w:val="0"/>
          <w:sz w:val="24"/>
          <w:szCs w:val="24"/>
          <w:lang w:eastAsia="fr-FR"/>
          <w14:ligatures w14:val="none"/>
        </w:rPr>
        <w:t>ó en la Parte I</w:t>
      </w:r>
      <w:r w:rsidR="004B2371" w:rsidRPr="002B66C0">
        <w:rPr>
          <w:rFonts w:ascii="Times New Roman" w:eastAsia="Times New Roman" w:hAnsi="Times New Roman" w:cs="Times New Roman"/>
          <w:kern w:val="0"/>
          <w:sz w:val="24"/>
          <w:szCs w:val="24"/>
          <w:lang w:eastAsia="fr-FR"/>
          <w14:ligatures w14:val="none"/>
        </w:rPr>
        <w:t xml:space="preserve"> (juego de Producción)</w:t>
      </w:r>
      <w:r w:rsidR="00680CDA" w:rsidRPr="002B66C0">
        <w:rPr>
          <w:rFonts w:ascii="Times New Roman" w:eastAsia="Times New Roman" w:hAnsi="Times New Roman" w:cs="Times New Roman"/>
          <w:kern w:val="0"/>
          <w:sz w:val="24"/>
          <w:szCs w:val="24"/>
          <w:lang w:eastAsia="fr-FR"/>
          <w14:ligatures w14:val="none"/>
        </w:rPr>
        <w:t>, donde sus porcentajes estaban pre</w:t>
      </w:r>
      <w:r w:rsidR="004B2371" w:rsidRPr="002B66C0">
        <w:rPr>
          <w:rFonts w:ascii="Times New Roman" w:eastAsia="Times New Roman" w:hAnsi="Times New Roman" w:cs="Times New Roman"/>
          <w:kern w:val="0"/>
          <w:sz w:val="24"/>
          <w:szCs w:val="24"/>
          <w:lang w:eastAsia="fr-FR"/>
          <w14:ligatures w14:val="none"/>
        </w:rPr>
        <w:t>fijados</w:t>
      </w:r>
      <w:r w:rsidRPr="002B66C0">
        <w:rPr>
          <w:rFonts w:ascii="Times New Roman" w:eastAsia="Times New Roman" w:hAnsi="Times New Roman" w:cs="Times New Roman"/>
          <w:kern w:val="0"/>
          <w:sz w:val="24"/>
          <w:szCs w:val="24"/>
          <w:lang w:eastAsia="fr-FR"/>
          <w14:ligatures w14:val="none"/>
        </w:rPr>
        <w:t>.</w:t>
      </w:r>
    </w:p>
    <w:p w14:paraId="4145808F" w14:textId="6089990C" w:rsidR="00392D7D" w:rsidRDefault="002B66C0" w:rsidP="00BD2F41">
      <w:pPr>
        <w:spacing w:before="100" w:beforeAutospacing="1" w:after="100" w:afterAutospacing="1" w:line="240" w:lineRule="auto"/>
        <w:jc w:val="both"/>
        <w:rPr>
          <w:ins w:id="313" w:author="Mercedes Ines Fevre Obarrio" w:date="2024-09-03T19:36:00Z" w16du:dateUtc="2024-09-03T17:36:00Z"/>
          <w:rFonts w:ascii="Times New Roman" w:eastAsia="Times New Roman" w:hAnsi="Times New Roman" w:cs="Times New Roman"/>
          <w:kern w:val="0"/>
          <w:sz w:val="24"/>
          <w:szCs w:val="24"/>
          <w:lang w:eastAsia="fr-FR"/>
          <w14:ligatures w14:val="none"/>
        </w:rPr>
      </w:pPr>
      <w:del w:id="314" w:author="Mercedes Ines Fevre Obarrio" w:date="2024-09-03T13:17:00Z" w16du:dateUtc="2024-09-03T11:17:00Z">
        <w:r w:rsidDel="00442E78">
          <w:rPr>
            <w:noProof/>
          </w:rPr>
          <w:drawing>
            <wp:anchor distT="0" distB="0" distL="114300" distR="114300" simplePos="0" relativeHeight="251656192" behindDoc="0" locked="0" layoutInCell="1" allowOverlap="1" wp14:anchorId="0FE80218" wp14:editId="2E2C42A9">
              <wp:simplePos x="0" y="0"/>
              <wp:positionH relativeFrom="margin">
                <wp:align>right</wp:align>
              </wp:positionH>
              <wp:positionV relativeFrom="paragraph">
                <wp:posOffset>787400</wp:posOffset>
              </wp:positionV>
              <wp:extent cx="5400040" cy="2876550"/>
              <wp:effectExtent l="0" t="0" r="0" b="0"/>
              <wp:wrapTopAndBottom/>
              <wp:docPr id="196496563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65631" name="Image 1" descr="Une image contenant texte, capture d’écran, nombre, Polic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876550"/>
                      </a:xfrm>
                      <a:prstGeom prst="rect">
                        <a:avLst/>
                      </a:prstGeom>
                    </pic:spPr>
                  </pic:pic>
                </a:graphicData>
              </a:graphic>
            </wp:anchor>
          </w:drawing>
        </w:r>
      </w:del>
      <w:r w:rsidR="00392D7D" w:rsidRPr="00392D7D">
        <w:rPr>
          <w:rFonts w:ascii="Times New Roman" w:eastAsia="Times New Roman" w:hAnsi="Times New Roman" w:cs="Times New Roman"/>
          <w:kern w:val="0"/>
          <w:sz w:val="24"/>
          <w:szCs w:val="24"/>
          <w:lang w:eastAsia="fr-FR"/>
          <w14:ligatures w14:val="none"/>
        </w:rPr>
        <w:t xml:space="preserve">Después de la etapa de producción, </w:t>
      </w:r>
      <w:r w:rsidR="00680CDA">
        <w:rPr>
          <w:rFonts w:ascii="Times New Roman" w:eastAsia="Times New Roman" w:hAnsi="Times New Roman" w:cs="Times New Roman"/>
          <w:kern w:val="0"/>
          <w:sz w:val="24"/>
          <w:szCs w:val="24"/>
          <w:lang w:eastAsia="fr-FR"/>
          <w14:ligatures w14:val="none"/>
        </w:rPr>
        <w:t xml:space="preserve">la ronda del juego de Negociación-Producción habrá finalizado </w:t>
      </w:r>
      <w:r w:rsidR="00392D7D" w:rsidRPr="00392D7D">
        <w:rPr>
          <w:rFonts w:ascii="Times New Roman" w:eastAsia="Times New Roman" w:hAnsi="Times New Roman" w:cs="Times New Roman"/>
          <w:kern w:val="0"/>
          <w:sz w:val="24"/>
          <w:szCs w:val="24"/>
          <w:lang w:eastAsia="fr-FR"/>
          <w14:ligatures w14:val="none"/>
        </w:rPr>
        <w:t>y se calcularán</w:t>
      </w:r>
      <w:del w:id="315" w:author="Mercedes Ines Fevre Obarrio" w:date="2024-09-03T20:13:00Z" w16du:dateUtc="2024-09-03T18:13:00Z">
        <w:r w:rsidR="00392D7D" w:rsidRPr="00392D7D" w:rsidDel="00EF0FC9">
          <w:rPr>
            <w:rFonts w:ascii="Times New Roman" w:eastAsia="Times New Roman" w:hAnsi="Times New Roman" w:cs="Times New Roman"/>
            <w:kern w:val="0"/>
            <w:sz w:val="24"/>
            <w:szCs w:val="24"/>
            <w:lang w:eastAsia="fr-FR"/>
            <w14:ligatures w14:val="none"/>
          </w:rPr>
          <w:delText xml:space="preserve"> las ganancias</w:delText>
        </w:r>
      </w:del>
      <w:ins w:id="316" w:author="Mercedes Ines Fevre Obarrio" w:date="2024-09-03T20:13:00Z" w16du:dateUtc="2024-09-03T18:13:00Z">
        <w:r w:rsidR="00EF0FC9">
          <w:rPr>
            <w:rFonts w:ascii="Times New Roman" w:eastAsia="Times New Roman" w:hAnsi="Times New Roman" w:cs="Times New Roman"/>
            <w:kern w:val="0"/>
            <w:sz w:val="24"/>
            <w:szCs w:val="24"/>
            <w:lang w:eastAsia="fr-FR"/>
            <w14:ligatures w14:val="none"/>
          </w:rPr>
          <w:t xml:space="preserve"> </w:t>
        </w:r>
      </w:ins>
      <w:ins w:id="317" w:author="Mercedes Ines Fevre Obarrio" w:date="2024-09-03T20:14:00Z" w16du:dateUtc="2024-09-03T18:14:00Z">
        <w:r w:rsidR="00EF0FC9">
          <w:rPr>
            <w:rFonts w:ascii="Times New Roman" w:eastAsia="Times New Roman" w:hAnsi="Times New Roman" w:cs="Times New Roman"/>
            <w:kern w:val="0"/>
            <w:sz w:val="24"/>
            <w:szCs w:val="24"/>
            <w:lang w:eastAsia="fr-FR"/>
            <w14:ligatures w14:val="none"/>
          </w:rPr>
          <w:t>su</w:t>
        </w:r>
      </w:ins>
      <w:ins w:id="318" w:author="Mercedes Ines Fevre Obarrio" w:date="2024-09-03T20:13:00Z" w16du:dateUtc="2024-09-03T18:13:00Z">
        <w:r w:rsidR="00EF0FC9">
          <w:rPr>
            <w:rFonts w:ascii="Times New Roman" w:eastAsia="Times New Roman" w:hAnsi="Times New Roman" w:cs="Times New Roman"/>
            <w:kern w:val="0"/>
            <w:sz w:val="24"/>
            <w:szCs w:val="24"/>
            <w:lang w:eastAsia="fr-FR"/>
            <w14:ligatures w14:val="none"/>
          </w:rPr>
          <w:t>s pu</w:t>
        </w:r>
      </w:ins>
      <w:ins w:id="319" w:author="Mercedes Ines Fevre Obarrio" w:date="2024-09-03T20:14:00Z" w16du:dateUtc="2024-09-03T18:14:00Z">
        <w:r w:rsidR="00EF0FC9">
          <w:rPr>
            <w:rFonts w:ascii="Times New Roman" w:eastAsia="Times New Roman" w:hAnsi="Times New Roman" w:cs="Times New Roman"/>
            <w:kern w:val="0"/>
            <w:sz w:val="24"/>
            <w:szCs w:val="24"/>
            <w:lang w:eastAsia="fr-FR"/>
            <w14:ligatures w14:val="none"/>
          </w:rPr>
          <w:t>ntos finales</w:t>
        </w:r>
      </w:ins>
      <w:ins w:id="320" w:author="Mercedes Ines Fevre Obarrio" w:date="2024-09-03T13:15:00Z" w16du:dateUtc="2024-09-03T11:15:00Z">
        <w:r w:rsidR="00442E78">
          <w:rPr>
            <w:rFonts w:ascii="Times New Roman" w:eastAsia="Times New Roman" w:hAnsi="Times New Roman" w:cs="Times New Roman"/>
            <w:kern w:val="0"/>
            <w:sz w:val="24"/>
            <w:szCs w:val="24"/>
            <w:lang w:eastAsia="fr-FR"/>
            <w14:ligatures w14:val="none"/>
          </w:rPr>
          <w:t>.</w:t>
        </w:r>
      </w:ins>
      <w:del w:id="321" w:author="Mercedes Ines Fevre Obarrio" w:date="2024-09-03T13:15:00Z" w16du:dateUtc="2024-09-03T11:15:00Z">
        <w:r w:rsidR="004B2371" w:rsidDel="00442E78">
          <w:rPr>
            <w:rFonts w:ascii="Times New Roman" w:eastAsia="Times New Roman" w:hAnsi="Times New Roman" w:cs="Times New Roman"/>
            <w:kern w:val="0"/>
            <w:sz w:val="24"/>
            <w:szCs w:val="24"/>
            <w:lang w:eastAsia="fr-FR"/>
            <w14:ligatures w14:val="none"/>
          </w:rPr>
          <w:delText>,</w:delText>
        </w:r>
      </w:del>
      <w:r w:rsidR="004B2371">
        <w:rPr>
          <w:rFonts w:ascii="Times New Roman" w:eastAsia="Times New Roman" w:hAnsi="Times New Roman" w:cs="Times New Roman"/>
          <w:kern w:val="0"/>
          <w:sz w:val="24"/>
          <w:szCs w:val="24"/>
          <w:lang w:eastAsia="fr-FR"/>
          <w14:ligatures w14:val="none"/>
        </w:rPr>
        <w:t xml:space="preserve"> </w:t>
      </w:r>
      <w:commentRangeStart w:id="322"/>
      <w:commentRangeStart w:id="323"/>
      <w:commentRangeStart w:id="324"/>
      <w:commentRangeStart w:id="325"/>
      <w:commentRangeStart w:id="326"/>
      <w:del w:id="327" w:author="Mercedes Ines Fevre Obarrio" w:date="2024-08-23T10:14:00Z" w16du:dateUtc="2024-08-23T08:14:00Z">
        <w:r w:rsidR="004B2371" w:rsidDel="00901E06">
          <w:rPr>
            <w:rFonts w:ascii="Times New Roman" w:eastAsia="Times New Roman" w:hAnsi="Times New Roman" w:cs="Times New Roman"/>
            <w:kern w:val="0"/>
            <w:sz w:val="24"/>
            <w:szCs w:val="24"/>
            <w:lang w:eastAsia="fr-FR"/>
            <w14:ligatures w14:val="none"/>
          </w:rPr>
          <w:delText>pero no recibirán información sobre las ganancias obtenidas en esa ronda</w:delText>
        </w:r>
        <w:commentRangeEnd w:id="322"/>
        <w:commentRangeEnd w:id="323"/>
        <w:commentRangeEnd w:id="324"/>
        <w:commentRangeEnd w:id="325"/>
        <w:commentRangeEnd w:id="326"/>
        <w:r w:rsidR="00BD2F41" w:rsidDel="00901E06">
          <w:rPr>
            <w:rFonts w:ascii="Times New Roman" w:eastAsia="Times New Roman" w:hAnsi="Times New Roman" w:cs="Times New Roman"/>
            <w:kern w:val="0"/>
            <w:sz w:val="24"/>
            <w:szCs w:val="24"/>
            <w:lang w:eastAsia="fr-FR"/>
            <w14:ligatures w14:val="none"/>
          </w:rPr>
          <w:delText xml:space="preserve"> hasta el final del experimento</w:delText>
        </w:r>
        <w:r w:rsidR="004B2371" w:rsidDel="00901E06">
          <w:rPr>
            <w:rStyle w:val="CommentReference"/>
          </w:rPr>
          <w:commentReference w:id="322"/>
        </w:r>
        <w:r w:rsidR="00907A86" w:rsidDel="00901E06">
          <w:rPr>
            <w:rStyle w:val="CommentReference"/>
          </w:rPr>
          <w:commentReference w:id="323"/>
        </w:r>
        <w:r w:rsidR="00357617" w:rsidDel="00901E06">
          <w:rPr>
            <w:rStyle w:val="CommentReference"/>
          </w:rPr>
          <w:commentReference w:id="324"/>
        </w:r>
        <w:r w:rsidR="00215EB4" w:rsidDel="00901E06">
          <w:rPr>
            <w:rStyle w:val="CommentReference"/>
          </w:rPr>
          <w:commentReference w:id="325"/>
        </w:r>
      </w:del>
      <w:r w:rsidR="00901E06">
        <w:rPr>
          <w:rStyle w:val="CommentReference"/>
        </w:rPr>
        <w:commentReference w:id="326"/>
      </w:r>
      <w:del w:id="328" w:author="Mercedes Ines Fevre Obarrio" w:date="2024-08-23T10:14:00Z" w16du:dateUtc="2024-08-23T08:14:00Z">
        <w:r w:rsidR="00392D7D" w:rsidRPr="00392D7D" w:rsidDel="00901E06">
          <w:rPr>
            <w:rFonts w:ascii="Times New Roman" w:eastAsia="Times New Roman" w:hAnsi="Times New Roman" w:cs="Times New Roman"/>
            <w:kern w:val="0"/>
            <w:sz w:val="24"/>
            <w:szCs w:val="24"/>
            <w:lang w:eastAsia="fr-FR"/>
            <w14:ligatures w14:val="none"/>
          </w:rPr>
          <w:delText>.</w:delText>
        </w:r>
      </w:del>
    </w:p>
    <w:p w14:paraId="796DFD93" w14:textId="468AB2E0" w:rsidR="009D48D2" w:rsidRDefault="009D48D2" w:rsidP="002B66C0">
      <w:pPr>
        <w:spacing w:before="100" w:beforeAutospacing="1" w:after="100" w:afterAutospacing="1" w:line="240" w:lineRule="auto"/>
        <w:ind w:left="360"/>
        <w:jc w:val="both"/>
        <w:rPr>
          <w:ins w:id="329" w:author="Mercedes Ines Fevre Obarrio" w:date="2024-09-04T11:11:00Z" w16du:dateUtc="2024-09-04T09:11:00Z"/>
          <w:noProof/>
          <w:highlight w:val="yellow"/>
          <w:lang w:val="en-US"/>
        </w:rPr>
      </w:pPr>
      <w:ins w:id="330" w:author="Mercedes Ines Fevre Obarrio" w:date="2024-09-04T11:11:00Z" w16du:dateUtc="2024-09-04T09:11:00Z">
        <w:r>
          <w:rPr>
            <w:noProof/>
            <w:highlight w:val="yellow"/>
            <w:lang w:val="en-US"/>
          </w:rPr>
          <w:t xml:space="preserve">ATTENTION TEXT </w:t>
        </w:r>
      </w:ins>
      <w:ins w:id="331" w:author="Mercedes Ines Fevre Obarrio" w:date="2024-09-04T11:12:00Z" w16du:dateUtc="2024-09-04T09:12:00Z">
        <w:r>
          <w:rPr>
            <w:noProof/>
            <w:highlight w:val="yellow"/>
            <w:lang w:val="en-US"/>
          </w:rPr>
          <w:t>(SEE SCREEN 8b)</w:t>
        </w:r>
      </w:ins>
    </w:p>
    <w:p w14:paraId="5BBC7064" w14:textId="19DE1F93" w:rsidR="002B66C0" w:rsidRPr="002B66C0" w:rsidRDefault="002B66C0" w:rsidP="002B66C0">
      <w:pPr>
        <w:spacing w:before="100" w:beforeAutospacing="1" w:after="100" w:afterAutospacing="1" w:line="240" w:lineRule="auto"/>
        <w:ind w:left="360"/>
        <w:jc w:val="both"/>
        <w:rPr>
          <w:ins w:id="332" w:author="Mercedes Ines Fevre Obarrio" w:date="2024-09-03T19:36:00Z" w16du:dateUtc="2024-09-03T17:36:00Z"/>
          <w:rFonts w:ascii="Times New Roman" w:eastAsia="Times New Roman" w:hAnsi="Times New Roman" w:cs="Times New Roman"/>
          <w:kern w:val="0"/>
          <w:sz w:val="24"/>
          <w:szCs w:val="24"/>
          <w:lang w:val="en-US" w:eastAsia="fr-FR"/>
          <w14:ligatures w14:val="none"/>
        </w:rPr>
      </w:pPr>
      <w:ins w:id="333" w:author="Mercedes Ines Fevre Obarrio" w:date="2024-09-03T19:36:00Z" w16du:dateUtc="2024-09-03T17:36:00Z">
        <w:r w:rsidRPr="00D3268E">
          <w:rPr>
            <w:noProof/>
            <w:highlight w:val="yellow"/>
            <w:lang w:val="en-US"/>
          </w:rPr>
          <w:t>(IN SCREENSHOT WE DON’T SEE TO WHICH ROUND THE RESULTS CORRESPOND T</w:t>
        </w:r>
      </w:ins>
      <w:ins w:id="334" w:author="Mercedes Ines Fevre Obarrio" w:date="2024-09-03T19:37:00Z" w16du:dateUtc="2024-09-03T17:37:00Z">
        <w:r w:rsidRPr="00D3268E">
          <w:rPr>
            <w:noProof/>
            <w:highlight w:val="yellow"/>
            <w:lang w:val="en-US"/>
          </w:rPr>
          <w:t>O. IF WE SHOW IT IN EACH OF THE 3 ROUNDS, WE SHOULD ADD TEXT SPECIFYING TO WHICH ROUND.  FOR THE TOTAL OF THE 3 ROUNDS WE SHOULD MENTION THAT IT IS THE SUMMARY OF ALL 3 ROUNDS</w:t>
        </w:r>
      </w:ins>
      <w:ins w:id="335" w:author="Mercedes Ines Fevre Obarrio" w:date="2024-09-03T19:38:00Z" w16du:dateUtc="2024-09-03T17:38:00Z">
        <w:r w:rsidRPr="00D3268E">
          <w:rPr>
            <w:noProof/>
            <w:highlight w:val="yellow"/>
            <w:lang w:val="en-US"/>
          </w:rPr>
          <w:t xml:space="preserve"> (EXAMPLE: ADD: DE LAS TRES RONDAS</w:t>
        </w:r>
      </w:ins>
    </w:p>
    <w:p w14:paraId="2261D248" w14:textId="72092188" w:rsidR="00392D7D" w:rsidRPr="002B66C0" w:rsidRDefault="00392D7D" w:rsidP="00BD2F41">
      <w:pPr>
        <w:spacing w:before="100" w:beforeAutospacing="1" w:after="100" w:afterAutospacing="1" w:line="240" w:lineRule="auto"/>
        <w:jc w:val="both"/>
        <w:rPr>
          <w:rFonts w:ascii="Times New Roman" w:eastAsia="Times New Roman" w:hAnsi="Times New Roman" w:cs="Times New Roman"/>
          <w:kern w:val="0"/>
          <w:sz w:val="24"/>
          <w:szCs w:val="24"/>
          <w:lang w:val="en-US" w:eastAsia="fr-FR"/>
          <w14:ligatures w14:val="none"/>
        </w:rPr>
      </w:pPr>
    </w:p>
    <w:p w14:paraId="1DCCCFF4" w14:textId="1DDB3FD6" w:rsidR="00392D7D" w:rsidRDefault="00392D7D"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commentRangeStart w:id="336"/>
      <w:r w:rsidRPr="00392D7D">
        <w:rPr>
          <w:rFonts w:ascii="Times New Roman" w:eastAsia="Times New Roman" w:hAnsi="Times New Roman" w:cs="Times New Roman"/>
          <w:kern w:val="0"/>
          <w:sz w:val="24"/>
          <w:szCs w:val="24"/>
          <w:lang w:eastAsia="fr-FR"/>
          <w14:ligatures w14:val="none"/>
        </w:rPr>
        <w:t>Haga clic en "Siguiente" para continuar.</w:t>
      </w:r>
      <w:commentRangeEnd w:id="336"/>
      <w:r w:rsidR="003C4D26">
        <w:rPr>
          <w:rStyle w:val="CommentReference"/>
        </w:rPr>
        <w:commentReference w:id="336"/>
      </w:r>
    </w:p>
    <w:p w14:paraId="2E7F4FA1" w14:textId="78A64348" w:rsidR="00457715" w:rsidRPr="008B7EC0" w:rsidRDefault="00457715" w:rsidP="00BD2F41">
      <w:pPr>
        <w:jc w:val="both"/>
        <w:rPr>
          <w:b/>
          <w:bCs/>
        </w:rPr>
      </w:pPr>
      <w:bookmarkStart w:id="337" w:name="_Hlk170473922"/>
      <w:proofErr w:type="gramStart"/>
      <w:r w:rsidRPr="008B7EC0">
        <w:rPr>
          <w:b/>
          <w:bCs/>
        </w:rPr>
        <w:t>{</w:t>
      </w:r>
      <w:r w:rsidRPr="00392D7D">
        <w:rPr>
          <w:b/>
          <w:bCs/>
        </w:rPr>
        <w:t xml:space="preserve"> </w:t>
      </w:r>
      <w:r>
        <w:rPr>
          <w:b/>
          <w:bCs/>
        </w:rPr>
        <w:t>Siguiente</w:t>
      </w:r>
      <w:proofErr w:type="gramEnd"/>
      <w:r w:rsidRPr="008B7EC0">
        <w:rPr>
          <w:b/>
          <w:bCs/>
        </w:rPr>
        <w:t>}</w:t>
      </w:r>
    </w:p>
    <w:bookmarkEnd w:id="337"/>
    <w:p w14:paraId="30133ADE" w14:textId="20FD9B40" w:rsidR="00457715" w:rsidRPr="00392D7D" w:rsidRDefault="00457715"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p>
    <w:p w14:paraId="5552752B" w14:textId="5A0BE243" w:rsidR="00392D7D" w:rsidRPr="00392D7D" w:rsidRDefault="00392D7D" w:rsidP="00BD2F41">
      <w:pPr>
        <w:jc w:val="both"/>
        <w:rPr>
          <w:rFonts w:ascii="Arial" w:eastAsia="Times New Roman" w:hAnsi="Arial" w:cs="Arial"/>
          <w:b/>
          <w:bCs/>
          <w:kern w:val="0"/>
          <w:sz w:val="16"/>
          <w:szCs w:val="16"/>
          <w:lang w:eastAsia="fr-FR"/>
          <w14:ligatures w14:val="none"/>
        </w:rPr>
      </w:pPr>
      <w:r w:rsidRPr="00392D7D">
        <w:rPr>
          <w:rFonts w:ascii="Arial" w:eastAsia="Times New Roman" w:hAnsi="Arial" w:cs="Arial"/>
          <w:b/>
          <w:bCs/>
          <w:kern w:val="0"/>
          <w:sz w:val="16"/>
          <w:szCs w:val="16"/>
          <w:lang w:eastAsia="fr-FR"/>
          <w14:ligatures w14:val="none"/>
        </w:rPr>
        <w:br w:type="page"/>
      </w:r>
    </w:p>
    <w:p w14:paraId="5765CEEF" w14:textId="77777777" w:rsidR="00392D7D" w:rsidRPr="00392D7D" w:rsidRDefault="00392D7D" w:rsidP="00BD2F41">
      <w:pPr>
        <w:pBdr>
          <w:top w:val="single" w:sz="6" w:space="1" w:color="auto"/>
        </w:pBdr>
        <w:spacing w:after="0" w:line="240" w:lineRule="auto"/>
        <w:jc w:val="center"/>
        <w:rPr>
          <w:rFonts w:ascii="Arial" w:eastAsia="Times New Roman" w:hAnsi="Arial" w:cs="Arial"/>
          <w:b/>
          <w:bCs/>
          <w:vanish/>
          <w:kern w:val="0"/>
          <w:sz w:val="16"/>
          <w:szCs w:val="16"/>
          <w:lang w:eastAsia="fr-FR"/>
          <w14:ligatures w14:val="none"/>
        </w:rPr>
      </w:pPr>
      <w:r w:rsidRPr="00392D7D">
        <w:rPr>
          <w:rFonts w:ascii="Arial" w:eastAsia="Times New Roman" w:hAnsi="Arial" w:cs="Arial"/>
          <w:b/>
          <w:bCs/>
          <w:kern w:val="0"/>
          <w:sz w:val="16"/>
          <w:szCs w:val="16"/>
          <w:lang w:eastAsia="fr-FR"/>
          <w14:ligatures w14:val="none"/>
        </w:rPr>
        <w:lastRenderedPageBreak/>
        <w:t>Pantalla 10</w:t>
      </w:r>
    </w:p>
    <w:p w14:paraId="77C07845" w14:textId="77777777" w:rsidR="00392D7D" w:rsidRPr="00392D7D" w:rsidRDefault="00392D7D" w:rsidP="00BD2F41">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fr-FR"/>
          <w14:ligatures w14:val="none"/>
        </w:rPr>
      </w:pPr>
      <w:r w:rsidRPr="00392D7D">
        <w:rPr>
          <w:rFonts w:ascii="Times New Roman" w:eastAsia="Times New Roman" w:hAnsi="Times New Roman" w:cs="Times New Roman"/>
          <w:b/>
          <w:bCs/>
          <w:kern w:val="36"/>
          <w:sz w:val="48"/>
          <w:szCs w:val="48"/>
          <w:lang w:eastAsia="fr-FR"/>
          <w14:ligatures w14:val="none"/>
        </w:rPr>
        <w:t>Descripción de la etapa de negociación</w:t>
      </w:r>
    </w:p>
    <w:p w14:paraId="2DD2D9EA" w14:textId="6BB5C8F9" w:rsidR="00392D7D" w:rsidRPr="00392D7D" w:rsidRDefault="00392D7D"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 xml:space="preserve">La etapa de Negociación </w:t>
      </w:r>
      <w:r w:rsidR="00680CDA">
        <w:rPr>
          <w:rFonts w:ascii="Times New Roman" w:eastAsia="Times New Roman" w:hAnsi="Times New Roman" w:cs="Times New Roman"/>
          <w:kern w:val="0"/>
          <w:sz w:val="24"/>
          <w:szCs w:val="24"/>
          <w:lang w:eastAsia="fr-FR"/>
          <w14:ligatures w14:val="none"/>
        </w:rPr>
        <w:t xml:space="preserve">tiene lugar </w:t>
      </w:r>
      <w:r w:rsidRPr="00392D7D">
        <w:rPr>
          <w:rFonts w:ascii="Times New Roman" w:eastAsia="Times New Roman" w:hAnsi="Times New Roman" w:cs="Times New Roman"/>
          <w:kern w:val="0"/>
          <w:sz w:val="24"/>
          <w:szCs w:val="24"/>
          <w:lang w:eastAsia="fr-FR"/>
          <w14:ligatures w14:val="none"/>
        </w:rPr>
        <w:t>antes de la etapa de Producción</w:t>
      </w:r>
      <w:r w:rsidR="006C63EE">
        <w:rPr>
          <w:rFonts w:ascii="Times New Roman" w:eastAsia="Times New Roman" w:hAnsi="Times New Roman" w:cs="Times New Roman"/>
          <w:kern w:val="0"/>
          <w:sz w:val="24"/>
          <w:szCs w:val="24"/>
          <w:lang w:eastAsia="fr-FR"/>
          <w14:ligatures w14:val="none"/>
        </w:rPr>
        <w:t>. E</w:t>
      </w:r>
      <w:r w:rsidRPr="00392D7D">
        <w:rPr>
          <w:rFonts w:ascii="Times New Roman" w:eastAsia="Times New Roman" w:hAnsi="Times New Roman" w:cs="Times New Roman"/>
          <w:kern w:val="0"/>
          <w:sz w:val="24"/>
          <w:szCs w:val="24"/>
          <w:lang w:eastAsia="fr-FR"/>
          <w14:ligatures w14:val="none"/>
        </w:rPr>
        <w:t>n esta etapa</w:t>
      </w:r>
      <w:r w:rsidR="006C63EE">
        <w:rPr>
          <w:rFonts w:ascii="Times New Roman" w:eastAsia="Times New Roman" w:hAnsi="Times New Roman" w:cs="Times New Roman"/>
          <w:kern w:val="0"/>
          <w:sz w:val="24"/>
          <w:szCs w:val="24"/>
          <w:lang w:eastAsia="fr-FR"/>
          <w14:ligatures w14:val="none"/>
        </w:rPr>
        <w:t>, usted y el otro trabajador</w:t>
      </w:r>
      <w:r w:rsidRPr="00392D7D">
        <w:rPr>
          <w:rFonts w:ascii="Times New Roman" w:eastAsia="Times New Roman" w:hAnsi="Times New Roman" w:cs="Times New Roman"/>
          <w:kern w:val="0"/>
          <w:sz w:val="24"/>
          <w:szCs w:val="24"/>
          <w:lang w:eastAsia="fr-FR"/>
          <w14:ligatures w14:val="none"/>
        </w:rPr>
        <w:t xml:space="preserve"> </w:t>
      </w:r>
      <w:r w:rsidR="006C63EE">
        <w:rPr>
          <w:rFonts w:ascii="Times New Roman" w:eastAsia="Times New Roman" w:hAnsi="Times New Roman" w:cs="Times New Roman"/>
          <w:kern w:val="0"/>
          <w:sz w:val="24"/>
          <w:szCs w:val="24"/>
          <w:lang w:eastAsia="fr-FR"/>
          <w14:ligatures w14:val="none"/>
        </w:rPr>
        <w:t xml:space="preserve">tendrán </w:t>
      </w:r>
      <w:r w:rsidR="001B3D7A">
        <w:rPr>
          <w:rFonts w:ascii="Times New Roman" w:eastAsia="Times New Roman" w:hAnsi="Times New Roman" w:cs="Times New Roman"/>
          <w:kern w:val="0"/>
          <w:sz w:val="24"/>
          <w:szCs w:val="24"/>
          <w:lang w:eastAsia="fr-FR"/>
          <w14:ligatures w14:val="none"/>
        </w:rPr>
        <w:t>exactamente 2</w:t>
      </w:r>
      <w:r w:rsidR="006C63EE">
        <w:rPr>
          <w:rFonts w:ascii="Times New Roman" w:eastAsia="Times New Roman" w:hAnsi="Times New Roman" w:cs="Times New Roman"/>
          <w:kern w:val="0"/>
          <w:sz w:val="24"/>
          <w:szCs w:val="24"/>
          <w:lang w:eastAsia="fr-FR"/>
          <w14:ligatures w14:val="none"/>
        </w:rPr>
        <w:t xml:space="preserve"> minutos para </w:t>
      </w:r>
      <w:r w:rsidRPr="00392D7D">
        <w:rPr>
          <w:rFonts w:ascii="Times New Roman" w:eastAsia="Times New Roman" w:hAnsi="Times New Roman" w:cs="Times New Roman"/>
          <w:kern w:val="0"/>
          <w:sz w:val="24"/>
          <w:szCs w:val="24"/>
          <w:lang w:eastAsia="fr-FR"/>
          <w14:ligatures w14:val="none"/>
        </w:rPr>
        <w:t>negociar los porcentajes</w:t>
      </w:r>
      <w:r w:rsidR="006C63EE">
        <w:rPr>
          <w:rFonts w:ascii="Times New Roman" w:eastAsia="Times New Roman" w:hAnsi="Times New Roman" w:cs="Times New Roman"/>
          <w:kern w:val="0"/>
          <w:sz w:val="24"/>
          <w:szCs w:val="24"/>
          <w:lang w:eastAsia="fr-FR"/>
          <w14:ligatures w14:val="none"/>
        </w:rPr>
        <w:t xml:space="preserve"> </w:t>
      </w:r>
      <w:r w:rsidR="001B3D7A">
        <w:rPr>
          <w:rFonts w:ascii="Times New Roman" w:eastAsia="Times New Roman" w:hAnsi="Times New Roman" w:cs="Times New Roman"/>
          <w:kern w:val="0"/>
          <w:sz w:val="24"/>
          <w:szCs w:val="24"/>
          <w:lang w:eastAsia="fr-FR"/>
          <w14:ligatures w14:val="none"/>
        </w:rPr>
        <w:t xml:space="preserve">que ustedes recibirán </w:t>
      </w:r>
      <w:r w:rsidR="006C63EE">
        <w:rPr>
          <w:rFonts w:ascii="Times New Roman" w:eastAsia="Times New Roman" w:hAnsi="Times New Roman" w:cs="Times New Roman"/>
          <w:kern w:val="0"/>
          <w:sz w:val="24"/>
          <w:szCs w:val="24"/>
          <w:lang w:eastAsia="fr-FR"/>
          <w14:ligatures w14:val="none"/>
        </w:rPr>
        <w:t xml:space="preserve">de las ganancias de la cuenta grupal </w:t>
      </w:r>
      <w:r w:rsidR="001B3D7A">
        <w:rPr>
          <w:rFonts w:ascii="Times New Roman" w:eastAsia="Times New Roman" w:hAnsi="Times New Roman" w:cs="Times New Roman"/>
          <w:kern w:val="0"/>
          <w:sz w:val="24"/>
          <w:szCs w:val="24"/>
          <w:lang w:eastAsia="fr-FR"/>
          <w14:ligatures w14:val="none"/>
        </w:rPr>
        <w:t>de</w:t>
      </w:r>
      <w:r w:rsidR="006C63EE">
        <w:rPr>
          <w:rFonts w:ascii="Times New Roman" w:eastAsia="Times New Roman" w:hAnsi="Times New Roman" w:cs="Times New Roman"/>
          <w:kern w:val="0"/>
          <w:sz w:val="24"/>
          <w:szCs w:val="24"/>
          <w:lang w:eastAsia="fr-FR"/>
          <w14:ligatures w14:val="none"/>
        </w:rPr>
        <w:t xml:space="preserve"> cada una de las tareas de producción</w:t>
      </w:r>
      <w:r w:rsidRPr="00392D7D">
        <w:rPr>
          <w:rFonts w:ascii="Times New Roman" w:eastAsia="Times New Roman" w:hAnsi="Times New Roman" w:cs="Times New Roman"/>
          <w:kern w:val="0"/>
          <w:sz w:val="24"/>
          <w:szCs w:val="24"/>
          <w:lang w:eastAsia="fr-FR"/>
          <w14:ligatures w14:val="none"/>
        </w:rPr>
        <w:t>.</w:t>
      </w:r>
    </w:p>
    <w:p w14:paraId="0CFEC0C0" w14:textId="5D754DF5" w:rsidR="00392D7D" w:rsidRPr="00392D7D" w:rsidRDefault="00DF169A"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Usted</w:t>
      </w:r>
      <w:r w:rsidR="00392D7D" w:rsidRPr="00392D7D">
        <w:rPr>
          <w:rFonts w:ascii="Times New Roman" w:eastAsia="Times New Roman" w:hAnsi="Times New Roman" w:cs="Times New Roman"/>
          <w:kern w:val="0"/>
          <w:sz w:val="24"/>
          <w:szCs w:val="24"/>
          <w:lang w:eastAsia="fr-FR"/>
          <w14:ligatures w14:val="none"/>
        </w:rPr>
        <w:t xml:space="preserve"> y el otro </w:t>
      </w:r>
      <w:r w:rsidR="006C63EE">
        <w:rPr>
          <w:rFonts w:ascii="Times New Roman" w:eastAsia="Times New Roman" w:hAnsi="Times New Roman" w:cs="Times New Roman"/>
          <w:kern w:val="0"/>
          <w:sz w:val="24"/>
          <w:szCs w:val="24"/>
          <w:lang w:eastAsia="fr-FR"/>
          <w14:ligatures w14:val="none"/>
        </w:rPr>
        <w:t>trabajador</w:t>
      </w:r>
      <w:r w:rsidR="00392D7D" w:rsidRPr="00392D7D">
        <w:rPr>
          <w:rFonts w:ascii="Times New Roman" w:eastAsia="Times New Roman" w:hAnsi="Times New Roman" w:cs="Times New Roman"/>
          <w:kern w:val="0"/>
          <w:sz w:val="24"/>
          <w:szCs w:val="24"/>
          <w:lang w:eastAsia="fr-FR"/>
          <w14:ligatures w14:val="none"/>
        </w:rPr>
        <w:t xml:space="preserve"> </w:t>
      </w:r>
      <w:r>
        <w:rPr>
          <w:rFonts w:ascii="Times New Roman" w:eastAsia="Times New Roman" w:hAnsi="Times New Roman" w:cs="Times New Roman"/>
          <w:kern w:val="0"/>
          <w:sz w:val="24"/>
          <w:szCs w:val="24"/>
          <w:lang w:eastAsia="fr-FR"/>
          <w14:ligatures w14:val="none"/>
        </w:rPr>
        <w:t>pueden</w:t>
      </w:r>
      <w:r w:rsidR="00392D7D" w:rsidRPr="00392D7D">
        <w:rPr>
          <w:rFonts w:ascii="Times New Roman" w:eastAsia="Times New Roman" w:hAnsi="Times New Roman" w:cs="Times New Roman"/>
          <w:kern w:val="0"/>
          <w:sz w:val="24"/>
          <w:szCs w:val="24"/>
          <w:lang w:eastAsia="fr-FR"/>
          <w14:ligatures w14:val="none"/>
        </w:rPr>
        <w:t xml:space="preserve"> elegir entre </w:t>
      </w:r>
      <w:r w:rsidR="006C63EE" w:rsidRPr="00392D7D">
        <w:rPr>
          <w:rFonts w:ascii="Times New Roman" w:eastAsia="Times New Roman" w:hAnsi="Times New Roman" w:cs="Times New Roman"/>
          <w:kern w:val="0"/>
          <w:sz w:val="24"/>
          <w:szCs w:val="24"/>
          <w:lang w:eastAsia="fr-FR"/>
          <w14:ligatures w14:val="none"/>
        </w:rPr>
        <w:t>vari</w:t>
      </w:r>
      <w:r w:rsidR="006C63EE">
        <w:rPr>
          <w:rFonts w:ascii="Times New Roman" w:eastAsia="Times New Roman" w:hAnsi="Times New Roman" w:cs="Times New Roman"/>
          <w:kern w:val="0"/>
          <w:sz w:val="24"/>
          <w:szCs w:val="24"/>
          <w:lang w:eastAsia="fr-FR"/>
          <w14:ligatures w14:val="none"/>
        </w:rPr>
        <w:t>a</w:t>
      </w:r>
      <w:r w:rsidR="006C63EE" w:rsidRPr="00392D7D">
        <w:rPr>
          <w:rFonts w:ascii="Times New Roman" w:eastAsia="Times New Roman" w:hAnsi="Times New Roman" w:cs="Times New Roman"/>
          <w:kern w:val="0"/>
          <w:sz w:val="24"/>
          <w:szCs w:val="24"/>
          <w:lang w:eastAsia="fr-FR"/>
          <w14:ligatures w14:val="none"/>
        </w:rPr>
        <w:t xml:space="preserve">s </w:t>
      </w:r>
      <w:r w:rsidR="006C63EE">
        <w:rPr>
          <w:rFonts w:ascii="Times New Roman" w:eastAsia="Times New Roman" w:hAnsi="Times New Roman" w:cs="Times New Roman"/>
          <w:kern w:val="0"/>
          <w:sz w:val="24"/>
          <w:szCs w:val="24"/>
          <w:lang w:eastAsia="fr-FR"/>
          <w14:ligatures w14:val="none"/>
        </w:rPr>
        <w:t>opciones</w:t>
      </w:r>
      <w:r w:rsidR="006C63EE" w:rsidRPr="00392D7D">
        <w:rPr>
          <w:rFonts w:ascii="Times New Roman" w:eastAsia="Times New Roman" w:hAnsi="Times New Roman" w:cs="Times New Roman"/>
          <w:kern w:val="0"/>
          <w:sz w:val="24"/>
          <w:szCs w:val="24"/>
          <w:lang w:eastAsia="fr-FR"/>
          <w14:ligatures w14:val="none"/>
        </w:rPr>
        <w:t xml:space="preserve"> </w:t>
      </w:r>
      <w:r w:rsidR="00392D7D" w:rsidRPr="00392D7D">
        <w:rPr>
          <w:rFonts w:ascii="Times New Roman" w:eastAsia="Times New Roman" w:hAnsi="Times New Roman" w:cs="Times New Roman"/>
          <w:kern w:val="0"/>
          <w:sz w:val="24"/>
          <w:szCs w:val="24"/>
          <w:lang w:eastAsia="fr-FR"/>
          <w14:ligatures w14:val="none"/>
        </w:rPr>
        <w:t>posibles</w:t>
      </w:r>
      <w:r w:rsidR="006C63EE">
        <w:rPr>
          <w:rFonts w:ascii="Times New Roman" w:eastAsia="Times New Roman" w:hAnsi="Times New Roman" w:cs="Times New Roman"/>
          <w:kern w:val="0"/>
          <w:sz w:val="24"/>
          <w:szCs w:val="24"/>
          <w:lang w:eastAsia="fr-FR"/>
          <w14:ligatures w14:val="none"/>
        </w:rPr>
        <w:t xml:space="preserve">. En cada una de estas opciones, usted podrá ver el porcentaje que usted recibirá, </w:t>
      </w:r>
      <w:commentRangeStart w:id="338"/>
      <w:commentRangeStart w:id="339"/>
      <w:r w:rsidR="006C63EE">
        <w:rPr>
          <w:rFonts w:ascii="Times New Roman" w:eastAsia="Times New Roman" w:hAnsi="Times New Roman" w:cs="Times New Roman"/>
          <w:kern w:val="0"/>
          <w:sz w:val="24"/>
          <w:szCs w:val="24"/>
          <w:lang w:eastAsia="fr-FR"/>
          <w14:ligatures w14:val="none"/>
        </w:rPr>
        <w:t>pero no cu</w:t>
      </w:r>
      <w:r w:rsidR="00457715">
        <w:rPr>
          <w:rFonts w:ascii="Times New Roman" w:eastAsia="Times New Roman" w:hAnsi="Times New Roman" w:cs="Times New Roman"/>
          <w:kern w:val="0"/>
          <w:sz w:val="24"/>
          <w:szCs w:val="24"/>
          <w:lang w:eastAsia="fr-FR"/>
          <w14:ligatures w14:val="none"/>
        </w:rPr>
        <w:t>á</w:t>
      </w:r>
      <w:r w:rsidR="006C63EE">
        <w:rPr>
          <w:rFonts w:ascii="Times New Roman" w:eastAsia="Times New Roman" w:hAnsi="Times New Roman" w:cs="Times New Roman"/>
          <w:kern w:val="0"/>
          <w:sz w:val="24"/>
          <w:szCs w:val="24"/>
          <w:lang w:eastAsia="fr-FR"/>
          <w14:ligatures w14:val="none"/>
        </w:rPr>
        <w:t>l es el porcentaje para el otro trabajador</w:t>
      </w:r>
      <w:ins w:id="340" w:author="Mercedes Ines Fevre Obarrio" w:date="2024-09-03T19:40:00Z" w16du:dateUtc="2024-09-03T17:40:00Z">
        <w:r w:rsidR="002B66C0">
          <w:rPr>
            <w:rFonts w:ascii="Times New Roman" w:eastAsia="Times New Roman" w:hAnsi="Times New Roman" w:cs="Times New Roman"/>
            <w:kern w:val="0"/>
            <w:sz w:val="24"/>
            <w:szCs w:val="24"/>
            <w:lang w:eastAsia="fr-FR"/>
            <w14:ligatures w14:val="none"/>
          </w:rPr>
          <w:t xml:space="preserve"> </w:t>
        </w:r>
        <w:r w:rsidR="002B66C0" w:rsidRPr="002B66C0">
          <w:rPr>
            <w:rFonts w:ascii="Times New Roman" w:eastAsia="Times New Roman" w:hAnsi="Times New Roman" w:cs="Times New Roman"/>
            <w:kern w:val="0"/>
            <w:sz w:val="24"/>
            <w:szCs w:val="24"/>
            <w:highlight w:val="yellow"/>
            <w:lang w:eastAsia="fr-FR"/>
            <w14:ligatures w14:val="none"/>
          </w:rPr>
          <w:t xml:space="preserve">ni </w:t>
        </w:r>
        <w:r w:rsidR="002B66C0">
          <w:rPr>
            <w:rFonts w:ascii="Times New Roman" w:eastAsia="Times New Roman" w:hAnsi="Times New Roman" w:cs="Times New Roman"/>
            <w:kern w:val="0"/>
            <w:sz w:val="24"/>
            <w:szCs w:val="24"/>
            <w:highlight w:val="yellow"/>
            <w:lang w:eastAsia="fr-FR"/>
            <w14:ligatures w14:val="none"/>
          </w:rPr>
          <w:t xml:space="preserve">para </w:t>
        </w:r>
        <w:r w:rsidR="002B66C0" w:rsidRPr="002B66C0">
          <w:rPr>
            <w:rFonts w:ascii="Times New Roman" w:eastAsia="Times New Roman" w:hAnsi="Times New Roman" w:cs="Times New Roman"/>
            <w:kern w:val="0"/>
            <w:sz w:val="24"/>
            <w:szCs w:val="24"/>
            <w:highlight w:val="yellow"/>
            <w:lang w:eastAsia="fr-FR"/>
            <w14:ligatures w14:val="none"/>
          </w:rPr>
          <w:t>el gerent</w:t>
        </w:r>
        <w:r w:rsidR="002B66C0">
          <w:rPr>
            <w:rFonts w:ascii="Times New Roman" w:eastAsia="Times New Roman" w:hAnsi="Times New Roman" w:cs="Times New Roman"/>
            <w:kern w:val="0"/>
            <w:sz w:val="24"/>
            <w:szCs w:val="24"/>
            <w:highlight w:val="yellow"/>
            <w:lang w:eastAsia="fr-FR"/>
            <w14:ligatures w14:val="none"/>
          </w:rPr>
          <w:t>e</w:t>
        </w:r>
      </w:ins>
      <w:r w:rsidR="006C63EE" w:rsidRPr="002B66C0">
        <w:rPr>
          <w:rFonts w:ascii="Times New Roman" w:eastAsia="Times New Roman" w:hAnsi="Times New Roman" w:cs="Times New Roman"/>
          <w:kern w:val="0"/>
          <w:sz w:val="24"/>
          <w:szCs w:val="24"/>
          <w:highlight w:val="yellow"/>
          <w:lang w:eastAsia="fr-FR"/>
          <w14:ligatures w14:val="none"/>
        </w:rPr>
        <w:t>,</w:t>
      </w:r>
      <w:r w:rsidR="006C63EE">
        <w:rPr>
          <w:rFonts w:ascii="Times New Roman" w:eastAsia="Times New Roman" w:hAnsi="Times New Roman" w:cs="Times New Roman"/>
          <w:kern w:val="0"/>
          <w:sz w:val="24"/>
          <w:szCs w:val="24"/>
          <w:lang w:eastAsia="fr-FR"/>
          <w14:ligatures w14:val="none"/>
        </w:rPr>
        <w:t xml:space="preserve"> y viceversa</w:t>
      </w:r>
      <w:r w:rsidR="00392D7D" w:rsidRPr="00392D7D">
        <w:rPr>
          <w:rFonts w:ascii="Times New Roman" w:eastAsia="Times New Roman" w:hAnsi="Times New Roman" w:cs="Times New Roman"/>
          <w:kern w:val="0"/>
          <w:sz w:val="24"/>
          <w:szCs w:val="24"/>
          <w:lang w:eastAsia="fr-FR"/>
          <w14:ligatures w14:val="none"/>
        </w:rPr>
        <w:t>.</w:t>
      </w:r>
      <w:commentRangeEnd w:id="338"/>
      <w:r w:rsidR="000E57C8">
        <w:rPr>
          <w:rStyle w:val="CommentReference"/>
        </w:rPr>
        <w:commentReference w:id="338"/>
      </w:r>
      <w:commentRangeEnd w:id="339"/>
      <w:r w:rsidR="00E504DC">
        <w:rPr>
          <w:rStyle w:val="CommentReference"/>
        </w:rPr>
        <w:commentReference w:id="339"/>
      </w:r>
    </w:p>
    <w:p w14:paraId="243537F4" w14:textId="5837FED4" w:rsidR="00392D7D" w:rsidRPr="00392D7D" w:rsidRDefault="00392D7D"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b/>
          <w:bCs/>
          <w:kern w:val="0"/>
          <w:sz w:val="24"/>
          <w:szCs w:val="24"/>
          <w:lang w:eastAsia="fr-FR"/>
          <w14:ligatures w14:val="none"/>
        </w:rPr>
        <w:t>Acuerdo y resolución:</w:t>
      </w:r>
      <w:r w:rsidR="00DF169A">
        <w:rPr>
          <w:rFonts w:ascii="Times New Roman" w:eastAsia="Times New Roman" w:hAnsi="Times New Roman" w:cs="Times New Roman"/>
          <w:b/>
          <w:bCs/>
          <w:kern w:val="0"/>
          <w:sz w:val="24"/>
          <w:szCs w:val="24"/>
          <w:lang w:eastAsia="fr-FR"/>
          <w14:ligatures w14:val="none"/>
        </w:rPr>
        <w:t xml:space="preserve"> </w:t>
      </w:r>
      <w:r w:rsidRPr="00392D7D">
        <w:rPr>
          <w:rFonts w:ascii="Times New Roman" w:eastAsia="Times New Roman" w:hAnsi="Times New Roman" w:cs="Times New Roman"/>
          <w:kern w:val="0"/>
          <w:sz w:val="24"/>
          <w:szCs w:val="24"/>
          <w:lang w:eastAsia="fr-FR"/>
          <w14:ligatures w14:val="none"/>
        </w:rPr>
        <w:t xml:space="preserve">Si llega a un acuerdo </w:t>
      </w:r>
      <w:r w:rsidR="00DF169A">
        <w:rPr>
          <w:rFonts w:ascii="Times New Roman" w:eastAsia="Times New Roman" w:hAnsi="Times New Roman" w:cs="Times New Roman"/>
          <w:kern w:val="0"/>
          <w:sz w:val="24"/>
          <w:szCs w:val="24"/>
          <w:lang w:eastAsia="fr-FR"/>
          <w14:ligatures w14:val="none"/>
        </w:rPr>
        <w:t xml:space="preserve">con </w:t>
      </w:r>
      <w:r w:rsidR="00DF169A" w:rsidRPr="00392D7D">
        <w:rPr>
          <w:rFonts w:ascii="Times New Roman" w:eastAsia="Times New Roman" w:hAnsi="Times New Roman" w:cs="Times New Roman"/>
          <w:kern w:val="0"/>
          <w:sz w:val="24"/>
          <w:szCs w:val="24"/>
          <w:lang w:eastAsia="fr-FR"/>
          <w14:ligatures w14:val="none"/>
        </w:rPr>
        <w:t xml:space="preserve">el </w:t>
      </w:r>
      <w:r w:rsidR="00900B19">
        <w:rPr>
          <w:rFonts w:ascii="Times New Roman" w:eastAsia="Times New Roman" w:hAnsi="Times New Roman" w:cs="Times New Roman"/>
          <w:kern w:val="0"/>
          <w:sz w:val="24"/>
          <w:szCs w:val="24"/>
          <w:lang w:eastAsia="fr-FR"/>
          <w14:ligatures w14:val="none"/>
        </w:rPr>
        <w:t xml:space="preserve">otro </w:t>
      </w:r>
      <w:r w:rsidR="006C63EE">
        <w:rPr>
          <w:rFonts w:ascii="Times New Roman" w:eastAsia="Times New Roman" w:hAnsi="Times New Roman" w:cs="Times New Roman"/>
          <w:kern w:val="0"/>
          <w:sz w:val="24"/>
          <w:szCs w:val="24"/>
          <w:lang w:eastAsia="fr-FR"/>
          <w14:ligatures w14:val="none"/>
        </w:rPr>
        <w:t>trabajador</w:t>
      </w:r>
      <w:r w:rsidR="00DF169A" w:rsidRPr="00392D7D">
        <w:rPr>
          <w:rFonts w:ascii="Times New Roman" w:eastAsia="Times New Roman" w:hAnsi="Times New Roman" w:cs="Times New Roman"/>
          <w:kern w:val="0"/>
          <w:sz w:val="24"/>
          <w:szCs w:val="24"/>
          <w:lang w:eastAsia="fr-FR"/>
          <w14:ligatures w14:val="none"/>
        </w:rPr>
        <w:t xml:space="preserve"> </w:t>
      </w:r>
      <w:r w:rsidR="006C63EE">
        <w:rPr>
          <w:rFonts w:ascii="Times New Roman" w:eastAsia="Times New Roman" w:hAnsi="Times New Roman" w:cs="Times New Roman"/>
          <w:kern w:val="0"/>
          <w:sz w:val="24"/>
          <w:szCs w:val="24"/>
          <w:lang w:eastAsia="fr-FR"/>
          <w14:ligatures w14:val="none"/>
        </w:rPr>
        <w:t xml:space="preserve">para cada una de las dos tareas </w:t>
      </w:r>
      <w:r w:rsidRPr="00392D7D">
        <w:rPr>
          <w:rFonts w:ascii="Times New Roman" w:eastAsia="Times New Roman" w:hAnsi="Times New Roman" w:cs="Times New Roman"/>
          <w:kern w:val="0"/>
          <w:sz w:val="24"/>
          <w:szCs w:val="24"/>
          <w:lang w:eastAsia="fr-FR"/>
          <w14:ligatures w14:val="none"/>
        </w:rPr>
        <w:t>dentro del tiempo indicado, su acuerdo se implementará. Es decir, los porcentajes que usted</w:t>
      </w:r>
      <w:r w:rsidR="006C63EE">
        <w:rPr>
          <w:rFonts w:ascii="Times New Roman" w:eastAsia="Times New Roman" w:hAnsi="Times New Roman" w:cs="Times New Roman"/>
          <w:kern w:val="0"/>
          <w:sz w:val="24"/>
          <w:szCs w:val="24"/>
          <w:lang w:eastAsia="fr-FR"/>
          <w14:ligatures w14:val="none"/>
        </w:rPr>
        <w:t>es</w:t>
      </w:r>
      <w:r w:rsidRPr="00392D7D">
        <w:rPr>
          <w:rFonts w:ascii="Times New Roman" w:eastAsia="Times New Roman" w:hAnsi="Times New Roman" w:cs="Times New Roman"/>
          <w:kern w:val="0"/>
          <w:sz w:val="24"/>
          <w:szCs w:val="24"/>
          <w:lang w:eastAsia="fr-FR"/>
          <w14:ligatures w14:val="none"/>
        </w:rPr>
        <w:t xml:space="preserve"> acord</w:t>
      </w:r>
      <w:r w:rsidR="006C63EE">
        <w:rPr>
          <w:rFonts w:ascii="Times New Roman" w:eastAsia="Times New Roman" w:hAnsi="Times New Roman" w:cs="Times New Roman"/>
          <w:kern w:val="0"/>
          <w:sz w:val="24"/>
          <w:szCs w:val="24"/>
          <w:lang w:eastAsia="fr-FR"/>
          <w14:ligatures w14:val="none"/>
        </w:rPr>
        <w:t>aron</w:t>
      </w:r>
      <w:r w:rsidRPr="00392D7D">
        <w:rPr>
          <w:rFonts w:ascii="Times New Roman" w:eastAsia="Times New Roman" w:hAnsi="Times New Roman" w:cs="Times New Roman"/>
          <w:kern w:val="0"/>
          <w:sz w:val="24"/>
          <w:szCs w:val="24"/>
          <w:lang w:eastAsia="fr-FR"/>
          <w14:ligatures w14:val="none"/>
        </w:rPr>
        <w:t xml:space="preserve"> se utilizarán para determinar las ganancias de </w:t>
      </w:r>
      <w:r w:rsidR="006C63EE">
        <w:rPr>
          <w:rFonts w:ascii="Times New Roman" w:eastAsia="Times New Roman" w:hAnsi="Times New Roman" w:cs="Times New Roman"/>
          <w:kern w:val="0"/>
          <w:sz w:val="24"/>
          <w:szCs w:val="24"/>
          <w:lang w:eastAsia="fr-FR"/>
          <w14:ligatures w14:val="none"/>
        </w:rPr>
        <w:t>la cuenta grupal para cada uno</w:t>
      </w:r>
      <w:r w:rsidRPr="00392D7D">
        <w:rPr>
          <w:rFonts w:ascii="Times New Roman" w:eastAsia="Times New Roman" w:hAnsi="Times New Roman" w:cs="Times New Roman"/>
          <w:kern w:val="0"/>
          <w:sz w:val="24"/>
          <w:szCs w:val="24"/>
          <w:lang w:eastAsia="fr-FR"/>
          <w14:ligatures w14:val="none"/>
        </w:rPr>
        <w:t>.</w:t>
      </w:r>
    </w:p>
    <w:p w14:paraId="28B059F1" w14:textId="141CD08B" w:rsidR="00392D7D" w:rsidRPr="00392D7D" w:rsidRDefault="00392D7D"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commentRangeStart w:id="341"/>
      <w:commentRangeStart w:id="342"/>
      <w:commentRangeStart w:id="343"/>
      <w:r w:rsidRPr="00392D7D">
        <w:rPr>
          <w:rFonts w:ascii="Times New Roman" w:eastAsia="Times New Roman" w:hAnsi="Times New Roman" w:cs="Times New Roman"/>
          <w:kern w:val="0"/>
          <w:sz w:val="24"/>
          <w:szCs w:val="24"/>
          <w:highlight w:val="yellow"/>
          <w:lang w:eastAsia="fr-FR"/>
          <w14:ligatures w14:val="none"/>
        </w:rPr>
        <w:t xml:space="preserve">En </w:t>
      </w:r>
      <w:r w:rsidR="006C63EE">
        <w:rPr>
          <w:rFonts w:ascii="Times New Roman" w:eastAsia="Times New Roman" w:hAnsi="Times New Roman" w:cs="Times New Roman"/>
          <w:kern w:val="0"/>
          <w:sz w:val="24"/>
          <w:szCs w:val="24"/>
          <w:highlight w:val="yellow"/>
          <w:lang w:eastAsia="fr-FR"/>
          <w14:ligatures w14:val="none"/>
        </w:rPr>
        <w:t xml:space="preserve">el </w:t>
      </w:r>
      <w:r w:rsidRPr="00392D7D">
        <w:rPr>
          <w:rFonts w:ascii="Times New Roman" w:eastAsia="Times New Roman" w:hAnsi="Times New Roman" w:cs="Times New Roman"/>
          <w:kern w:val="0"/>
          <w:sz w:val="24"/>
          <w:szCs w:val="24"/>
          <w:highlight w:val="yellow"/>
          <w:lang w:eastAsia="fr-FR"/>
          <w14:ligatures w14:val="none"/>
        </w:rPr>
        <w:t xml:space="preserve">caso de que no se llegue a un acuerdo dentro del tiempo indicado, </w:t>
      </w:r>
      <w:r w:rsidR="006C63EE">
        <w:rPr>
          <w:rFonts w:ascii="Times New Roman" w:eastAsia="Times New Roman" w:hAnsi="Times New Roman" w:cs="Times New Roman"/>
          <w:kern w:val="0"/>
          <w:sz w:val="24"/>
          <w:szCs w:val="24"/>
          <w:highlight w:val="yellow"/>
          <w:lang w:eastAsia="fr-FR"/>
          <w14:ligatures w14:val="none"/>
        </w:rPr>
        <w:t xml:space="preserve">el gerente determinará </w:t>
      </w:r>
      <w:r w:rsidRPr="00392D7D">
        <w:rPr>
          <w:rFonts w:ascii="Times New Roman" w:eastAsia="Times New Roman" w:hAnsi="Times New Roman" w:cs="Times New Roman"/>
          <w:kern w:val="0"/>
          <w:sz w:val="24"/>
          <w:szCs w:val="24"/>
          <w:highlight w:val="yellow"/>
          <w:lang w:eastAsia="fr-FR"/>
          <w14:ligatures w14:val="none"/>
        </w:rPr>
        <w:t xml:space="preserve">los porcentajes que </w:t>
      </w:r>
      <w:r w:rsidR="006C63EE">
        <w:rPr>
          <w:rFonts w:ascii="Times New Roman" w:eastAsia="Times New Roman" w:hAnsi="Times New Roman" w:cs="Times New Roman"/>
          <w:kern w:val="0"/>
          <w:sz w:val="24"/>
          <w:szCs w:val="24"/>
          <w:highlight w:val="yellow"/>
          <w:lang w:eastAsia="fr-FR"/>
          <w14:ligatures w14:val="none"/>
        </w:rPr>
        <w:t>usted y el otro trabajador recibirán de la cuenta grupal de cada tarea</w:t>
      </w:r>
      <w:r w:rsidRPr="00392D7D">
        <w:rPr>
          <w:rFonts w:ascii="Times New Roman" w:eastAsia="Times New Roman" w:hAnsi="Times New Roman" w:cs="Times New Roman"/>
          <w:kern w:val="0"/>
          <w:sz w:val="24"/>
          <w:szCs w:val="24"/>
          <w:highlight w:val="yellow"/>
          <w:lang w:eastAsia="fr-FR"/>
          <w14:ligatures w14:val="none"/>
        </w:rPr>
        <w:t>.</w:t>
      </w:r>
      <w:commentRangeEnd w:id="341"/>
      <w:r>
        <w:rPr>
          <w:rStyle w:val="CommentReference"/>
        </w:rPr>
        <w:commentReference w:id="341"/>
      </w:r>
      <w:commentRangeEnd w:id="342"/>
      <w:r w:rsidR="00457715">
        <w:rPr>
          <w:rStyle w:val="CommentReference"/>
        </w:rPr>
        <w:commentReference w:id="342"/>
      </w:r>
      <w:commentRangeEnd w:id="343"/>
      <w:r w:rsidR="00357617">
        <w:rPr>
          <w:rStyle w:val="CommentReference"/>
        </w:rPr>
        <w:commentReference w:id="343"/>
      </w:r>
    </w:p>
    <w:p w14:paraId="10774546" w14:textId="77777777" w:rsidR="00392D7D" w:rsidRDefault="00392D7D"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Haga clic en "Siguiente" para continuar.</w:t>
      </w:r>
    </w:p>
    <w:p w14:paraId="2E6D9C2D" w14:textId="77777777" w:rsidR="004140B8" w:rsidRPr="008B7EC0" w:rsidRDefault="004140B8" w:rsidP="004140B8">
      <w:pPr>
        <w:jc w:val="both"/>
        <w:rPr>
          <w:b/>
          <w:bCs/>
        </w:rPr>
      </w:pPr>
      <w:proofErr w:type="gramStart"/>
      <w:r w:rsidRPr="008B7EC0">
        <w:rPr>
          <w:b/>
          <w:bCs/>
        </w:rPr>
        <w:t>{</w:t>
      </w:r>
      <w:r w:rsidRPr="00392D7D">
        <w:rPr>
          <w:b/>
          <w:bCs/>
        </w:rPr>
        <w:t xml:space="preserve"> </w:t>
      </w:r>
      <w:r>
        <w:rPr>
          <w:b/>
          <w:bCs/>
        </w:rPr>
        <w:t>Siguiente</w:t>
      </w:r>
      <w:proofErr w:type="gramEnd"/>
      <w:r w:rsidRPr="008B7EC0">
        <w:rPr>
          <w:b/>
          <w:bCs/>
        </w:rPr>
        <w:t>}</w:t>
      </w:r>
    </w:p>
    <w:p w14:paraId="095C8D48" w14:textId="77777777" w:rsidR="004140B8" w:rsidRPr="00392D7D" w:rsidRDefault="004140B8"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p>
    <w:p w14:paraId="4AA95649" w14:textId="77777777" w:rsidR="00392D7D" w:rsidRPr="00392D7D" w:rsidRDefault="00392D7D" w:rsidP="00BD2F41">
      <w:pPr>
        <w:jc w:val="both"/>
        <w:rPr>
          <w:b/>
          <w:bCs/>
        </w:rPr>
      </w:pPr>
      <w:r w:rsidRPr="00392D7D">
        <w:rPr>
          <w:b/>
          <w:bCs/>
        </w:rPr>
        <w:br w:type="page"/>
      </w:r>
    </w:p>
    <w:p w14:paraId="5D600FC6" w14:textId="1B7FA7CA" w:rsidR="00392D7D" w:rsidRPr="00392D7D" w:rsidRDefault="00392D7D" w:rsidP="004140B8">
      <w:pPr>
        <w:jc w:val="center"/>
        <w:rPr>
          <w:b/>
          <w:bCs/>
        </w:rPr>
      </w:pPr>
      <w:r w:rsidRPr="00392D7D">
        <w:rPr>
          <w:b/>
          <w:bCs/>
        </w:rPr>
        <w:lastRenderedPageBreak/>
        <w:t>Pantalla 11</w:t>
      </w:r>
      <w:ins w:id="344" w:author="Mercedes Ines Fevre Obarrio" w:date="2024-09-03T19:41:00Z" w16du:dateUtc="2024-09-03T17:41:00Z">
        <w:r w:rsidR="006E645C">
          <w:rPr>
            <w:b/>
            <w:bCs/>
          </w:rPr>
          <w:t>a</w:t>
        </w:r>
      </w:ins>
    </w:p>
    <w:p w14:paraId="494A164A" w14:textId="77777777" w:rsidR="00392D7D" w:rsidRPr="00392D7D" w:rsidRDefault="00392D7D" w:rsidP="00BD2F41">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fr-FR"/>
          <w14:ligatures w14:val="none"/>
        </w:rPr>
      </w:pPr>
      <w:r w:rsidRPr="00392D7D">
        <w:rPr>
          <w:rFonts w:ascii="Times New Roman" w:eastAsia="Times New Roman" w:hAnsi="Times New Roman" w:cs="Times New Roman"/>
          <w:b/>
          <w:bCs/>
          <w:kern w:val="36"/>
          <w:sz w:val="48"/>
          <w:szCs w:val="48"/>
          <w:lang w:eastAsia="fr-FR"/>
          <w14:ligatures w14:val="none"/>
        </w:rPr>
        <w:t>Descripción de la etapa de negociación</w:t>
      </w:r>
    </w:p>
    <w:p w14:paraId="3A45FC49" w14:textId="59B335C6" w:rsidR="00392D7D" w:rsidRDefault="00094DCB"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A </w:t>
      </w:r>
      <w:r w:rsidR="00457715">
        <w:rPr>
          <w:rFonts w:ascii="Times New Roman" w:eastAsia="Times New Roman" w:hAnsi="Times New Roman" w:cs="Times New Roman"/>
          <w:kern w:val="0"/>
          <w:sz w:val="24"/>
          <w:szCs w:val="24"/>
          <w:lang w:eastAsia="fr-FR"/>
          <w14:ligatures w14:val="none"/>
        </w:rPr>
        <w:t>continuación,</w:t>
      </w:r>
      <w:r>
        <w:rPr>
          <w:rFonts w:ascii="Times New Roman" w:eastAsia="Times New Roman" w:hAnsi="Times New Roman" w:cs="Times New Roman"/>
          <w:kern w:val="0"/>
          <w:sz w:val="24"/>
          <w:szCs w:val="24"/>
          <w:lang w:eastAsia="fr-FR"/>
          <w14:ligatures w14:val="none"/>
        </w:rPr>
        <w:t xml:space="preserve"> se muestra una imagen de la </w:t>
      </w:r>
      <w:r w:rsidR="00392D7D" w:rsidRPr="00392D7D">
        <w:rPr>
          <w:rFonts w:ascii="Times New Roman" w:eastAsia="Times New Roman" w:hAnsi="Times New Roman" w:cs="Times New Roman"/>
          <w:kern w:val="0"/>
          <w:sz w:val="24"/>
          <w:szCs w:val="24"/>
          <w:lang w:eastAsia="fr-FR"/>
          <w14:ligatures w14:val="none"/>
        </w:rPr>
        <w:t>pantalla de Negociación.</w:t>
      </w:r>
    </w:p>
    <w:p w14:paraId="0CBE60A9" w14:textId="21B5D75F" w:rsidR="00DF169A" w:rsidRDefault="00DF169A"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p>
    <w:p w14:paraId="4A95122F" w14:textId="4A38B398" w:rsidR="00DF169A" w:rsidRDefault="00DF169A"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Etapa de Negociación</w:t>
      </w:r>
    </w:p>
    <w:p w14:paraId="6EE2EC84" w14:textId="433A7280" w:rsidR="00DF169A" w:rsidRDefault="00DF169A" w:rsidP="00BD2F41">
      <w:pPr>
        <w:spacing w:before="100" w:beforeAutospacing="1" w:after="100" w:afterAutospacing="1" w:line="240" w:lineRule="auto"/>
        <w:jc w:val="both"/>
        <w:rPr>
          <w:ins w:id="345" w:author="Mercedes Ines Fevre Obarrio" w:date="2024-09-03T18:42:00Z" w16du:dateUtc="2024-09-03T16:42:00Z"/>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Tiempo restante para terminar esta página:</w:t>
      </w:r>
      <w:ins w:id="346" w:author="Mercedes Ines Fevre Obarrio" w:date="2024-09-03T18:41:00Z" w16du:dateUtc="2024-09-03T16:41:00Z">
        <w:r w:rsidR="00BC092B">
          <w:rPr>
            <w:rFonts w:ascii="Times New Roman" w:eastAsia="Times New Roman" w:hAnsi="Times New Roman" w:cs="Times New Roman"/>
            <w:kern w:val="0"/>
            <w:sz w:val="24"/>
            <w:szCs w:val="24"/>
            <w:lang w:eastAsia="fr-FR"/>
            <w14:ligatures w14:val="none"/>
          </w:rPr>
          <w:t xml:space="preserve"> </w:t>
        </w:r>
      </w:ins>
      <w:ins w:id="347" w:author="Mercedes Ines Fevre Obarrio" w:date="2024-09-03T18:42:00Z" w16du:dateUtc="2024-09-03T16:42:00Z">
        <w:r w:rsidR="00BC092B">
          <w:rPr>
            <w:rFonts w:ascii="Times New Roman" w:eastAsia="Times New Roman" w:hAnsi="Times New Roman" w:cs="Times New Roman"/>
            <w:kern w:val="0"/>
            <w:sz w:val="24"/>
            <w:szCs w:val="24"/>
            <w:lang w:eastAsia="fr-FR"/>
            <w14:ligatures w14:val="none"/>
          </w:rPr>
          <w:t>(</w:t>
        </w:r>
      </w:ins>
      <w:ins w:id="348" w:author="Mercedes Ines Fevre Obarrio" w:date="2024-09-03T18:41:00Z" w16du:dateUtc="2024-09-03T16:41:00Z">
        <w:r w:rsidR="00BC092B" w:rsidRPr="00BC092B">
          <w:rPr>
            <w:rFonts w:ascii="Times New Roman" w:eastAsia="Times New Roman" w:hAnsi="Times New Roman" w:cs="Times New Roman"/>
            <w:kern w:val="0"/>
            <w:sz w:val="24"/>
            <w:szCs w:val="24"/>
            <w:highlight w:val="yellow"/>
            <w:lang w:eastAsia="fr-FR"/>
            <w14:ligatures w14:val="none"/>
          </w:rPr>
          <w:t>NOT IN THE SCREENSHOT</w:t>
        </w:r>
      </w:ins>
      <w:ins w:id="349" w:author="Mercedes Ines Fevre Obarrio" w:date="2024-09-03T18:43:00Z" w16du:dateUtc="2024-09-03T16:43:00Z">
        <w:r w:rsidR="00BC092B">
          <w:rPr>
            <w:rFonts w:ascii="Times New Roman" w:eastAsia="Times New Roman" w:hAnsi="Times New Roman" w:cs="Times New Roman"/>
            <w:kern w:val="0"/>
            <w:sz w:val="24"/>
            <w:szCs w:val="24"/>
            <w:lang w:eastAsia="fr-FR"/>
            <w14:ligatures w14:val="none"/>
          </w:rPr>
          <w:t>)</w:t>
        </w:r>
      </w:ins>
    </w:p>
    <w:p w14:paraId="2DC92CB4" w14:textId="634A5DA3" w:rsidR="00BC092B" w:rsidRDefault="00BC092B" w:rsidP="00BD2F41">
      <w:pPr>
        <w:spacing w:before="100" w:beforeAutospacing="1" w:after="100" w:afterAutospacing="1" w:line="240" w:lineRule="auto"/>
        <w:jc w:val="both"/>
        <w:rPr>
          <w:ins w:id="350" w:author="Mercedes Ines Fevre Obarrio" w:date="2024-09-03T18:43:00Z" w16du:dateUtc="2024-09-03T16:43:00Z"/>
          <w:rFonts w:ascii="Times New Roman" w:eastAsia="Times New Roman" w:hAnsi="Times New Roman" w:cs="Times New Roman"/>
          <w:kern w:val="0"/>
          <w:sz w:val="24"/>
          <w:szCs w:val="24"/>
          <w:lang w:val="en-US" w:eastAsia="fr-FR"/>
          <w14:ligatures w14:val="none"/>
        </w:rPr>
      </w:pPr>
      <w:ins w:id="351" w:author="Mercedes Ines Fevre Obarrio" w:date="2024-09-03T18:42:00Z" w16du:dateUtc="2024-09-03T16:42:00Z">
        <w:r>
          <w:rPr>
            <w:rFonts w:ascii="Times New Roman" w:eastAsia="Times New Roman" w:hAnsi="Times New Roman" w:cs="Times New Roman"/>
            <w:kern w:val="0"/>
            <w:sz w:val="24"/>
            <w:szCs w:val="24"/>
            <w:highlight w:val="yellow"/>
            <w:lang w:val="en-US" w:eastAsia="fr-FR"/>
            <w14:ligatures w14:val="none"/>
          </w:rPr>
          <w:t>(</w:t>
        </w:r>
        <w:r w:rsidRPr="00BC092B">
          <w:rPr>
            <w:rFonts w:ascii="Times New Roman" w:eastAsia="Times New Roman" w:hAnsi="Times New Roman" w:cs="Times New Roman"/>
            <w:kern w:val="0"/>
            <w:sz w:val="24"/>
            <w:szCs w:val="24"/>
            <w:highlight w:val="yellow"/>
            <w:lang w:val="en-US" w:eastAsia="fr-FR"/>
            <w14:ligatures w14:val="none"/>
          </w:rPr>
          <w:t>ATTENTION: DIFFERENT TEXT IN THE SCREENSHOT</w:t>
        </w:r>
        <w:r>
          <w:rPr>
            <w:rFonts w:ascii="Times New Roman" w:eastAsia="Times New Roman" w:hAnsi="Times New Roman" w:cs="Times New Roman"/>
            <w:kern w:val="0"/>
            <w:sz w:val="24"/>
            <w:szCs w:val="24"/>
            <w:lang w:val="en-US" w:eastAsia="fr-FR"/>
            <w14:ligatures w14:val="none"/>
          </w:rPr>
          <w:t>)</w:t>
        </w:r>
      </w:ins>
    </w:p>
    <w:p w14:paraId="7D0F4C66" w14:textId="77777777" w:rsidR="00BC092B" w:rsidRDefault="00BC092B" w:rsidP="00BD2F41">
      <w:pPr>
        <w:spacing w:before="100" w:beforeAutospacing="1" w:after="100" w:afterAutospacing="1" w:line="240" w:lineRule="auto"/>
        <w:jc w:val="both"/>
        <w:rPr>
          <w:ins w:id="352" w:author="Mercedes Ines Fevre Obarrio" w:date="2024-09-03T18:46:00Z" w16du:dateUtc="2024-09-03T16:46:00Z"/>
          <w:rFonts w:ascii="Times New Roman" w:eastAsia="Times New Roman" w:hAnsi="Times New Roman" w:cs="Times New Roman"/>
          <w:kern w:val="0"/>
          <w:sz w:val="24"/>
          <w:szCs w:val="24"/>
          <w:lang w:eastAsia="fr-FR"/>
          <w14:ligatures w14:val="none"/>
        </w:rPr>
      </w:pPr>
      <w:ins w:id="353" w:author="Mercedes Ines Fevre Obarrio" w:date="2024-09-03T18:43:00Z" w16du:dateUtc="2024-09-03T16:43:00Z">
        <w:r w:rsidRPr="00BC092B">
          <w:rPr>
            <w:rFonts w:ascii="Times New Roman" w:eastAsia="Times New Roman" w:hAnsi="Times New Roman" w:cs="Times New Roman"/>
            <w:kern w:val="0"/>
            <w:sz w:val="24"/>
            <w:szCs w:val="24"/>
            <w:lang w:eastAsia="fr-FR"/>
            <w14:ligatures w14:val="none"/>
          </w:rPr>
          <w:t>S</w:t>
        </w:r>
        <w:r>
          <w:rPr>
            <w:rFonts w:ascii="Times New Roman" w:eastAsia="Times New Roman" w:hAnsi="Times New Roman" w:cs="Times New Roman"/>
            <w:kern w:val="0"/>
            <w:sz w:val="24"/>
            <w:szCs w:val="24"/>
            <w:lang w:eastAsia="fr-FR"/>
            <w14:ligatures w14:val="none"/>
          </w:rPr>
          <w:t xml:space="preserve">CREENSHOT: </w:t>
        </w:r>
      </w:ins>
    </w:p>
    <w:p w14:paraId="14844860" w14:textId="42922E84" w:rsidR="00BC092B" w:rsidRDefault="00BC092B" w:rsidP="00BC092B">
      <w:pPr>
        <w:spacing w:before="100" w:beforeAutospacing="1" w:after="100" w:afterAutospacing="1" w:line="240" w:lineRule="auto"/>
        <w:ind w:left="708"/>
        <w:jc w:val="both"/>
        <w:rPr>
          <w:ins w:id="354" w:author="Mercedes Ines Fevre Obarrio" w:date="2024-09-03T18:45:00Z" w16du:dateUtc="2024-09-03T16:45:00Z"/>
          <w:rFonts w:ascii="Times New Roman" w:eastAsia="Times New Roman" w:hAnsi="Times New Roman" w:cs="Times New Roman"/>
          <w:kern w:val="0"/>
          <w:sz w:val="24"/>
          <w:szCs w:val="24"/>
          <w:lang w:eastAsia="fr-FR"/>
          <w14:ligatures w14:val="none"/>
        </w:rPr>
      </w:pPr>
      <w:ins w:id="355" w:author="Mercedes Ines Fevre Obarrio" w:date="2024-09-03T18:43:00Z" w16du:dateUtc="2024-09-03T16:43:00Z">
        <w:r>
          <w:rPr>
            <w:rFonts w:ascii="Times New Roman" w:eastAsia="Times New Roman" w:hAnsi="Times New Roman" w:cs="Times New Roman"/>
            <w:kern w:val="0"/>
            <w:sz w:val="24"/>
            <w:szCs w:val="24"/>
            <w:lang w:eastAsia="fr-FR"/>
            <w14:ligatures w14:val="none"/>
          </w:rPr>
          <w:t xml:space="preserve">Elija su porcentaje </w:t>
        </w:r>
      </w:ins>
      <w:ins w:id="356" w:author="Mercedes Ines Fevre Obarrio" w:date="2024-09-03T18:44:00Z" w16du:dateUtc="2024-09-03T16:44:00Z">
        <w:r>
          <w:rPr>
            <w:rFonts w:ascii="Times New Roman" w:eastAsia="Times New Roman" w:hAnsi="Times New Roman" w:cs="Times New Roman"/>
            <w:kern w:val="0"/>
            <w:sz w:val="24"/>
            <w:szCs w:val="24"/>
            <w:lang w:eastAsia="fr-FR"/>
            <w14:ligatures w14:val="none"/>
          </w:rPr>
          <w:t>de</w:t>
        </w:r>
      </w:ins>
      <w:ins w:id="357" w:author="Mercedes Ines Fevre Obarrio" w:date="2024-09-03T18:43:00Z" w16du:dateUtc="2024-09-03T16:43:00Z">
        <w:r>
          <w:rPr>
            <w:rFonts w:ascii="Times New Roman" w:eastAsia="Times New Roman" w:hAnsi="Times New Roman" w:cs="Times New Roman"/>
            <w:kern w:val="0"/>
            <w:sz w:val="24"/>
            <w:szCs w:val="24"/>
            <w:lang w:eastAsia="fr-FR"/>
            <w14:ligatures w14:val="none"/>
          </w:rPr>
          <w:t xml:space="preserve"> la cuenta grupal </w:t>
        </w:r>
      </w:ins>
      <w:ins w:id="358" w:author="Mercedes Ines Fevre Obarrio" w:date="2024-09-03T18:44:00Z" w16du:dateUtc="2024-09-03T16:44:00Z">
        <w:r>
          <w:rPr>
            <w:rFonts w:ascii="Times New Roman" w:eastAsia="Times New Roman" w:hAnsi="Times New Roman" w:cs="Times New Roman"/>
            <w:kern w:val="0"/>
            <w:sz w:val="24"/>
            <w:szCs w:val="24"/>
            <w:lang w:eastAsia="fr-FR"/>
            <w14:ligatures w14:val="none"/>
          </w:rPr>
          <w:t>para las cuatro tareas</w:t>
        </w:r>
      </w:ins>
      <w:ins w:id="359" w:author="Mercedes Ines Fevre Obarrio" w:date="2024-09-03T18:45:00Z" w16du:dateUtc="2024-09-03T16:45:00Z">
        <w:r>
          <w:rPr>
            <w:rFonts w:ascii="Times New Roman" w:eastAsia="Times New Roman" w:hAnsi="Times New Roman" w:cs="Times New Roman"/>
            <w:kern w:val="0"/>
            <w:sz w:val="24"/>
            <w:szCs w:val="24"/>
            <w:lang w:eastAsia="fr-FR"/>
            <w14:ligatures w14:val="none"/>
          </w:rPr>
          <w:t>. En la parte inferior de la página, hay un chat para comunicarse con el otro trabajador.</w:t>
        </w:r>
      </w:ins>
    </w:p>
    <w:p w14:paraId="2BBB42A5" w14:textId="67F54D2F" w:rsidR="00BC092B" w:rsidRDefault="00BC092B" w:rsidP="00BC092B">
      <w:pPr>
        <w:spacing w:before="100" w:beforeAutospacing="1" w:after="100" w:afterAutospacing="1" w:line="240" w:lineRule="auto"/>
        <w:ind w:left="708"/>
        <w:jc w:val="both"/>
        <w:rPr>
          <w:ins w:id="360" w:author="Mercedes Ines Fevre Obarrio" w:date="2024-09-03T18:46:00Z" w16du:dateUtc="2024-09-03T16:46:00Z"/>
          <w:rFonts w:ascii="Times New Roman" w:eastAsia="Times New Roman" w:hAnsi="Times New Roman" w:cs="Times New Roman"/>
          <w:kern w:val="0"/>
          <w:sz w:val="24"/>
          <w:szCs w:val="24"/>
          <w:lang w:eastAsia="fr-FR"/>
          <w14:ligatures w14:val="none"/>
        </w:rPr>
      </w:pPr>
      <w:ins w:id="361" w:author="Mercedes Ines Fevre Obarrio" w:date="2024-09-03T18:45:00Z" w16du:dateUtc="2024-09-03T16:45:00Z">
        <w:r>
          <w:rPr>
            <w:rFonts w:ascii="Times New Roman" w:eastAsia="Times New Roman" w:hAnsi="Times New Roman" w:cs="Times New Roman"/>
            <w:kern w:val="0"/>
            <w:sz w:val="24"/>
            <w:szCs w:val="24"/>
            <w:lang w:eastAsia="fr-FR"/>
            <w14:ligatures w14:val="none"/>
          </w:rPr>
          <w:t xml:space="preserve">Tarea </w:t>
        </w:r>
      </w:ins>
    </w:p>
    <w:p w14:paraId="7DB535BE" w14:textId="77777777" w:rsidR="00BC092B" w:rsidRDefault="00BC092B" w:rsidP="00BC092B">
      <w:pPr>
        <w:spacing w:after="0" w:line="240" w:lineRule="auto"/>
        <w:ind w:left="708"/>
        <w:jc w:val="both"/>
        <w:rPr>
          <w:ins w:id="362" w:author="Mercedes Ines Fevre Obarrio" w:date="2024-09-03T18:46:00Z" w16du:dateUtc="2024-09-03T16:46:00Z"/>
          <w:rFonts w:ascii="Times New Roman" w:eastAsia="Times New Roman" w:hAnsi="Times New Roman" w:cs="Times New Roman"/>
          <w:kern w:val="0"/>
          <w:sz w:val="24"/>
          <w:szCs w:val="24"/>
          <w:lang w:eastAsia="fr-FR"/>
          <w14:ligatures w14:val="none"/>
        </w:rPr>
      </w:pPr>
      <w:ins w:id="363" w:author="Mercedes Ines Fevre Obarrio" w:date="2024-09-03T18:46:00Z" w16du:dateUtc="2024-09-03T16:46:00Z">
        <w:r>
          <w:rPr>
            <w:rFonts w:ascii="Times New Roman" w:eastAsia="Times New Roman" w:hAnsi="Times New Roman" w:cs="Times New Roman"/>
            <w:kern w:val="0"/>
            <w:sz w:val="24"/>
            <w:szCs w:val="24"/>
            <w:lang w:eastAsia="fr-FR"/>
            <w14:ligatures w14:val="none"/>
          </w:rPr>
          <w:t xml:space="preserve">Porcentaje </w:t>
        </w:r>
      </w:ins>
    </w:p>
    <w:p w14:paraId="2FA0760D" w14:textId="77777777" w:rsidR="00BC092B" w:rsidRDefault="00BC092B" w:rsidP="00BC092B">
      <w:pPr>
        <w:spacing w:after="0" w:line="240" w:lineRule="auto"/>
        <w:ind w:left="708"/>
        <w:jc w:val="both"/>
        <w:rPr>
          <w:ins w:id="364" w:author="Mercedes Ines Fevre Obarrio" w:date="2024-09-03T18:46:00Z" w16du:dateUtc="2024-09-03T16:46:00Z"/>
          <w:rFonts w:ascii="Times New Roman" w:eastAsia="Times New Roman" w:hAnsi="Times New Roman" w:cs="Times New Roman"/>
          <w:kern w:val="0"/>
          <w:sz w:val="24"/>
          <w:szCs w:val="24"/>
          <w:lang w:eastAsia="fr-FR"/>
          <w14:ligatures w14:val="none"/>
        </w:rPr>
      </w:pPr>
      <w:ins w:id="365" w:author="Mercedes Ines Fevre Obarrio" w:date="2024-09-03T18:46:00Z" w16du:dateUtc="2024-09-03T16:46:00Z">
        <w:r>
          <w:rPr>
            <w:rFonts w:ascii="Times New Roman" w:eastAsia="Times New Roman" w:hAnsi="Times New Roman" w:cs="Times New Roman"/>
            <w:kern w:val="0"/>
            <w:sz w:val="24"/>
            <w:szCs w:val="24"/>
            <w:lang w:eastAsia="fr-FR"/>
            <w14:ligatures w14:val="none"/>
          </w:rPr>
          <w:t>Mi elección</w:t>
        </w:r>
      </w:ins>
    </w:p>
    <w:p w14:paraId="7ED73B97" w14:textId="53459636" w:rsidR="00BC092B" w:rsidRDefault="00BC092B" w:rsidP="00BC092B">
      <w:pPr>
        <w:spacing w:after="0" w:line="240" w:lineRule="auto"/>
        <w:ind w:left="708"/>
        <w:jc w:val="both"/>
        <w:rPr>
          <w:ins w:id="366" w:author="Mercedes Ines Fevre Obarrio" w:date="2024-09-03T18:45:00Z" w16du:dateUtc="2024-09-03T16:45:00Z"/>
          <w:rFonts w:ascii="Times New Roman" w:eastAsia="Times New Roman" w:hAnsi="Times New Roman" w:cs="Times New Roman"/>
          <w:kern w:val="0"/>
          <w:sz w:val="24"/>
          <w:szCs w:val="24"/>
          <w:lang w:eastAsia="fr-FR"/>
          <w14:ligatures w14:val="none"/>
        </w:rPr>
      </w:pPr>
      <w:ins w:id="367" w:author="Mercedes Ines Fevre Obarrio" w:date="2024-09-03T18:46:00Z" w16du:dateUtc="2024-09-03T16:46:00Z">
        <w:r>
          <w:rPr>
            <w:rFonts w:ascii="Times New Roman" w:eastAsia="Times New Roman" w:hAnsi="Times New Roman" w:cs="Times New Roman"/>
            <w:kern w:val="0"/>
            <w:sz w:val="24"/>
            <w:szCs w:val="24"/>
            <w:lang w:eastAsia="fr-FR"/>
            <w14:ligatures w14:val="none"/>
          </w:rPr>
          <w:t>Otro</w:t>
        </w:r>
      </w:ins>
    </w:p>
    <w:p w14:paraId="6FF31716" w14:textId="0C6BEF65" w:rsidR="00866D5C" w:rsidRPr="00866D5C" w:rsidRDefault="00866D5C" w:rsidP="00BD2F41">
      <w:pPr>
        <w:spacing w:before="100" w:beforeAutospacing="1" w:after="100" w:afterAutospacing="1" w:line="240" w:lineRule="auto"/>
        <w:jc w:val="both"/>
        <w:rPr>
          <w:ins w:id="368" w:author="Mercedes Ines Fevre Obarrio" w:date="2024-09-04T11:24:00Z" w16du:dateUtc="2024-09-04T09:24:00Z"/>
          <w:rFonts w:ascii="Times New Roman" w:eastAsia="Times New Roman" w:hAnsi="Times New Roman" w:cs="Times New Roman"/>
          <w:kern w:val="0"/>
          <w:sz w:val="24"/>
          <w:szCs w:val="24"/>
          <w:lang w:val="en-US" w:eastAsia="fr-FR"/>
          <w14:ligatures w14:val="none"/>
        </w:rPr>
      </w:pPr>
      <w:ins w:id="369" w:author="Mercedes Ines Fevre Obarrio" w:date="2024-09-04T11:24:00Z" w16du:dateUtc="2024-09-04T09:24:00Z">
        <w:r w:rsidRPr="00866D5C">
          <w:rPr>
            <w:rFonts w:ascii="Times New Roman" w:eastAsia="Times New Roman" w:hAnsi="Times New Roman" w:cs="Times New Roman"/>
            <w:kern w:val="0"/>
            <w:sz w:val="24"/>
            <w:szCs w:val="24"/>
            <w:highlight w:val="yellow"/>
            <w:lang w:val="en-US" w:eastAsia="fr-FR"/>
            <w14:ligatures w14:val="none"/>
          </w:rPr>
          <w:t>TEXT AS IN INSTRUCTIONS SC</w:t>
        </w:r>
      </w:ins>
      <w:ins w:id="370" w:author="Mercedes Ines Fevre Obarrio" w:date="2024-09-04T11:25:00Z" w16du:dateUtc="2024-09-04T09:25:00Z">
        <w:r w:rsidRPr="00866D5C">
          <w:rPr>
            <w:rFonts w:ascii="Times New Roman" w:eastAsia="Times New Roman" w:hAnsi="Times New Roman" w:cs="Times New Roman"/>
            <w:kern w:val="0"/>
            <w:sz w:val="24"/>
            <w:szCs w:val="24"/>
            <w:highlight w:val="yellow"/>
            <w:lang w:val="en-US" w:eastAsia="fr-FR"/>
            <w14:ligatures w14:val="none"/>
          </w:rPr>
          <w:t>REEN 11A</w:t>
        </w:r>
        <w:r>
          <w:rPr>
            <w:rFonts w:ascii="Times New Roman" w:eastAsia="Times New Roman" w:hAnsi="Times New Roman" w:cs="Times New Roman"/>
            <w:kern w:val="0"/>
            <w:sz w:val="24"/>
            <w:szCs w:val="24"/>
            <w:lang w:val="en-US" w:eastAsia="fr-FR"/>
            <w14:ligatures w14:val="none"/>
          </w:rPr>
          <w:t>:</w:t>
        </w:r>
      </w:ins>
    </w:p>
    <w:p w14:paraId="4DD4AF20" w14:textId="3BBA2A3C" w:rsidR="004C5395" w:rsidRDefault="00DF169A"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Elija </w:t>
      </w:r>
      <w:r w:rsidR="00094DCB">
        <w:rPr>
          <w:rFonts w:ascii="Times New Roman" w:eastAsia="Times New Roman" w:hAnsi="Times New Roman" w:cs="Times New Roman"/>
          <w:kern w:val="0"/>
          <w:sz w:val="24"/>
          <w:szCs w:val="24"/>
          <w:lang w:eastAsia="fr-FR"/>
          <w14:ligatures w14:val="none"/>
        </w:rPr>
        <w:t>una de las opciones</w:t>
      </w:r>
      <w:r w:rsidR="004C5395">
        <w:rPr>
          <w:rFonts w:ascii="Times New Roman" w:eastAsia="Times New Roman" w:hAnsi="Times New Roman" w:cs="Times New Roman"/>
          <w:kern w:val="0"/>
          <w:sz w:val="24"/>
          <w:szCs w:val="24"/>
          <w:lang w:eastAsia="fr-FR"/>
          <w14:ligatures w14:val="none"/>
        </w:rPr>
        <w:t xml:space="preserve">, es decir, el </w:t>
      </w:r>
      <w:r>
        <w:rPr>
          <w:rFonts w:ascii="Times New Roman" w:eastAsia="Times New Roman" w:hAnsi="Times New Roman" w:cs="Times New Roman"/>
          <w:kern w:val="0"/>
          <w:sz w:val="24"/>
          <w:szCs w:val="24"/>
          <w:lang w:eastAsia="fr-FR"/>
          <w14:ligatures w14:val="none"/>
        </w:rPr>
        <w:t>porcentaje</w:t>
      </w:r>
      <w:r w:rsidR="004C5395">
        <w:rPr>
          <w:rFonts w:ascii="Times New Roman" w:eastAsia="Times New Roman" w:hAnsi="Times New Roman" w:cs="Times New Roman"/>
          <w:kern w:val="0"/>
          <w:sz w:val="24"/>
          <w:szCs w:val="24"/>
          <w:lang w:eastAsia="fr-FR"/>
          <w14:ligatures w14:val="none"/>
        </w:rPr>
        <w:t xml:space="preserve"> que usted recibirá de la cuenta grupal</w:t>
      </w:r>
      <w:r>
        <w:rPr>
          <w:rFonts w:ascii="Times New Roman" w:eastAsia="Times New Roman" w:hAnsi="Times New Roman" w:cs="Times New Roman"/>
          <w:kern w:val="0"/>
          <w:sz w:val="24"/>
          <w:szCs w:val="24"/>
          <w:lang w:eastAsia="fr-FR"/>
          <w14:ligatures w14:val="none"/>
        </w:rPr>
        <w:t xml:space="preserve"> para </w:t>
      </w:r>
      <w:r w:rsidR="004C5395">
        <w:rPr>
          <w:rFonts w:ascii="Times New Roman" w:eastAsia="Times New Roman" w:hAnsi="Times New Roman" w:cs="Times New Roman"/>
          <w:kern w:val="0"/>
          <w:sz w:val="24"/>
          <w:szCs w:val="24"/>
          <w:lang w:eastAsia="fr-FR"/>
          <w14:ligatures w14:val="none"/>
        </w:rPr>
        <w:t xml:space="preserve">cada una de las </w:t>
      </w:r>
      <w:r>
        <w:rPr>
          <w:rFonts w:ascii="Times New Roman" w:eastAsia="Times New Roman" w:hAnsi="Times New Roman" w:cs="Times New Roman"/>
          <w:kern w:val="0"/>
          <w:sz w:val="24"/>
          <w:szCs w:val="24"/>
          <w:lang w:eastAsia="fr-FR"/>
          <w14:ligatures w14:val="none"/>
        </w:rPr>
        <w:t xml:space="preserve">tareas. </w:t>
      </w:r>
    </w:p>
    <w:p w14:paraId="6B312308" w14:textId="07E015CB" w:rsidR="00F958A4" w:rsidRDefault="00F958A4" w:rsidP="00F958A4">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commentRangeStart w:id="371"/>
      <w:r w:rsidRPr="00D3268E">
        <w:rPr>
          <w:rFonts w:ascii="Times New Roman" w:eastAsia="Times New Roman" w:hAnsi="Times New Roman" w:cs="Times New Roman"/>
          <w:kern w:val="0"/>
          <w:sz w:val="24"/>
          <w:szCs w:val="24"/>
          <w:highlight w:val="yellow"/>
          <w:u w:val="single"/>
          <w:lang w:eastAsia="fr-FR"/>
          <w14:ligatures w14:val="none"/>
        </w:rPr>
        <w:t xml:space="preserve">[ANDREA: </w:t>
      </w:r>
      <w:proofErr w:type="gramStart"/>
      <w:r w:rsidRPr="00D3268E">
        <w:rPr>
          <w:rFonts w:ascii="Times New Roman" w:eastAsia="Times New Roman" w:hAnsi="Times New Roman" w:cs="Times New Roman"/>
          <w:kern w:val="0"/>
          <w:sz w:val="24"/>
          <w:szCs w:val="24"/>
          <w:highlight w:val="yellow"/>
          <w:u w:val="single"/>
          <w:lang w:eastAsia="fr-FR"/>
          <w14:ligatures w14:val="none"/>
        </w:rPr>
        <w:t xml:space="preserve">can </w:t>
      </w:r>
      <w:proofErr w:type="spellStart"/>
      <w:r w:rsidRPr="00D3268E">
        <w:rPr>
          <w:rFonts w:ascii="Times New Roman" w:eastAsia="Times New Roman" w:hAnsi="Times New Roman" w:cs="Times New Roman"/>
          <w:kern w:val="0"/>
          <w:sz w:val="24"/>
          <w:szCs w:val="24"/>
          <w:highlight w:val="yellow"/>
          <w:u w:val="single"/>
          <w:lang w:eastAsia="fr-FR"/>
          <w14:ligatures w14:val="none"/>
        </w:rPr>
        <w:t>we</w:t>
      </w:r>
      <w:proofErr w:type="spellEnd"/>
      <w:r w:rsidRPr="00D3268E">
        <w:rPr>
          <w:rFonts w:ascii="Times New Roman" w:eastAsia="Times New Roman" w:hAnsi="Times New Roman" w:cs="Times New Roman"/>
          <w:kern w:val="0"/>
          <w:sz w:val="24"/>
          <w:szCs w:val="24"/>
          <w:highlight w:val="yellow"/>
          <w:u w:val="single"/>
          <w:lang w:eastAsia="fr-FR"/>
          <w14:ligatures w14:val="none"/>
        </w:rPr>
        <w:t xml:space="preserve"> </w:t>
      </w:r>
      <w:proofErr w:type="spellStart"/>
      <w:r w:rsidRPr="00D3268E">
        <w:rPr>
          <w:rFonts w:ascii="Times New Roman" w:eastAsia="Times New Roman" w:hAnsi="Times New Roman" w:cs="Times New Roman"/>
          <w:kern w:val="0"/>
          <w:sz w:val="24"/>
          <w:szCs w:val="24"/>
          <w:highlight w:val="yellow"/>
          <w:u w:val="single"/>
          <w:lang w:eastAsia="fr-FR"/>
          <w14:ligatures w14:val="none"/>
        </w:rPr>
        <w:t>have</w:t>
      </w:r>
      <w:proofErr w:type="spellEnd"/>
      <w:r w:rsidRPr="00D3268E">
        <w:rPr>
          <w:rFonts w:ascii="Times New Roman" w:eastAsia="Times New Roman" w:hAnsi="Times New Roman" w:cs="Times New Roman"/>
          <w:kern w:val="0"/>
          <w:sz w:val="24"/>
          <w:szCs w:val="24"/>
          <w:highlight w:val="yellow"/>
          <w:u w:val="single"/>
          <w:lang w:eastAsia="fr-FR"/>
          <w14:ligatures w14:val="none"/>
        </w:rPr>
        <w:t xml:space="preserve"> </w:t>
      </w:r>
      <w:proofErr w:type="spellStart"/>
      <w:r w:rsidRPr="00D3268E">
        <w:rPr>
          <w:rFonts w:ascii="Times New Roman" w:eastAsia="Times New Roman" w:hAnsi="Times New Roman" w:cs="Times New Roman"/>
          <w:kern w:val="0"/>
          <w:sz w:val="24"/>
          <w:szCs w:val="24"/>
          <w:highlight w:val="yellow"/>
          <w:u w:val="single"/>
          <w:lang w:eastAsia="fr-FR"/>
          <w14:ligatures w14:val="none"/>
        </w:rPr>
        <w:t>some</w:t>
      </w:r>
      <w:proofErr w:type="spellEnd"/>
      <w:r w:rsidRPr="00D3268E">
        <w:rPr>
          <w:rFonts w:ascii="Times New Roman" w:eastAsia="Times New Roman" w:hAnsi="Times New Roman" w:cs="Times New Roman"/>
          <w:kern w:val="0"/>
          <w:sz w:val="24"/>
          <w:szCs w:val="24"/>
          <w:highlight w:val="yellow"/>
          <w:u w:val="single"/>
          <w:lang w:eastAsia="fr-FR"/>
          <w14:ligatures w14:val="none"/>
        </w:rPr>
        <w:t xml:space="preserve"> </w:t>
      </w:r>
      <w:proofErr w:type="spellStart"/>
      <w:r w:rsidRPr="00D3268E">
        <w:rPr>
          <w:rFonts w:ascii="Times New Roman" w:eastAsia="Times New Roman" w:hAnsi="Times New Roman" w:cs="Times New Roman"/>
          <w:kern w:val="0"/>
          <w:sz w:val="24"/>
          <w:szCs w:val="24"/>
          <w:highlight w:val="yellow"/>
          <w:u w:val="single"/>
          <w:lang w:eastAsia="fr-FR"/>
          <w14:ligatures w14:val="none"/>
        </w:rPr>
        <w:t>arrows</w:t>
      </w:r>
      <w:proofErr w:type="spellEnd"/>
      <w:r w:rsidRPr="00D3268E">
        <w:rPr>
          <w:rFonts w:ascii="Times New Roman" w:eastAsia="Times New Roman" w:hAnsi="Times New Roman" w:cs="Times New Roman"/>
          <w:kern w:val="0"/>
          <w:sz w:val="24"/>
          <w:szCs w:val="24"/>
          <w:highlight w:val="yellow"/>
          <w:u w:val="single"/>
          <w:lang w:eastAsia="fr-FR"/>
          <w14:ligatures w14:val="none"/>
        </w:rPr>
        <w:t xml:space="preserve"> </w:t>
      </w:r>
      <w:proofErr w:type="spellStart"/>
      <w:r w:rsidRPr="00D3268E">
        <w:rPr>
          <w:rFonts w:ascii="Times New Roman" w:eastAsia="Times New Roman" w:hAnsi="Times New Roman" w:cs="Times New Roman"/>
          <w:kern w:val="0"/>
          <w:sz w:val="24"/>
          <w:szCs w:val="24"/>
          <w:highlight w:val="yellow"/>
          <w:u w:val="single"/>
          <w:lang w:eastAsia="fr-FR"/>
          <w14:ligatures w14:val="none"/>
        </w:rPr>
        <w:t>to</w:t>
      </w:r>
      <w:proofErr w:type="spellEnd"/>
      <w:r w:rsidRPr="00D3268E">
        <w:rPr>
          <w:rFonts w:ascii="Times New Roman" w:eastAsia="Times New Roman" w:hAnsi="Times New Roman" w:cs="Times New Roman"/>
          <w:kern w:val="0"/>
          <w:sz w:val="24"/>
          <w:szCs w:val="24"/>
          <w:highlight w:val="yellow"/>
          <w:u w:val="single"/>
          <w:lang w:eastAsia="fr-FR"/>
          <w14:ligatures w14:val="none"/>
        </w:rPr>
        <w:t xml:space="preserve"> </w:t>
      </w:r>
      <w:proofErr w:type="spellStart"/>
      <w:r w:rsidRPr="00D3268E">
        <w:rPr>
          <w:rFonts w:ascii="Times New Roman" w:eastAsia="Times New Roman" w:hAnsi="Times New Roman" w:cs="Times New Roman"/>
          <w:kern w:val="0"/>
          <w:sz w:val="24"/>
          <w:szCs w:val="24"/>
          <w:highlight w:val="yellow"/>
          <w:u w:val="single"/>
          <w:lang w:eastAsia="fr-FR"/>
          <w14:ligatures w14:val="none"/>
        </w:rPr>
        <w:t>each</w:t>
      </w:r>
      <w:proofErr w:type="spellEnd"/>
      <w:r w:rsidRPr="00D3268E">
        <w:rPr>
          <w:rFonts w:ascii="Times New Roman" w:eastAsia="Times New Roman" w:hAnsi="Times New Roman" w:cs="Times New Roman"/>
          <w:kern w:val="0"/>
          <w:sz w:val="24"/>
          <w:szCs w:val="24"/>
          <w:highlight w:val="yellow"/>
          <w:u w:val="single"/>
          <w:lang w:eastAsia="fr-FR"/>
          <w14:ligatures w14:val="none"/>
        </w:rPr>
        <w:t xml:space="preserve"> </w:t>
      </w:r>
      <w:proofErr w:type="spellStart"/>
      <w:r w:rsidRPr="00D3268E">
        <w:rPr>
          <w:rFonts w:ascii="Times New Roman" w:eastAsia="Times New Roman" w:hAnsi="Times New Roman" w:cs="Times New Roman"/>
          <w:kern w:val="0"/>
          <w:sz w:val="24"/>
          <w:szCs w:val="24"/>
          <w:highlight w:val="yellow"/>
          <w:u w:val="single"/>
          <w:lang w:eastAsia="fr-FR"/>
          <w14:ligatures w14:val="none"/>
        </w:rPr>
        <w:t>field</w:t>
      </w:r>
      <w:proofErr w:type="spellEnd"/>
      <w:r w:rsidRPr="00D3268E">
        <w:rPr>
          <w:rFonts w:ascii="Times New Roman" w:eastAsia="Times New Roman" w:hAnsi="Times New Roman" w:cs="Times New Roman"/>
          <w:kern w:val="0"/>
          <w:sz w:val="24"/>
          <w:szCs w:val="24"/>
          <w:highlight w:val="yellow"/>
          <w:u w:val="single"/>
          <w:lang w:eastAsia="fr-FR"/>
          <w14:ligatures w14:val="none"/>
        </w:rPr>
        <w:t>?</w:t>
      </w:r>
      <w:proofErr w:type="gramEnd"/>
      <w:r w:rsidRPr="00D3268E">
        <w:rPr>
          <w:rFonts w:ascii="Times New Roman" w:eastAsia="Times New Roman" w:hAnsi="Times New Roman" w:cs="Times New Roman"/>
          <w:kern w:val="0"/>
          <w:sz w:val="24"/>
          <w:szCs w:val="24"/>
          <w:highlight w:val="yellow"/>
          <w:u w:val="single"/>
          <w:lang w:eastAsia="fr-FR"/>
          <w14:ligatures w14:val="none"/>
        </w:rPr>
        <w:t>]</w:t>
      </w:r>
      <w:commentRangeEnd w:id="371"/>
      <w:r>
        <w:rPr>
          <w:rStyle w:val="CommentReference"/>
        </w:rPr>
        <w:commentReference w:id="371"/>
      </w:r>
      <w:r w:rsidRPr="00392D7D">
        <w:rPr>
          <w:rFonts w:ascii="Times New Roman" w:eastAsia="Times New Roman" w:hAnsi="Times New Roman" w:cs="Times New Roman"/>
          <w:kern w:val="0"/>
          <w:sz w:val="24"/>
          <w:szCs w:val="24"/>
          <w:lang w:eastAsia="fr-FR"/>
          <w14:ligatures w14:val="none"/>
        </w:rPr>
        <w:t>:</w:t>
      </w:r>
      <w:r>
        <w:rPr>
          <w:rFonts w:ascii="Times New Roman" w:eastAsia="Times New Roman" w:hAnsi="Times New Roman" w:cs="Times New Roman"/>
          <w:kern w:val="0"/>
          <w:sz w:val="24"/>
          <w:szCs w:val="24"/>
          <w:lang w:eastAsia="fr-FR"/>
          <w14:ligatures w14:val="none"/>
        </w:rPr>
        <w:t xml:space="preserve"> </w:t>
      </w:r>
      <w:r w:rsidRPr="00392D7D">
        <w:rPr>
          <w:rFonts w:ascii="Times New Roman" w:eastAsia="Times New Roman" w:hAnsi="Times New Roman" w:cs="Times New Roman"/>
          <w:kern w:val="0"/>
          <w:sz w:val="24"/>
          <w:szCs w:val="24"/>
          <w:u w:val="single"/>
          <w:lang w:eastAsia="fr-FR"/>
          <w14:ligatures w14:val="none"/>
        </w:rPr>
        <w:t>Cómo indicar su elección preferida</w:t>
      </w:r>
      <w:r w:rsidRPr="00392D7D">
        <w:rPr>
          <w:rFonts w:ascii="Times New Roman" w:eastAsia="Times New Roman" w:hAnsi="Times New Roman" w:cs="Times New Roman"/>
          <w:kern w:val="0"/>
          <w:sz w:val="24"/>
          <w:szCs w:val="24"/>
          <w:lang w:eastAsia="fr-FR"/>
          <w14:ligatures w14:val="none"/>
        </w:rPr>
        <w:t xml:space="preserve">: En la tabla de negociación, </w:t>
      </w:r>
      <w:r>
        <w:rPr>
          <w:rFonts w:ascii="Times New Roman" w:eastAsia="Times New Roman" w:hAnsi="Times New Roman" w:cs="Times New Roman"/>
          <w:kern w:val="0"/>
          <w:sz w:val="24"/>
          <w:szCs w:val="24"/>
          <w:lang w:eastAsia="fr-FR"/>
          <w14:ligatures w14:val="none"/>
        </w:rPr>
        <w:t xml:space="preserve">usted puede señalar su opción preferida haciendo </w:t>
      </w:r>
      <w:proofErr w:type="spellStart"/>
      <w:r>
        <w:rPr>
          <w:rFonts w:ascii="Times New Roman" w:eastAsia="Times New Roman" w:hAnsi="Times New Roman" w:cs="Times New Roman"/>
          <w:kern w:val="0"/>
          <w:sz w:val="24"/>
          <w:szCs w:val="24"/>
          <w:lang w:eastAsia="fr-FR"/>
          <w14:ligatures w14:val="none"/>
        </w:rPr>
        <w:t>click</w:t>
      </w:r>
      <w:proofErr w:type="spellEnd"/>
      <w:r>
        <w:rPr>
          <w:rFonts w:ascii="Times New Roman" w:eastAsia="Times New Roman" w:hAnsi="Times New Roman" w:cs="Times New Roman"/>
          <w:kern w:val="0"/>
          <w:sz w:val="24"/>
          <w:szCs w:val="24"/>
          <w:lang w:eastAsia="fr-FR"/>
          <w14:ligatures w14:val="none"/>
        </w:rPr>
        <w:t xml:space="preserve"> en cualquiera de los botones de la columna “Mi opción”. </w:t>
      </w:r>
      <w:commentRangeStart w:id="372"/>
      <w:commentRangeStart w:id="373"/>
      <w:r>
        <w:rPr>
          <w:rFonts w:ascii="Times New Roman" w:eastAsia="Times New Roman" w:hAnsi="Times New Roman" w:cs="Times New Roman"/>
          <w:kern w:val="0"/>
          <w:sz w:val="24"/>
          <w:szCs w:val="24"/>
          <w:lang w:eastAsia="fr-FR"/>
          <w14:ligatures w14:val="none"/>
        </w:rPr>
        <w:t>En la columna “</w:t>
      </w:r>
      <w:commentRangeStart w:id="374"/>
      <w:commentRangeStart w:id="375"/>
      <w:r w:rsidRPr="00392D7D">
        <w:rPr>
          <w:rFonts w:ascii="Times New Roman" w:eastAsia="Times New Roman" w:hAnsi="Times New Roman" w:cs="Times New Roman"/>
          <w:kern w:val="0"/>
          <w:sz w:val="24"/>
          <w:szCs w:val="24"/>
          <w:lang w:eastAsia="fr-FR"/>
          <w14:ligatures w14:val="none"/>
        </w:rPr>
        <w:t>Otro</w:t>
      </w:r>
      <w:commentRangeEnd w:id="374"/>
      <w:r>
        <w:rPr>
          <w:rStyle w:val="CommentReference"/>
        </w:rPr>
        <w:commentReference w:id="374"/>
      </w:r>
      <w:commentRangeEnd w:id="375"/>
      <w:r>
        <w:rPr>
          <w:rStyle w:val="CommentReference"/>
        </w:rPr>
        <w:commentReference w:id="375"/>
      </w:r>
      <w:r w:rsidRPr="00392D7D">
        <w:rPr>
          <w:rFonts w:ascii="Times New Roman" w:eastAsia="Times New Roman" w:hAnsi="Times New Roman" w:cs="Times New Roman"/>
          <w:kern w:val="0"/>
          <w:sz w:val="24"/>
          <w:szCs w:val="24"/>
          <w:lang w:eastAsia="fr-FR"/>
          <w14:ligatures w14:val="none"/>
        </w:rPr>
        <w:t>"</w:t>
      </w:r>
      <w:r>
        <w:rPr>
          <w:rFonts w:ascii="Times New Roman" w:eastAsia="Times New Roman" w:hAnsi="Times New Roman" w:cs="Times New Roman"/>
          <w:kern w:val="0"/>
          <w:sz w:val="24"/>
          <w:szCs w:val="24"/>
          <w:lang w:eastAsia="fr-FR"/>
          <w14:ligatures w14:val="none"/>
        </w:rPr>
        <w:t xml:space="preserve">, usted verá un icono de una persona señalando la decisión del otro trabajador. </w:t>
      </w:r>
      <w:commentRangeEnd w:id="372"/>
      <w:r>
        <w:rPr>
          <w:rStyle w:val="CommentReference"/>
        </w:rPr>
        <w:commentReference w:id="372"/>
      </w:r>
      <w:commentRangeEnd w:id="373"/>
      <w:r>
        <w:rPr>
          <w:rStyle w:val="CommentReference"/>
        </w:rPr>
        <w:commentReference w:id="373"/>
      </w:r>
    </w:p>
    <w:p w14:paraId="607EAE79" w14:textId="0726A3FC" w:rsidR="00F537B1" w:rsidRPr="00392D7D" w:rsidRDefault="00F537B1" w:rsidP="00F537B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Si en una tarea, las opciones seleccionadas por cada trabajador no coinciden, </w:t>
      </w:r>
      <w:r w:rsidRPr="00392D7D">
        <w:rPr>
          <w:rFonts w:ascii="Times New Roman" w:eastAsia="Times New Roman" w:hAnsi="Times New Roman" w:cs="Times New Roman"/>
          <w:kern w:val="0"/>
          <w:sz w:val="24"/>
          <w:szCs w:val="24"/>
          <w:lang w:eastAsia="fr-FR"/>
          <w14:ligatures w14:val="none"/>
        </w:rPr>
        <w:t xml:space="preserve">el encabezado de </w:t>
      </w:r>
      <w:r>
        <w:rPr>
          <w:rFonts w:ascii="Times New Roman" w:eastAsia="Times New Roman" w:hAnsi="Times New Roman" w:cs="Times New Roman"/>
          <w:kern w:val="0"/>
          <w:sz w:val="24"/>
          <w:szCs w:val="24"/>
          <w:lang w:eastAsia="fr-FR"/>
          <w14:ligatures w14:val="none"/>
        </w:rPr>
        <w:t xml:space="preserve">esa tarea </w:t>
      </w:r>
      <w:r w:rsidRPr="00392D7D">
        <w:rPr>
          <w:rFonts w:ascii="Times New Roman" w:eastAsia="Times New Roman" w:hAnsi="Times New Roman" w:cs="Times New Roman"/>
          <w:kern w:val="0"/>
          <w:sz w:val="24"/>
          <w:szCs w:val="24"/>
          <w:lang w:eastAsia="fr-FR"/>
          <w14:ligatures w14:val="none"/>
        </w:rPr>
        <w:t>es</w:t>
      </w:r>
      <w:r>
        <w:rPr>
          <w:rFonts w:ascii="Times New Roman" w:eastAsia="Times New Roman" w:hAnsi="Times New Roman" w:cs="Times New Roman"/>
          <w:kern w:val="0"/>
          <w:sz w:val="24"/>
          <w:szCs w:val="24"/>
          <w:lang w:eastAsia="fr-FR"/>
          <w14:ligatures w14:val="none"/>
        </w:rPr>
        <w:t>tará</w:t>
      </w:r>
      <w:r w:rsidRPr="00392D7D">
        <w:rPr>
          <w:rFonts w:ascii="Times New Roman" w:eastAsia="Times New Roman" w:hAnsi="Times New Roman" w:cs="Times New Roman"/>
          <w:kern w:val="0"/>
          <w:sz w:val="24"/>
          <w:szCs w:val="24"/>
          <w:lang w:eastAsia="fr-FR"/>
          <w14:ligatures w14:val="none"/>
        </w:rPr>
        <w:t xml:space="preserve"> </w:t>
      </w:r>
      <w:r>
        <w:rPr>
          <w:rFonts w:ascii="Times New Roman" w:eastAsia="Times New Roman" w:hAnsi="Times New Roman" w:cs="Times New Roman"/>
          <w:kern w:val="0"/>
          <w:sz w:val="24"/>
          <w:szCs w:val="24"/>
          <w:lang w:eastAsia="fr-FR"/>
          <w14:ligatures w14:val="none"/>
        </w:rPr>
        <w:t xml:space="preserve">con un color </w:t>
      </w:r>
      <w:r w:rsidRPr="00392D7D">
        <w:rPr>
          <w:rFonts w:ascii="Times New Roman" w:eastAsia="Times New Roman" w:hAnsi="Times New Roman" w:cs="Times New Roman"/>
          <w:kern w:val="0"/>
          <w:sz w:val="24"/>
          <w:szCs w:val="24"/>
          <w:lang w:eastAsia="fr-FR"/>
          <w14:ligatures w14:val="none"/>
        </w:rPr>
        <w:t>gris</w:t>
      </w:r>
      <w:r>
        <w:rPr>
          <w:rFonts w:ascii="Times New Roman" w:eastAsia="Times New Roman" w:hAnsi="Times New Roman" w:cs="Times New Roman"/>
          <w:kern w:val="0"/>
          <w:sz w:val="24"/>
          <w:szCs w:val="24"/>
          <w:lang w:eastAsia="fr-FR"/>
          <w14:ligatures w14:val="none"/>
        </w:rPr>
        <w:t xml:space="preserve"> </w:t>
      </w:r>
      <w:r w:rsidRPr="00392D7D">
        <w:rPr>
          <w:rFonts w:ascii="Times New Roman" w:eastAsia="Times New Roman" w:hAnsi="Times New Roman" w:cs="Times New Roman"/>
          <w:kern w:val="0"/>
          <w:sz w:val="24"/>
          <w:szCs w:val="24"/>
          <w:lang w:eastAsia="fr-FR"/>
          <w14:ligatures w14:val="none"/>
        </w:rPr>
        <w:t xml:space="preserve">(por ejemplo, </w:t>
      </w:r>
      <w:r>
        <w:rPr>
          <w:rFonts w:ascii="Times New Roman" w:eastAsia="Times New Roman" w:hAnsi="Times New Roman" w:cs="Times New Roman"/>
          <w:kern w:val="0"/>
          <w:sz w:val="24"/>
          <w:szCs w:val="24"/>
          <w:lang w:eastAsia="fr-FR"/>
          <w14:ligatures w14:val="none"/>
        </w:rPr>
        <w:t xml:space="preserve">ver </w:t>
      </w:r>
      <w:r w:rsidRPr="00392D7D">
        <w:rPr>
          <w:rFonts w:ascii="Times New Roman" w:eastAsia="Times New Roman" w:hAnsi="Times New Roman" w:cs="Times New Roman"/>
          <w:kern w:val="0"/>
          <w:sz w:val="24"/>
          <w:szCs w:val="24"/>
          <w:lang w:eastAsia="fr-FR"/>
          <w14:ligatures w14:val="none"/>
        </w:rPr>
        <w:t xml:space="preserve">la Tarea 1 en </w:t>
      </w:r>
      <w:r>
        <w:rPr>
          <w:rFonts w:ascii="Times New Roman" w:eastAsia="Times New Roman" w:hAnsi="Times New Roman" w:cs="Times New Roman"/>
          <w:kern w:val="0"/>
          <w:sz w:val="24"/>
          <w:szCs w:val="24"/>
          <w:lang w:eastAsia="fr-FR"/>
          <w14:ligatures w14:val="none"/>
        </w:rPr>
        <w:t>el ejemplo</w:t>
      </w:r>
      <w:r w:rsidRPr="00392D7D">
        <w:rPr>
          <w:rFonts w:ascii="Times New Roman" w:eastAsia="Times New Roman" w:hAnsi="Times New Roman" w:cs="Times New Roman"/>
          <w:kern w:val="0"/>
          <w:sz w:val="24"/>
          <w:szCs w:val="24"/>
          <w:lang w:eastAsia="fr-FR"/>
          <w14:ligatures w14:val="none"/>
        </w:rPr>
        <w:t xml:space="preserve">). Si </w:t>
      </w:r>
      <w:r>
        <w:rPr>
          <w:rFonts w:ascii="Times New Roman" w:eastAsia="Times New Roman" w:hAnsi="Times New Roman" w:cs="Times New Roman"/>
          <w:kern w:val="0"/>
          <w:sz w:val="24"/>
          <w:szCs w:val="24"/>
          <w:lang w:eastAsia="fr-FR"/>
          <w14:ligatures w14:val="none"/>
        </w:rPr>
        <w:t xml:space="preserve">usted y el otro trabajador han elegido la misma opción para una tarea, el </w:t>
      </w:r>
      <w:r w:rsidRPr="00392D7D">
        <w:rPr>
          <w:rFonts w:ascii="Times New Roman" w:eastAsia="Times New Roman" w:hAnsi="Times New Roman" w:cs="Times New Roman"/>
          <w:kern w:val="0"/>
          <w:sz w:val="24"/>
          <w:szCs w:val="24"/>
          <w:lang w:eastAsia="fr-FR"/>
          <w14:ligatures w14:val="none"/>
        </w:rPr>
        <w:t xml:space="preserve">encabezado </w:t>
      </w:r>
      <w:r>
        <w:rPr>
          <w:rFonts w:ascii="Times New Roman" w:eastAsia="Times New Roman" w:hAnsi="Times New Roman" w:cs="Times New Roman"/>
          <w:kern w:val="0"/>
          <w:sz w:val="24"/>
          <w:szCs w:val="24"/>
          <w:lang w:eastAsia="fr-FR"/>
          <w14:ligatures w14:val="none"/>
        </w:rPr>
        <w:t xml:space="preserve">de esa tarea estará en color </w:t>
      </w:r>
      <w:r w:rsidRPr="00392D7D">
        <w:rPr>
          <w:rFonts w:ascii="Times New Roman" w:eastAsia="Times New Roman" w:hAnsi="Times New Roman" w:cs="Times New Roman"/>
          <w:kern w:val="0"/>
          <w:sz w:val="24"/>
          <w:szCs w:val="24"/>
          <w:lang w:eastAsia="fr-FR"/>
          <w14:ligatures w14:val="none"/>
        </w:rPr>
        <w:t>verde.</w:t>
      </w:r>
      <w:r>
        <w:rPr>
          <w:rFonts w:ascii="Times New Roman" w:eastAsia="Times New Roman" w:hAnsi="Times New Roman" w:cs="Times New Roman"/>
          <w:kern w:val="0"/>
          <w:sz w:val="24"/>
          <w:szCs w:val="24"/>
          <w:lang w:eastAsia="fr-FR"/>
          <w14:ligatures w14:val="none"/>
        </w:rPr>
        <w:t xml:space="preserve"> En cualquier momento usted puede cambiar la opción elegida para cada tarea, tanto si el otro jugador ha elegido la misma opción o no.</w:t>
      </w:r>
      <w:ins w:id="376" w:author="Mercedes Ines Fevre Obarrio" w:date="2024-09-03T19:08:00Z" w16du:dateUtc="2024-09-03T17:08:00Z">
        <w:r w:rsidR="00B77FD7">
          <w:rPr>
            <w:rFonts w:ascii="Times New Roman" w:eastAsia="Times New Roman" w:hAnsi="Times New Roman" w:cs="Times New Roman"/>
            <w:kern w:val="0"/>
            <w:sz w:val="24"/>
            <w:szCs w:val="24"/>
            <w:lang w:eastAsia="fr-FR"/>
            <w14:ligatures w14:val="none"/>
          </w:rPr>
          <w:t xml:space="preserve"> </w:t>
        </w:r>
        <w:r w:rsidR="00B77FD7" w:rsidRPr="00B77FD7">
          <w:rPr>
            <w:rFonts w:ascii="Times New Roman" w:eastAsia="Times New Roman" w:hAnsi="Times New Roman" w:cs="Times New Roman"/>
            <w:kern w:val="0"/>
            <w:sz w:val="24"/>
            <w:szCs w:val="24"/>
            <w:highlight w:val="yellow"/>
            <w:lang w:eastAsia="fr-FR"/>
            <w14:ligatures w14:val="none"/>
          </w:rPr>
          <w:t>(Ver siguiente pantalla).</w:t>
        </w:r>
      </w:ins>
    </w:p>
    <w:p w14:paraId="76F84EB7" w14:textId="77777777" w:rsidR="00F537B1" w:rsidRPr="00392D7D" w:rsidRDefault="00F537B1" w:rsidP="00F537B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commentRangeStart w:id="377"/>
      <w:commentRangeStart w:id="378"/>
      <w:r w:rsidRPr="00392D7D">
        <w:rPr>
          <w:rFonts w:ascii="Times New Roman" w:eastAsia="Times New Roman" w:hAnsi="Times New Roman" w:cs="Times New Roman"/>
          <w:kern w:val="0"/>
          <w:sz w:val="24"/>
          <w:szCs w:val="24"/>
          <w:lang w:eastAsia="fr-FR"/>
          <w14:ligatures w14:val="none"/>
        </w:rPr>
        <w:t>Nota</w:t>
      </w:r>
      <w:commentRangeEnd w:id="377"/>
      <w:r>
        <w:rPr>
          <w:rStyle w:val="CommentReference"/>
        </w:rPr>
        <w:commentReference w:id="377"/>
      </w:r>
      <w:commentRangeEnd w:id="378"/>
      <w:r>
        <w:rPr>
          <w:rStyle w:val="CommentReference"/>
        </w:rPr>
        <w:commentReference w:id="378"/>
      </w:r>
      <w:r w:rsidRPr="00392D7D">
        <w:rPr>
          <w:rFonts w:ascii="Times New Roman" w:eastAsia="Times New Roman" w:hAnsi="Times New Roman" w:cs="Times New Roman"/>
          <w:kern w:val="0"/>
          <w:sz w:val="24"/>
          <w:szCs w:val="24"/>
          <w:lang w:eastAsia="fr-FR"/>
          <w14:ligatures w14:val="none"/>
        </w:rPr>
        <w:t xml:space="preserve">: </w:t>
      </w:r>
      <w:r>
        <w:rPr>
          <w:rFonts w:ascii="Times New Roman" w:eastAsia="Times New Roman" w:hAnsi="Times New Roman" w:cs="Times New Roman"/>
          <w:kern w:val="0"/>
          <w:sz w:val="24"/>
          <w:szCs w:val="24"/>
          <w:lang w:eastAsia="fr-FR"/>
          <w14:ligatures w14:val="none"/>
        </w:rPr>
        <w:t xml:space="preserve">los porcentajes que aparecen en pantalla son los porcentajes que usted recibirá para cada opción. El porcentaje que el otro trabajador y el gerente reciben para cada opción puede ser diferente del suyo. Usted </w:t>
      </w:r>
      <w:r w:rsidRPr="00392D7D">
        <w:rPr>
          <w:rFonts w:ascii="Times New Roman" w:eastAsia="Times New Roman" w:hAnsi="Times New Roman" w:cs="Times New Roman"/>
          <w:kern w:val="0"/>
          <w:sz w:val="24"/>
          <w:szCs w:val="24"/>
          <w:lang w:eastAsia="fr-FR"/>
          <w14:ligatures w14:val="none"/>
        </w:rPr>
        <w:t xml:space="preserve">sólo podrá ver </w:t>
      </w:r>
      <w:r>
        <w:rPr>
          <w:rFonts w:ascii="Times New Roman" w:eastAsia="Times New Roman" w:hAnsi="Times New Roman" w:cs="Times New Roman"/>
          <w:kern w:val="0"/>
          <w:sz w:val="24"/>
          <w:szCs w:val="24"/>
          <w:lang w:eastAsia="fr-FR"/>
          <w14:ligatures w14:val="none"/>
        </w:rPr>
        <w:t>s</w:t>
      </w:r>
      <w:r w:rsidRPr="00392D7D">
        <w:rPr>
          <w:rFonts w:ascii="Times New Roman" w:eastAsia="Times New Roman" w:hAnsi="Times New Roman" w:cs="Times New Roman"/>
          <w:kern w:val="0"/>
          <w:sz w:val="24"/>
          <w:szCs w:val="24"/>
          <w:lang w:eastAsia="fr-FR"/>
          <w14:ligatures w14:val="none"/>
        </w:rPr>
        <w:t>us porcentajes y no los de</w:t>
      </w:r>
      <w:r>
        <w:rPr>
          <w:rFonts w:ascii="Times New Roman" w:eastAsia="Times New Roman" w:hAnsi="Times New Roman" w:cs="Times New Roman"/>
          <w:kern w:val="0"/>
          <w:sz w:val="24"/>
          <w:szCs w:val="24"/>
          <w:lang w:eastAsia="fr-FR"/>
          <w14:ligatures w14:val="none"/>
        </w:rPr>
        <w:t>l</w:t>
      </w:r>
      <w:r w:rsidRPr="00392D7D">
        <w:rPr>
          <w:rFonts w:ascii="Times New Roman" w:eastAsia="Times New Roman" w:hAnsi="Times New Roman" w:cs="Times New Roman"/>
          <w:kern w:val="0"/>
          <w:sz w:val="24"/>
          <w:szCs w:val="24"/>
          <w:lang w:eastAsia="fr-FR"/>
          <w14:ligatures w14:val="none"/>
        </w:rPr>
        <w:t xml:space="preserve"> </w:t>
      </w:r>
      <w:r>
        <w:rPr>
          <w:rFonts w:ascii="Times New Roman" w:eastAsia="Times New Roman" w:hAnsi="Times New Roman" w:cs="Times New Roman"/>
          <w:kern w:val="0"/>
          <w:sz w:val="24"/>
          <w:szCs w:val="24"/>
          <w:lang w:eastAsia="fr-FR"/>
          <w14:ligatures w14:val="none"/>
        </w:rPr>
        <w:t>otro trabajador o del gerente</w:t>
      </w:r>
      <w:r w:rsidRPr="00392D7D">
        <w:rPr>
          <w:rFonts w:ascii="Times New Roman" w:eastAsia="Times New Roman" w:hAnsi="Times New Roman" w:cs="Times New Roman"/>
          <w:kern w:val="0"/>
          <w:sz w:val="24"/>
          <w:szCs w:val="24"/>
          <w:lang w:eastAsia="fr-FR"/>
          <w14:ligatures w14:val="none"/>
        </w:rPr>
        <w:t>.</w:t>
      </w:r>
      <w:r>
        <w:rPr>
          <w:rFonts w:ascii="Times New Roman" w:eastAsia="Times New Roman" w:hAnsi="Times New Roman" w:cs="Times New Roman"/>
          <w:kern w:val="0"/>
          <w:sz w:val="24"/>
          <w:szCs w:val="24"/>
          <w:lang w:eastAsia="fr-FR"/>
          <w14:ligatures w14:val="none"/>
        </w:rPr>
        <w:t xml:space="preserve"> Igualmente, el otro trabajador sólo podrá ver sus propios porcentajes.</w:t>
      </w:r>
    </w:p>
    <w:p w14:paraId="61C329BA" w14:textId="77777777" w:rsidR="00F537B1" w:rsidRDefault="00F537B1" w:rsidP="00F537B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Durante esta fase de negociación, puede utilizar el cuadro de chat (parte inferior de la pantalla) para</w:t>
      </w:r>
      <w:r w:rsidRPr="00392D7D">
        <w:rPr>
          <w:rFonts w:ascii="Times New Roman" w:eastAsia="Times New Roman" w:hAnsi="Times New Roman" w:cs="Times New Roman"/>
          <w:kern w:val="0"/>
          <w:sz w:val="24"/>
          <w:szCs w:val="24"/>
          <w:lang w:eastAsia="fr-FR"/>
          <w14:ligatures w14:val="none"/>
        </w:rPr>
        <w:t xml:space="preserve"> </w:t>
      </w:r>
      <w:r>
        <w:rPr>
          <w:rFonts w:ascii="Times New Roman" w:eastAsia="Times New Roman" w:hAnsi="Times New Roman" w:cs="Times New Roman"/>
          <w:kern w:val="0"/>
          <w:sz w:val="24"/>
          <w:szCs w:val="24"/>
          <w:lang w:eastAsia="fr-FR"/>
          <w14:ligatures w14:val="none"/>
        </w:rPr>
        <w:t>comunicarse</w:t>
      </w:r>
      <w:r w:rsidRPr="00392D7D">
        <w:rPr>
          <w:rFonts w:ascii="Times New Roman" w:eastAsia="Times New Roman" w:hAnsi="Times New Roman" w:cs="Times New Roman"/>
          <w:kern w:val="0"/>
          <w:sz w:val="24"/>
          <w:szCs w:val="24"/>
          <w:lang w:eastAsia="fr-FR"/>
          <w14:ligatures w14:val="none"/>
        </w:rPr>
        <w:t xml:space="preserve"> con el otro </w:t>
      </w:r>
      <w:r>
        <w:rPr>
          <w:rFonts w:ascii="Times New Roman" w:eastAsia="Times New Roman" w:hAnsi="Times New Roman" w:cs="Times New Roman"/>
          <w:kern w:val="0"/>
          <w:sz w:val="24"/>
          <w:szCs w:val="24"/>
          <w:lang w:eastAsia="fr-FR"/>
          <w14:ligatures w14:val="none"/>
        </w:rPr>
        <w:t>trabajador</w:t>
      </w:r>
      <w:r w:rsidRPr="00392D7D">
        <w:rPr>
          <w:rFonts w:ascii="Times New Roman" w:eastAsia="Times New Roman" w:hAnsi="Times New Roman" w:cs="Times New Roman"/>
          <w:kern w:val="0"/>
          <w:sz w:val="24"/>
          <w:szCs w:val="24"/>
          <w:lang w:eastAsia="fr-FR"/>
          <w14:ligatures w14:val="none"/>
        </w:rPr>
        <w:t xml:space="preserve">. </w:t>
      </w:r>
      <w:r>
        <w:rPr>
          <w:rFonts w:ascii="Times New Roman" w:eastAsia="Times New Roman" w:hAnsi="Times New Roman" w:cs="Times New Roman"/>
          <w:kern w:val="0"/>
          <w:sz w:val="24"/>
          <w:szCs w:val="24"/>
          <w:lang w:eastAsia="fr-FR"/>
          <w14:ligatures w14:val="none"/>
        </w:rPr>
        <w:t>El gerente no tiene acceso a lo que se escriba en este chat o las decisiones que ustedes tomen.</w:t>
      </w:r>
    </w:p>
    <w:p w14:paraId="2EF0BEDD" w14:textId="1724ABAD" w:rsidR="00F537B1" w:rsidRDefault="00F537B1" w:rsidP="00F537B1">
      <w:pPr>
        <w:spacing w:before="100" w:beforeAutospacing="1" w:after="100" w:afterAutospacing="1" w:line="240" w:lineRule="auto"/>
        <w:jc w:val="both"/>
        <w:rPr>
          <w:ins w:id="379" w:author="Mercedes Ines Fevre Obarrio" w:date="2024-09-03T19:00:00Z" w16du:dateUtc="2024-09-03T17:00:00Z"/>
          <w:rFonts w:ascii="Times New Roman" w:eastAsia="Times New Roman" w:hAnsi="Times New Roman" w:cs="Times New Roman"/>
          <w:kern w:val="0"/>
          <w:sz w:val="24"/>
          <w:szCs w:val="24"/>
          <w:lang w:eastAsia="fr-FR"/>
          <w14:ligatures w14:val="none"/>
        </w:rPr>
      </w:pPr>
    </w:p>
    <w:p w14:paraId="1402932A" w14:textId="64D6EBD7" w:rsidR="00F537B1" w:rsidRPr="00392D7D" w:rsidRDefault="00F537B1" w:rsidP="00F537B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ins w:id="380" w:author="Mercedes Ines Fevre Obarrio" w:date="2024-09-03T19:00:00Z" w16du:dateUtc="2024-09-03T17:00:00Z">
        <w:r>
          <w:rPr>
            <w:rFonts w:ascii="Times New Roman" w:eastAsia="Times New Roman" w:hAnsi="Times New Roman" w:cs="Times New Roman"/>
            <w:kern w:val="0"/>
            <w:sz w:val="24"/>
            <w:szCs w:val="24"/>
            <w:lang w:eastAsia="fr-FR"/>
            <w14:ligatures w14:val="none"/>
          </w:rPr>
          <w:t>IMPORTANTE: En el chat no está permitido revelar su identidad, o cualquier tipo de información personal que pueda servir para identificarle, realizar amenazas o hacer comentarios</w:t>
        </w:r>
        <w:r w:rsidRPr="00392D7D">
          <w:rPr>
            <w:rFonts w:ascii="Times New Roman" w:eastAsia="Times New Roman" w:hAnsi="Times New Roman" w:cs="Times New Roman"/>
            <w:kern w:val="0"/>
            <w:sz w:val="24"/>
            <w:szCs w:val="24"/>
            <w:lang w:eastAsia="fr-FR"/>
            <w14:ligatures w14:val="none"/>
          </w:rPr>
          <w:t xml:space="preserve"> groser</w:t>
        </w:r>
        <w:r>
          <w:rPr>
            <w:rFonts w:ascii="Times New Roman" w:eastAsia="Times New Roman" w:hAnsi="Times New Roman" w:cs="Times New Roman"/>
            <w:kern w:val="0"/>
            <w:sz w:val="24"/>
            <w:szCs w:val="24"/>
            <w:lang w:eastAsia="fr-FR"/>
            <w14:ligatures w14:val="none"/>
          </w:rPr>
          <w:t>os</w:t>
        </w:r>
        <w:r w:rsidRPr="00392D7D">
          <w:rPr>
            <w:rFonts w:ascii="Times New Roman" w:eastAsia="Times New Roman" w:hAnsi="Times New Roman" w:cs="Times New Roman"/>
            <w:kern w:val="0"/>
            <w:sz w:val="24"/>
            <w:szCs w:val="24"/>
            <w:lang w:eastAsia="fr-FR"/>
            <w14:ligatures w14:val="none"/>
          </w:rPr>
          <w:t xml:space="preserve">, </w:t>
        </w:r>
        <w:r>
          <w:rPr>
            <w:rFonts w:ascii="Times New Roman" w:eastAsia="Times New Roman" w:hAnsi="Times New Roman" w:cs="Times New Roman"/>
            <w:kern w:val="0"/>
            <w:sz w:val="24"/>
            <w:szCs w:val="24"/>
            <w:lang w:eastAsia="fr-FR"/>
            <w14:ligatures w14:val="none"/>
          </w:rPr>
          <w:t xml:space="preserve">discriminatorios o de mal gusto. Este tipo de comentarios supondrá la </w:t>
        </w:r>
        <w:r w:rsidRPr="00392D7D">
          <w:rPr>
            <w:rFonts w:ascii="Times New Roman" w:eastAsia="Times New Roman" w:hAnsi="Times New Roman" w:cs="Times New Roman"/>
            <w:kern w:val="0"/>
            <w:sz w:val="24"/>
            <w:szCs w:val="24"/>
            <w:lang w:eastAsia="fr-FR"/>
            <w14:ligatures w14:val="none"/>
          </w:rPr>
          <w:t>expuls</w:t>
        </w:r>
        <w:r>
          <w:rPr>
            <w:rFonts w:ascii="Times New Roman" w:eastAsia="Times New Roman" w:hAnsi="Times New Roman" w:cs="Times New Roman"/>
            <w:kern w:val="0"/>
            <w:sz w:val="24"/>
            <w:szCs w:val="24"/>
            <w:lang w:eastAsia="fr-FR"/>
            <w14:ligatures w14:val="none"/>
          </w:rPr>
          <w:t>ión</w:t>
        </w:r>
        <w:r w:rsidRPr="00392D7D">
          <w:rPr>
            <w:rFonts w:ascii="Times New Roman" w:eastAsia="Times New Roman" w:hAnsi="Times New Roman" w:cs="Times New Roman"/>
            <w:kern w:val="0"/>
            <w:sz w:val="24"/>
            <w:szCs w:val="24"/>
            <w:lang w:eastAsia="fr-FR"/>
            <w14:ligatures w14:val="none"/>
          </w:rPr>
          <w:t xml:space="preserve"> inmediata</w:t>
        </w:r>
        <w:r>
          <w:rPr>
            <w:rFonts w:ascii="Times New Roman" w:eastAsia="Times New Roman" w:hAnsi="Times New Roman" w:cs="Times New Roman"/>
            <w:kern w:val="0"/>
            <w:sz w:val="24"/>
            <w:szCs w:val="24"/>
            <w:lang w:eastAsia="fr-FR"/>
            <w14:ligatures w14:val="none"/>
          </w:rPr>
          <w:t xml:space="preserve"> del experimento</w:t>
        </w:r>
        <w:r w:rsidRPr="00392D7D">
          <w:rPr>
            <w:rFonts w:ascii="Times New Roman" w:eastAsia="Times New Roman" w:hAnsi="Times New Roman" w:cs="Times New Roman"/>
            <w:kern w:val="0"/>
            <w:sz w:val="24"/>
            <w:szCs w:val="24"/>
            <w:lang w:eastAsia="fr-FR"/>
            <w14:ligatures w14:val="none"/>
          </w:rPr>
          <w:t xml:space="preserve"> </w:t>
        </w:r>
        <w:r>
          <w:rPr>
            <w:rFonts w:ascii="Times New Roman" w:eastAsia="Times New Roman" w:hAnsi="Times New Roman" w:cs="Times New Roman"/>
            <w:kern w:val="0"/>
            <w:sz w:val="24"/>
            <w:szCs w:val="24"/>
            <w:lang w:eastAsia="fr-FR"/>
            <w14:ligatures w14:val="none"/>
          </w:rPr>
          <w:t xml:space="preserve">y no recibir ningún pago por la participación en el experimento. Al mismo tiempo, estos comentarios podrían ser trasladados a las autoridades </w:t>
        </w:r>
        <w:commentRangeStart w:id="381"/>
        <w:commentRangeStart w:id="382"/>
        <w:r>
          <w:rPr>
            <w:rFonts w:ascii="Times New Roman" w:eastAsia="Times New Roman" w:hAnsi="Times New Roman" w:cs="Times New Roman"/>
            <w:kern w:val="0"/>
            <w:sz w:val="24"/>
            <w:szCs w:val="24"/>
            <w:lang w:eastAsia="fr-FR"/>
            <w14:ligatures w14:val="none"/>
          </w:rPr>
          <w:t>competentes</w:t>
        </w:r>
        <w:commentRangeEnd w:id="381"/>
        <w:r>
          <w:rPr>
            <w:rStyle w:val="CommentReference"/>
          </w:rPr>
          <w:commentReference w:id="381"/>
        </w:r>
        <w:commentRangeEnd w:id="382"/>
        <w:r>
          <w:rPr>
            <w:rStyle w:val="CommentReference"/>
          </w:rPr>
          <w:commentReference w:id="382"/>
        </w:r>
        <w:r>
          <w:rPr>
            <w:rFonts w:ascii="Times New Roman" w:eastAsia="Times New Roman" w:hAnsi="Times New Roman" w:cs="Times New Roman"/>
            <w:kern w:val="0"/>
            <w:sz w:val="24"/>
            <w:szCs w:val="24"/>
            <w:lang w:eastAsia="fr-FR"/>
            <w14:ligatures w14:val="none"/>
          </w:rPr>
          <w:t>.</w:t>
        </w:r>
      </w:ins>
    </w:p>
    <w:p w14:paraId="65ED4529" w14:textId="25E0F3BB" w:rsidR="00F958A4" w:rsidDel="006E645C" w:rsidRDefault="00F958A4" w:rsidP="00BD2F41">
      <w:pPr>
        <w:spacing w:before="100" w:beforeAutospacing="1" w:after="100" w:afterAutospacing="1" w:line="240" w:lineRule="auto"/>
        <w:jc w:val="both"/>
        <w:rPr>
          <w:del w:id="383" w:author="Mercedes Ines Fevre Obarrio" w:date="2024-09-03T19:41:00Z" w16du:dateUtc="2024-09-03T17:41:00Z"/>
          <w:rFonts w:ascii="Times New Roman" w:eastAsia="Times New Roman" w:hAnsi="Times New Roman" w:cs="Times New Roman"/>
          <w:kern w:val="0"/>
          <w:sz w:val="24"/>
          <w:szCs w:val="24"/>
          <w:lang w:eastAsia="fr-FR"/>
          <w14:ligatures w14:val="none"/>
        </w:rPr>
      </w:pPr>
    </w:p>
    <w:p w14:paraId="7F27AEE5" w14:textId="13E06CA7" w:rsidR="00F958A4" w:rsidRPr="00F958A4" w:rsidRDefault="00F958A4" w:rsidP="00F958A4">
      <w:pPr>
        <w:spacing w:after="0" w:line="240" w:lineRule="auto"/>
        <w:jc w:val="both"/>
        <w:rPr>
          <w:ins w:id="384" w:author="Mercedes Ines Fevre Obarrio" w:date="2024-09-03T18:49:00Z" w16du:dateUtc="2024-09-03T16:49:00Z"/>
          <w:rFonts w:ascii="Times New Roman" w:eastAsia="Times New Roman" w:hAnsi="Times New Roman" w:cs="Times New Roman"/>
          <w:kern w:val="0"/>
          <w:sz w:val="24"/>
          <w:szCs w:val="24"/>
          <w:highlight w:val="yellow"/>
          <w:lang w:eastAsia="fr-FR"/>
          <w14:ligatures w14:val="none"/>
        </w:rPr>
      </w:pPr>
      <w:ins w:id="385" w:author="Mercedes Ines Fevre Obarrio" w:date="2024-09-03T18:49:00Z" w16du:dateUtc="2024-09-03T16:49:00Z">
        <w:r w:rsidRPr="00F958A4">
          <w:rPr>
            <w:rFonts w:ascii="Times New Roman" w:eastAsia="Times New Roman" w:hAnsi="Times New Roman" w:cs="Times New Roman"/>
            <w:kern w:val="0"/>
            <w:sz w:val="24"/>
            <w:szCs w:val="24"/>
            <w:highlight w:val="yellow"/>
            <w:lang w:eastAsia="fr-FR"/>
            <w14:ligatures w14:val="none"/>
          </w:rPr>
          <w:t>Chat con el otro trabajador de su grupo (NO EXAMPLE IN THE SCREENSHOT)</w:t>
        </w:r>
      </w:ins>
    </w:p>
    <w:p w14:paraId="306D74F6" w14:textId="6F31E9B3" w:rsidR="00F958A4" w:rsidRPr="00F958A4" w:rsidRDefault="00F958A4" w:rsidP="00F958A4">
      <w:pPr>
        <w:spacing w:after="0" w:line="240" w:lineRule="auto"/>
        <w:jc w:val="both"/>
        <w:rPr>
          <w:ins w:id="386" w:author="Mercedes Ines Fevre Obarrio" w:date="2024-09-03T18:49:00Z" w16du:dateUtc="2024-09-03T16:49:00Z"/>
          <w:rFonts w:ascii="Times New Roman" w:eastAsia="Times New Roman" w:hAnsi="Times New Roman" w:cs="Times New Roman"/>
          <w:kern w:val="0"/>
          <w:sz w:val="24"/>
          <w:szCs w:val="24"/>
          <w:highlight w:val="yellow"/>
          <w:lang w:eastAsia="fr-FR"/>
          <w14:ligatures w14:val="none"/>
        </w:rPr>
      </w:pPr>
      <w:commentRangeStart w:id="387"/>
      <w:ins w:id="388" w:author="Mercedes Ines Fevre Obarrio" w:date="2024-09-03T18:49:00Z" w16du:dateUtc="2024-09-03T16:49:00Z">
        <w:r w:rsidRPr="00F958A4">
          <w:rPr>
            <w:rFonts w:ascii="Times New Roman" w:eastAsia="Times New Roman" w:hAnsi="Times New Roman" w:cs="Times New Roman"/>
            <w:kern w:val="0"/>
            <w:sz w:val="24"/>
            <w:szCs w:val="24"/>
            <w:highlight w:val="yellow"/>
            <w:lang w:eastAsia="fr-FR"/>
            <w14:ligatures w14:val="none"/>
          </w:rPr>
          <w:t>P2</w:t>
        </w:r>
        <w:commentRangeEnd w:id="387"/>
        <w:r w:rsidRPr="00F958A4">
          <w:rPr>
            <w:rStyle w:val="CommentReference"/>
            <w:highlight w:val="yellow"/>
          </w:rPr>
          <w:commentReference w:id="387"/>
        </w:r>
        <w:r w:rsidRPr="00F958A4">
          <w:rPr>
            <w:rFonts w:ascii="Times New Roman" w:eastAsia="Times New Roman" w:hAnsi="Times New Roman" w:cs="Times New Roman"/>
            <w:kern w:val="0"/>
            <w:sz w:val="24"/>
            <w:szCs w:val="24"/>
            <w:highlight w:val="yellow"/>
            <w:lang w:eastAsia="fr-FR"/>
            <w14:ligatures w14:val="none"/>
          </w:rPr>
          <w:t xml:space="preserve"> (</w:t>
        </w:r>
        <w:commentRangeStart w:id="389"/>
        <w:commentRangeStart w:id="390"/>
        <w:commentRangeStart w:id="391"/>
        <w:r w:rsidRPr="00F958A4">
          <w:rPr>
            <w:rFonts w:ascii="Times New Roman" w:eastAsia="Times New Roman" w:hAnsi="Times New Roman" w:cs="Times New Roman"/>
            <w:kern w:val="0"/>
            <w:sz w:val="24"/>
            <w:szCs w:val="24"/>
            <w:highlight w:val="yellow"/>
            <w:lang w:eastAsia="fr-FR"/>
            <w14:ligatures w14:val="none"/>
          </w:rPr>
          <w:t>yo</w:t>
        </w:r>
        <w:commentRangeEnd w:id="389"/>
        <w:r w:rsidRPr="00F958A4">
          <w:rPr>
            <w:rStyle w:val="CommentReference"/>
            <w:highlight w:val="yellow"/>
          </w:rPr>
          <w:commentReference w:id="389"/>
        </w:r>
        <w:commentRangeEnd w:id="390"/>
        <w:r w:rsidRPr="00F958A4">
          <w:rPr>
            <w:rStyle w:val="CommentReference"/>
            <w:highlight w:val="yellow"/>
          </w:rPr>
          <w:commentReference w:id="390"/>
        </w:r>
        <w:commentRangeEnd w:id="391"/>
        <w:r w:rsidRPr="00F958A4">
          <w:rPr>
            <w:rStyle w:val="CommentReference"/>
            <w:highlight w:val="yellow"/>
          </w:rPr>
          <w:commentReference w:id="391"/>
        </w:r>
        <w:r w:rsidRPr="00F958A4">
          <w:rPr>
            <w:rFonts w:ascii="Times New Roman" w:eastAsia="Times New Roman" w:hAnsi="Times New Roman" w:cs="Times New Roman"/>
            <w:kern w:val="0"/>
            <w:sz w:val="24"/>
            <w:szCs w:val="24"/>
            <w:highlight w:val="yellow"/>
            <w:lang w:eastAsia="fr-FR"/>
            <w14:ligatures w14:val="none"/>
          </w:rPr>
          <w:t>) Hola</w:t>
        </w:r>
      </w:ins>
      <w:ins w:id="392" w:author="Mercedes Ines Fevre Obarrio" w:date="2024-09-03T18:54:00Z" w16du:dateUtc="2024-09-03T16:54:00Z">
        <w:r>
          <w:rPr>
            <w:rFonts w:ascii="Times New Roman" w:eastAsia="Times New Roman" w:hAnsi="Times New Roman" w:cs="Times New Roman"/>
            <w:kern w:val="0"/>
            <w:sz w:val="24"/>
            <w:szCs w:val="24"/>
            <w:highlight w:val="yellow"/>
            <w:lang w:eastAsia="fr-FR"/>
            <w14:ligatures w14:val="none"/>
          </w:rPr>
          <w:t xml:space="preserve"> </w:t>
        </w:r>
        <w:r w:rsidRPr="00C26963">
          <w:rPr>
            <w:rFonts w:ascii="Times New Roman" w:eastAsia="Times New Roman" w:hAnsi="Times New Roman" w:cs="Times New Roman"/>
            <w:kern w:val="0"/>
            <w:sz w:val="24"/>
            <w:szCs w:val="24"/>
            <w:highlight w:val="yellow"/>
            <w:lang w:eastAsia="fr-FR"/>
            <w14:ligatures w14:val="none"/>
          </w:rPr>
          <w:t xml:space="preserve">(IS P2: </w:t>
        </w:r>
        <w:proofErr w:type="gramStart"/>
        <w:r w:rsidRPr="00C26963">
          <w:rPr>
            <w:rFonts w:ascii="Times New Roman" w:eastAsia="Times New Roman" w:hAnsi="Times New Roman" w:cs="Times New Roman"/>
            <w:kern w:val="0"/>
            <w:sz w:val="24"/>
            <w:szCs w:val="24"/>
            <w:highlight w:val="yellow"/>
            <w:lang w:eastAsia="fr-FR"/>
            <w14:ligatures w14:val="none"/>
          </w:rPr>
          <w:t>PLAYER A?</w:t>
        </w:r>
        <w:proofErr w:type="gramEnd"/>
        <w:r w:rsidRPr="00C26963">
          <w:rPr>
            <w:rFonts w:ascii="Times New Roman" w:eastAsia="Times New Roman" w:hAnsi="Times New Roman" w:cs="Times New Roman"/>
            <w:kern w:val="0"/>
            <w:sz w:val="24"/>
            <w:szCs w:val="24"/>
            <w:highlight w:val="yellow"/>
            <w:lang w:eastAsia="fr-FR"/>
            <w14:ligatures w14:val="none"/>
          </w:rPr>
          <w:t xml:space="preserve"> I WOULD WRITE TRABAJADOR A (USTED)</w:t>
        </w:r>
      </w:ins>
    </w:p>
    <w:p w14:paraId="722CDF40" w14:textId="77777777" w:rsidR="00F958A4" w:rsidRDefault="00F958A4" w:rsidP="00F958A4">
      <w:pPr>
        <w:spacing w:after="0" w:line="240" w:lineRule="auto"/>
        <w:jc w:val="both"/>
        <w:rPr>
          <w:ins w:id="393" w:author="Mercedes Ines Fevre Obarrio" w:date="2024-09-03T18:49:00Z" w16du:dateUtc="2024-09-03T16:49:00Z"/>
          <w:rFonts w:ascii="Times New Roman" w:eastAsia="Times New Roman" w:hAnsi="Times New Roman" w:cs="Times New Roman"/>
          <w:kern w:val="0"/>
          <w:sz w:val="24"/>
          <w:szCs w:val="24"/>
          <w:lang w:eastAsia="fr-FR"/>
          <w14:ligatures w14:val="none"/>
        </w:rPr>
      </w:pPr>
      <w:ins w:id="394" w:author="Mercedes Ines Fevre Obarrio" w:date="2024-09-03T18:49:00Z" w16du:dateUtc="2024-09-03T16:49:00Z">
        <w:r w:rsidRPr="00F958A4">
          <w:rPr>
            <w:rFonts w:ascii="Times New Roman" w:eastAsia="Times New Roman" w:hAnsi="Times New Roman" w:cs="Times New Roman"/>
            <w:kern w:val="0"/>
            <w:sz w:val="24"/>
            <w:szCs w:val="24"/>
            <w:highlight w:val="yellow"/>
            <w:lang w:eastAsia="fr-FR"/>
            <w14:ligatures w14:val="none"/>
          </w:rPr>
          <w:t xml:space="preserve">P1 Yo elegiría la primera opción </w:t>
        </w:r>
        <w:r w:rsidRPr="00F958A4">
          <w:rPr>
            <w:rFonts w:ascii="Times New Roman" w:eastAsia="Times New Roman" w:hAnsi="Times New Roman" w:cs="Times New Roman"/>
            <w:strike/>
            <w:kern w:val="0"/>
            <w:sz w:val="24"/>
            <w:szCs w:val="24"/>
            <w:highlight w:val="yellow"/>
            <w:lang w:eastAsia="fr-FR"/>
            <w14:ligatures w14:val="none"/>
          </w:rPr>
          <w:t>“a”</w:t>
        </w:r>
      </w:ins>
    </w:p>
    <w:p w14:paraId="23116786" w14:textId="77777777" w:rsidR="00F958A4" w:rsidRDefault="00F958A4" w:rsidP="00BD2F41">
      <w:pPr>
        <w:spacing w:before="100" w:beforeAutospacing="1" w:after="100" w:afterAutospacing="1" w:line="240" w:lineRule="auto"/>
        <w:jc w:val="both"/>
        <w:rPr>
          <w:ins w:id="395" w:author="Mercedes Ines Fevre Obarrio" w:date="2024-09-03T18:48:00Z" w16du:dateUtc="2024-09-03T16:48:00Z"/>
          <w:rFonts w:ascii="Times New Roman" w:eastAsia="Times New Roman" w:hAnsi="Times New Roman" w:cs="Times New Roman"/>
          <w:kern w:val="0"/>
          <w:sz w:val="24"/>
          <w:szCs w:val="24"/>
          <w:lang w:eastAsia="fr-FR"/>
          <w14:ligatures w14:val="none"/>
        </w:rPr>
      </w:pPr>
    </w:p>
    <w:p w14:paraId="67E26CC2" w14:textId="450A5DD9" w:rsidR="006E645C" w:rsidRPr="00392D7D" w:rsidRDefault="00BC092B" w:rsidP="006E645C">
      <w:pPr>
        <w:spacing w:before="100" w:beforeAutospacing="1" w:after="100" w:afterAutospacing="1" w:line="240" w:lineRule="auto"/>
        <w:jc w:val="both"/>
        <w:rPr>
          <w:ins w:id="396" w:author="Mercedes Ines Fevre Obarrio" w:date="2024-09-03T19:42:00Z" w16du:dateUtc="2024-09-03T17:42:00Z"/>
          <w:rFonts w:ascii="Times New Roman" w:eastAsia="Times New Roman" w:hAnsi="Times New Roman" w:cs="Times New Roman"/>
          <w:kern w:val="0"/>
          <w:sz w:val="24"/>
          <w:szCs w:val="24"/>
          <w:lang w:eastAsia="fr-FR"/>
          <w14:ligatures w14:val="none"/>
        </w:rPr>
      </w:pPr>
      <w:ins w:id="397" w:author="Mercedes Ines Fevre Obarrio" w:date="2024-09-03T18:48:00Z" w16du:dateUtc="2024-09-03T16:48:00Z">
        <w:r w:rsidRPr="00F958A4">
          <w:rPr>
            <w:rFonts w:ascii="Times New Roman" w:eastAsia="Times New Roman" w:hAnsi="Times New Roman" w:cs="Times New Roman"/>
            <w:kern w:val="0"/>
            <w:sz w:val="24"/>
            <w:szCs w:val="24"/>
            <w:highlight w:val="yellow"/>
            <w:lang w:eastAsia="fr-FR"/>
            <w14:ligatures w14:val="none"/>
          </w:rPr>
          <w:t xml:space="preserve">Cuando </w:t>
        </w:r>
        <w:r w:rsidR="00F958A4" w:rsidRPr="00F958A4">
          <w:rPr>
            <w:rFonts w:ascii="Times New Roman" w:eastAsia="Times New Roman" w:hAnsi="Times New Roman" w:cs="Times New Roman"/>
            <w:kern w:val="0"/>
            <w:sz w:val="24"/>
            <w:szCs w:val="24"/>
            <w:highlight w:val="yellow"/>
            <w:lang w:eastAsia="fr-FR"/>
            <w14:ligatures w14:val="none"/>
          </w:rPr>
          <w:t>haya tomado la decis</w:t>
        </w:r>
      </w:ins>
      <w:ins w:id="398" w:author="Mercedes Ines Fevre Obarrio" w:date="2024-09-03T18:49:00Z" w16du:dateUtc="2024-09-03T16:49:00Z">
        <w:r w:rsidR="00F958A4" w:rsidRPr="00F958A4">
          <w:rPr>
            <w:rFonts w:ascii="Times New Roman" w:eastAsia="Times New Roman" w:hAnsi="Times New Roman" w:cs="Times New Roman"/>
            <w:kern w:val="0"/>
            <w:sz w:val="24"/>
            <w:szCs w:val="24"/>
            <w:highlight w:val="yellow"/>
            <w:lang w:eastAsia="fr-FR"/>
            <w14:ligatures w14:val="none"/>
          </w:rPr>
          <w:t>ión</w:t>
        </w:r>
      </w:ins>
      <w:ins w:id="399" w:author="Mercedes Ines Fevre Obarrio" w:date="2024-09-03T19:04:00Z" w16du:dateUtc="2024-09-03T17:04:00Z">
        <w:r w:rsidR="00B77FD7">
          <w:rPr>
            <w:rFonts w:ascii="Times New Roman" w:eastAsia="Times New Roman" w:hAnsi="Times New Roman" w:cs="Times New Roman"/>
            <w:kern w:val="0"/>
            <w:sz w:val="24"/>
            <w:szCs w:val="24"/>
            <w:highlight w:val="yellow"/>
            <w:lang w:eastAsia="fr-FR"/>
            <w14:ligatures w14:val="none"/>
          </w:rPr>
          <w:t xml:space="preserve"> sobre las opciones</w:t>
        </w:r>
      </w:ins>
      <w:ins w:id="400" w:author="Mercedes Ines Fevre Obarrio" w:date="2024-09-03T18:48:00Z" w16du:dateUtc="2024-09-03T16:48:00Z">
        <w:r w:rsidRPr="00F958A4">
          <w:rPr>
            <w:rFonts w:ascii="Times New Roman" w:eastAsia="Times New Roman" w:hAnsi="Times New Roman" w:cs="Times New Roman"/>
            <w:kern w:val="0"/>
            <w:sz w:val="24"/>
            <w:szCs w:val="24"/>
            <w:highlight w:val="yellow"/>
            <w:lang w:eastAsia="fr-FR"/>
            <w14:ligatures w14:val="none"/>
          </w:rPr>
          <w:t xml:space="preserve">, </w:t>
        </w:r>
      </w:ins>
      <w:ins w:id="401" w:author="Mercedes Ines Fevre Obarrio" w:date="2024-09-03T18:49:00Z" w16du:dateUtc="2024-09-03T16:49:00Z">
        <w:r w:rsidR="00F958A4" w:rsidRPr="00F958A4">
          <w:rPr>
            <w:rFonts w:ascii="Times New Roman" w:eastAsia="Times New Roman" w:hAnsi="Times New Roman" w:cs="Times New Roman"/>
            <w:kern w:val="0"/>
            <w:sz w:val="24"/>
            <w:szCs w:val="24"/>
            <w:highlight w:val="yellow"/>
            <w:lang w:eastAsia="fr-FR"/>
            <w14:ligatures w14:val="none"/>
          </w:rPr>
          <w:t>pulse el</w:t>
        </w:r>
      </w:ins>
      <w:ins w:id="402" w:author="Mercedes Ines Fevre Obarrio" w:date="2024-09-03T18:48:00Z" w16du:dateUtc="2024-09-03T16:48:00Z">
        <w:r w:rsidRPr="00F958A4">
          <w:rPr>
            <w:rFonts w:ascii="Times New Roman" w:eastAsia="Times New Roman" w:hAnsi="Times New Roman" w:cs="Times New Roman"/>
            <w:kern w:val="0"/>
            <w:sz w:val="24"/>
            <w:szCs w:val="24"/>
            <w:highlight w:val="yellow"/>
            <w:lang w:eastAsia="fr-FR"/>
            <w14:ligatures w14:val="none"/>
          </w:rPr>
          <w:t xml:space="preserve"> botón “Enviar” al final de la </w:t>
        </w:r>
        <w:proofErr w:type="gramStart"/>
        <w:r w:rsidRPr="00F958A4">
          <w:rPr>
            <w:rFonts w:ascii="Times New Roman" w:eastAsia="Times New Roman" w:hAnsi="Times New Roman" w:cs="Times New Roman"/>
            <w:kern w:val="0"/>
            <w:sz w:val="24"/>
            <w:szCs w:val="24"/>
            <w:highlight w:val="yellow"/>
            <w:lang w:eastAsia="fr-FR"/>
            <w14:ligatures w14:val="none"/>
          </w:rPr>
          <w:t>página..</w:t>
        </w:r>
      </w:ins>
      <w:proofErr w:type="gramEnd"/>
      <w:ins w:id="403" w:author="Mercedes Ines Fevre Obarrio" w:date="2024-09-03T19:42:00Z" w16du:dateUtc="2024-09-03T17:42:00Z">
        <w:r w:rsidR="006E645C">
          <w:rPr>
            <w:rFonts w:ascii="Times New Roman" w:eastAsia="Times New Roman" w:hAnsi="Times New Roman" w:cs="Times New Roman"/>
            <w:kern w:val="0"/>
            <w:sz w:val="24"/>
            <w:szCs w:val="24"/>
            <w:lang w:eastAsia="fr-FR"/>
            <w14:ligatures w14:val="none"/>
          </w:rPr>
          <w:t xml:space="preserve"> </w:t>
        </w:r>
      </w:ins>
      <w:ins w:id="404" w:author="Mercedes Ines Fevre Obarrio" w:date="2024-09-03T19:43:00Z" w16du:dateUtc="2024-09-03T17:43:00Z">
        <w:r w:rsidR="006E645C">
          <w:rPr>
            <w:rFonts w:ascii="Times New Roman" w:eastAsia="Times New Roman" w:hAnsi="Times New Roman" w:cs="Times New Roman"/>
            <w:kern w:val="0"/>
            <w:sz w:val="24"/>
            <w:szCs w:val="24"/>
            <w:lang w:eastAsia="fr-FR"/>
            <w14:ligatures w14:val="none"/>
          </w:rPr>
          <w:t>Recuerde que e</w:t>
        </w:r>
      </w:ins>
      <w:commentRangeStart w:id="405"/>
      <w:commentRangeStart w:id="406"/>
      <w:commentRangeStart w:id="407"/>
      <w:ins w:id="408" w:author="Mercedes Ines Fevre Obarrio" w:date="2024-09-03T19:42:00Z" w16du:dateUtc="2024-09-03T17:42:00Z">
        <w:r w:rsidR="006E645C" w:rsidRPr="00392D7D">
          <w:rPr>
            <w:rFonts w:ascii="Times New Roman" w:eastAsia="Times New Roman" w:hAnsi="Times New Roman" w:cs="Times New Roman"/>
            <w:kern w:val="0"/>
            <w:sz w:val="24"/>
            <w:szCs w:val="24"/>
            <w:highlight w:val="yellow"/>
            <w:lang w:eastAsia="fr-FR"/>
            <w14:ligatures w14:val="none"/>
          </w:rPr>
          <w:t xml:space="preserve">n </w:t>
        </w:r>
        <w:r w:rsidR="006E645C">
          <w:rPr>
            <w:rFonts w:ascii="Times New Roman" w:eastAsia="Times New Roman" w:hAnsi="Times New Roman" w:cs="Times New Roman"/>
            <w:kern w:val="0"/>
            <w:sz w:val="24"/>
            <w:szCs w:val="24"/>
            <w:highlight w:val="yellow"/>
            <w:lang w:eastAsia="fr-FR"/>
            <w14:ligatures w14:val="none"/>
          </w:rPr>
          <w:t xml:space="preserve">el </w:t>
        </w:r>
        <w:r w:rsidR="006E645C" w:rsidRPr="00392D7D">
          <w:rPr>
            <w:rFonts w:ascii="Times New Roman" w:eastAsia="Times New Roman" w:hAnsi="Times New Roman" w:cs="Times New Roman"/>
            <w:kern w:val="0"/>
            <w:sz w:val="24"/>
            <w:szCs w:val="24"/>
            <w:highlight w:val="yellow"/>
            <w:lang w:eastAsia="fr-FR"/>
            <w14:ligatures w14:val="none"/>
          </w:rPr>
          <w:t xml:space="preserve">caso de que no se llegue a un acuerdo dentro del tiempo indicado, </w:t>
        </w:r>
        <w:r w:rsidR="006E645C">
          <w:rPr>
            <w:rFonts w:ascii="Times New Roman" w:eastAsia="Times New Roman" w:hAnsi="Times New Roman" w:cs="Times New Roman"/>
            <w:kern w:val="0"/>
            <w:sz w:val="24"/>
            <w:szCs w:val="24"/>
            <w:highlight w:val="yellow"/>
            <w:lang w:eastAsia="fr-FR"/>
            <w14:ligatures w14:val="none"/>
          </w:rPr>
          <w:t>e</w:t>
        </w:r>
      </w:ins>
      <w:ins w:id="409" w:author="Mercedes Ines Fevre Obarrio" w:date="2024-09-03T19:43:00Z" w16du:dateUtc="2024-09-03T17:43:00Z">
        <w:r w:rsidR="006E645C">
          <w:rPr>
            <w:rFonts w:ascii="Times New Roman" w:eastAsia="Times New Roman" w:hAnsi="Times New Roman" w:cs="Times New Roman"/>
            <w:kern w:val="0"/>
            <w:sz w:val="24"/>
            <w:szCs w:val="24"/>
            <w:highlight w:val="yellow"/>
            <w:lang w:eastAsia="fr-FR"/>
            <w14:ligatures w14:val="none"/>
          </w:rPr>
          <w:t>l</w:t>
        </w:r>
      </w:ins>
      <w:ins w:id="410" w:author="Mercedes Ines Fevre Obarrio" w:date="2024-09-03T19:42:00Z" w16du:dateUtc="2024-09-03T17:42:00Z">
        <w:r w:rsidR="006E645C" w:rsidRPr="006E645C">
          <w:rPr>
            <w:rFonts w:ascii="Times New Roman" w:eastAsia="Times New Roman" w:hAnsi="Times New Roman" w:cs="Times New Roman"/>
            <w:b/>
            <w:bCs/>
            <w:kern w:val="0"/>
            <w:sz w:val="24"/>
            <w:szCs w:val="24"/>
            <w:highlight w:val="yellow"/>
            <w:lang w:eastAsia="fr-FR"/>
            <w14:ligatures w14:val="none"/>
          </w:rPr>
          <w:t xml:space="preserve"> </w:t>
        </w:r>
        <w:r w:rsidR="006E645C" w:rsidRPr="006E645C">
          <w:rPr>
            <w:rFonts w:ascii="Times New Roman" w:eastAsia="Times New Roman" w:hAnsi="Times New Roman" w:cs="Times New Roman"/>
            <w:kern w:val="0"/>
            <w:sz w:val="24"/>
            <w:szCs w:val="24"/>
            <w:highlight w:val="yellow"/>
            <w:lang w:eastAsia="fr-FR"/>
            <w14:ligatures w14:val="none"/>
          </w:rPr>
          <w:t>gerente</w:t>
        </w:r>
        <w:r w:rsidR="006E645C">
          <w:rPr>
            <w:rFonts w:ascii="Times New Roman" w:eastAsia="Times New Roman" w:hAnsi="Times New Roman" w:cs="Times New Roman"/>
            <w:kern w:val="0"/>
            <w:sz w:val="24"/>
            <w:szCs w:val="24"/>
            <w:highlight w:val="yellow"/>
            <w:lang w:eastAsia="fr-FR"/>
            <w14:ligatures w14:val="none"/>
          </w:rPr>
          <w:t xml:space="preserve"> determinará </w:t>
        </w:r>
        <w:r w:rsidR="006E645C" w:rsidRPr="00392D7D">
          <w:rPr>
            <w:rFonts w:ascii="Times New Roman" w:eastAsia="Times New Roman" w:hAnsi="Times New Roman" w:cs="Times New Roman"/>
            <w:kern w:val="0"/>
            <w:sz w:val="24"/>
            <w:szCs w:val="24"/>
            <w:highlight w:val="yellow"/>
            <w:lang w:eastAsia="fr-FR"/>
            <w14:ligatures w14:val="none"/>
          </w:rPr>
          <w:t xml:space="preserve">los porcentajes que </w:t>
        </w:r>
        <w:r w:rsidR="006E645C">
          <w:rPr>
            <w:rFonts w:ascii="Times New Roman" w:eastAsia="Times New Roman" w:hAnsi="Times New Roman" w:cs="Times New Roman"/>
            <w:kern w:val="0"/>
            <w:sz w:val="24"/>
            <w:szCs w:val="24"/>
            <w:highlight w:val="yellow"/>
            <w:lang w:eastAsia="fr-FR"/>
            <w14:ligatures w14:val="none"/>
          </w:rPr>
          <w:t>usted y el otro trabajador recibirán de la cuenta grupal de cada tarea</w:t>
        </w:r>
        <w:r w:rsidR="006E645C" w:rsidRPr="00392D7D">
          <w:rPr>
            <w:rFonts w:ascii="Times New Roman" w:eastAsia="Times New Roman" w:hAnsi="Times New Roman" w:cs="Times New Roman"/>
            <w:kern w:val="0"/>
            <w:sz w:val="24"/>
            <w:szCs w:val="24"/>
            <w:highlight w:val="yellow"/>
            <w:lang w:eastAsia="fr-FR"/>
            <w14:ligatures w14:val="none"/>
          </w:rPr>
          <w:t>.</w:t>
        </w:r>
        <w:commentRangeEnd w:id="405"/>
        <w:r w:rsidR="006E645C">
          <w:rPr>
            <w:rStyle w:val="CommentReference"/>
          </w:rPr>
          <w:commentReference w:id="405"/>
        </w:r>
        <w:commentRangeEnd w:id="406"/>
        <w:r w:rsidR="006E645C">
          <w:rPr>
            <w:rStyle w:val="CommentReference"/>
          </w:rPr>
          <w:commentReference w:id="406"/>
        </w:r>
        <w:commentRangeEnd w:id="407"/>
        <w:r w:rsidR="006E645C">
          <w:rPr>
            <w:rStyle w:val="CommentReference"/>
          </w:rPr>
          <w:commentReference w:id="407"/>
        </w:r>
      </w:ins>
    </w:p>
    <w:p w14:paraId="045C6A4E" w14:textId="77777777" w:rsidR="00BC092B" w:rsidRDefault="00BC092B"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p>
    <w:p w14:paraId="146030E7" w14:textId="5D6373DD" w:rsidR="00DF169A" w:rsidDel="00BC092B" w:rsidRDefault="00DF169A" w:rsidP="00BD2F41">
      <w:pPr>
        <w:spacing w:after="0" w:line="240" w:lineRule="auto"/>
        <w:jc w:val="both"/>
        <w:rPr>
          <w:del w:id="411" w:author="Mercedes Ines Fevre Obarrio" w:date="2024-09-03T18:47:00Z" w16du:dateUtc="2024-09-03T16:47:00Z"/>
          <w:rFonts w:ascii="Times New Roman" w:eastAsia="Times New Roman" w:hAnsi="Times New Roman" w:cs="Times New Roman"/>
          <w:kern w:val="0"/>
          <w:sz w:val="24"/>
          <w:szCs w:val="24"/>
          <w:lang w:eastAsia="fr-FR"/>
          <w14:ligatures w14:val="none"/>
        </w:rPr>
      </w:pPr>
      <w:del w:id="412" w:author="Mercedes Ines Fevre Obarrio" w:date="2024-09-03T18:47:00Z" w16du:dateUtc="2024-09-03T16:47:00Z">
        <w:r w:rsidDel="00BC092B">
          <w:rPr>
            <w:rFonts w:ascii="Times New Roman" w:eastAsia="Times New Roman" w:hAnsi="Times New Roman" w:cs="Times New Roman"/>
            <w:kern w:val="0"/>
            <w:sz w:val="24"/>
            <w:szCs w:val="24"/>
            <w:lang w:eastAsia="fr-FR"/>
            <w14:ligatures w14:val="none"/>
          </w:rPr>
          <w:delText xml:space="preserve">Porcentaje </w:delText>
        </w:r>
      </w:del>
    </w:p>
    <w:p w14:paraId="4C2EE100" w14:textId="2D13AAB0" w:rsidR="00DF169A" w:rsidDel="00BC092B" w:rsidRDefault="00DF169A" w:rsidP="00BD2F41">
      <w:pPr>
        <w:spacing w:after="0" w:line="240" w:lineRule="auto"/>
        <w:jc w:val="both"/>
        <w:rPr>
          <w:del w:id="413" w:author="Mercedes Ines Fevre Obarrio" w:date="2024-09-03T18:47:00Z" w16du:dateUtc="2024-09-03T16:47:00Z"/>
          <w:rFonts w:ascii="Times New Roman" w:eastAsia="Times New Roman" w:hAnsi="Times New Roman" w:cs="Times New Roman"/>
          <w:kern w:val="0"/>
          <w:sz w:val="24"/>
          <w:szCs w:val="24"/>
          <w:lang w:eastAsia="fr-FR"/>
          <w14:ligatures w14:val="none"/>
        </w:rPr>
      </w:pPr>
      <w:del w:id="414" w:author="Mercedes Ines Fevre Obarrio" w:date="2024-09-03T18:47:00Z" w16du:dateUtc="2024-09-03T16:47:00Z">
        <w:r w:rsidDel="00BC092B">
          <w:rPr>
            <w:rFonts w:ascii="Times New Roman" w:eastAsia="Times New Roman" w:hAnsi="Times New Roman" w:cs="Times New Roman"/>
            <w:kern w:val="0"/>
            <w:sz w:val="24"/>
            <w:szCs w:val="24"/>
            <w:lang w:eastAsia="fr-FR"/>
            <w14:ligatures w14:val="none"/>
          </w:rPr>
          <w:delText>Mi elección</w:delText>
        </w:r>
      </w:del>
    </w:p>
    <w:p w14:paraId="6E1C532C" w14:textId="057D5346" w:rsidR="00DF169A" w:rsidDel="00BC092B" w:rsidRDefault="00DF169A" w:rsidP="00BD2F41">
      <w:pPr>
        <w:spacing w:after="0" w:line="240" w:lineRule="auto"/>
        <w:jc w:val="both"/>
        <w:rPr>
          <w:del w:id="415" w:author="Mercedes Ines Fevre Obarrio" w:date="2024-09-03T18:47:00Z" w16du:dateUtc="2024-09-03T16:47:00Z"/>
          <w:rFonts w:ascii="Times New Roman" w:eastAsia="Times New Roman" w:hAnsi="Times New Roman" w:cs="Times New Roman"/>
          <w:kern w:val="0"/>
          <w:sz w:val="24"/>
          <w:szCs w:val="24"/>
          <w:lang w:eastAsia="fr-FR"/>
          <w14:ligatures w14:val="none"/>
        </w:rPr>
      </w:pPr>
      <w:del w:id="416" w:author="Mercedes Ines Fevre Obarrio" w:date="2024-09-03T18:47:00Z" w16du:dateUtc="2024-09-03T16:47:00Z">
        <w:r w:rsidDel="00BC092B">
          <w:rPr>
            <w:rFonts w:ascii="Times New Roman" w:eastAsia="Times New Roman" w:hAnsi="Times New Roman" w:cs="Times New Roman"/>
            <w:kern w:val="0"/>
            <w:sz w:val="24"/>
            <w:szCs w:val="24"/>
            <w:lang w:eastAsia="fr-FR"/>
            <w14:ligatures w14:val="none"/>
          </w:rPr>
          <w:delText>Otro</w:delText>
        </w:r>
      </w:del>
    </w:p>
    <w:p w14:paraId="32409364" w14:textId="77777777" w:rsidR="00D00060" w:rsidRPr="00392D7D" w:rsidRDefault="00D00060" w:rsidP="00BD2F41">
      <w:pPr>
        <w:spacing w:after="0" w:line="240" w:lineRule="auto"/>
        <w:jc w:val="both"/>
        <w:rPr>
          <w:rFonts w:ascii="Times New Roman" w:eastAsia="Times New Roman" w:hAnsi="Times New Roman" w:cs="Times New Roman"/>
          <w:kern w:val="0"/>
          <w:sz w:val="24"/>
          <w:szCs w:val="24"/>
          <w:lang w:eastAsia="fr-FR"/>
          <w14:ligatures w14:val="none"/>
        </w:rPr>
      </w:pPr>
    </w:p>
    <w:p w14:paraId="29EC4979" w14:textId="3C48FD3C" w:rsidR="00392D7D" w:rsidRPr="005059B6" w:rsidRDefault="003B4890" w:rsidP="00BD2F41">
      <w:pPr>
        <w:spacing w:after="0" w:line="240" w:lineRule="auto"/>
        <w:jc w:val="both"/>
        <w:rPr>
          <w:rFonts w:ascii="Times New Roman" w:eastAsia="Times New Roman" w:hAnsi="Times New Roman" w:cs="Times New Roman"/>
          <w:kern w:val="0"/>
          <w:sz w:val="24"/>
          <w:szCs w:val="24"/>
          <w:lang w:val="fr-FR" w:eastAsia="fr-FR"/>
          <w14:ligatures w14:val="none"/>
        </w:rPr>
      </w:pPr>
      <w:commentRangeStart w:id="417"/>
      <w:commentRangeStart w:id="418"/>
      <w:r>
        <w:rPr>
          <w:noProof/>
        </w:rPr>
        <w:drawing>
          <wp:inline distT="0" distB="0" distL="0" distR="0" wp14:anchorId="5727B35F" wp14:editId="006EA0EA">
            <wp:extent cx="5012690" cy="3987210"/>
            <wp:effectExtent l="0" t="0" r="0" b="0"/>
            <wp:docPr id="1552713593"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13593" name="Picture 1" descr="A screenshot of a test&#10;&#10;Description automatically generated"/>
                    <pic:cNvPicPr/>
                  </pic:nvPicPr>
                  <pic:blipFill rotWithShape="1">
                    <a:blip r:embed="rId17"/>
                    <a:srcRect b="55162"/>
                    <a:stretch/>
                  </pic:blipFill>
                  <pic:spPr bwMode="auto">
                    <a:xfrm>
                      <a:off x="0" y="0"/>
                      <a:ext cx="5012690" cy="3987210"/>
                    </a:xfrm>
                    <a:prstGeom prst="rect">
                      <a:avLst/>
                    </a:prstGeom>
                    <a:ln>
                      <a:noFill/>
                    </a:ln>
                    <a:extLst>
                      <a:ext uri="{53640926-AAD7-44D8-BBD7-CCE9431645EC}">
                        <a14:shadowObscured xmlns:a14="http://schemas.microsoft.com/office/drawing/2010/main"/>
                      </a:ext>
                    </a:extLst>
                  </pic:spPr>
                </pic:pic>
              </a:graphicData>
            </a:graphic>
          </wp:inline>
        </w:drawing>
      </w:r>
      <w:commentRangeEnd w:id="417"/>
      <w:r w:rsidR="000E57C8">
        <w:rPr>
          <w:rStyle w:val="CommentReference"/>
        </w:rPr>
        <w:commentReference w:id="417"/>
      </w:r>
      <w:commentRangeEnd w:id="418"/>
      <w:r w:rsidR="00484668">
        <w:rPr>
          <w:rStyle w:val="CommentReference"/>
        </w:rPr>
        <w:commentReference w:id="418"/>
      </w:r>
    </w:p>
    <w:p w14:paraId="16752058" w14:textId="23CAD023" w:rsidR="00392D7D" w:rsidRDefault="00392D7D" w:rsidP="00BD2F41">
      <w:pPr>
        <w:spacing w:before="100" w:beforeAutospacing="1" w:after="100" w:afterAutospacing="1" w:line="240" w:lineRule="auto"/>
        <w:jc w:val="both"/>
        <w:rPr>
          <w:ins w:id="419" w:author="Mercedes Ines Fevre Obarrio" w:date="2024-09-04T10:53:00Z" w16du:dateUtc="2024-09-04T08:53:00Z"/>
          <w:rFonts w:ascii="Times New Roman" w:eastAsia="Times New Roman" w:hAnsi="Times New Roman" w:cs="Times New Roman"/>
          <w:kern w:val="0"/>
          <w:sz w:val="24"/>
          <w:szCs w:val="24"/>
          <w:lang w:val="en-US" w:eastAsia="fr-FR"/>
          <w14:ligatures w14:val="none"/>
        </w:rPr>
      </w:pPr>
    </w:p>
    <w:p w14:paraId="620CE3D1" w14:textId="77777777" w:rsidR="00D3268E" w:rsidRDefault="00D3268E" w:rsidP="00D3268E">
      <w:pPr>
        <w:spacing w:before="100" w:beforeAutospacing="1" w:after="100" w:afterAutospacing="1" w:line="240" w:lineRule="auto"/>
        <w:jc w:val="both"/>
        <w:rPr>
          <w:ins w:id="420" w:author="Mercedes Ines Fevre Obarrio" w:date="2024-09-04T10:53:00Z" w16du:dateUtc="2024-09-04T08:53:00Z"/>
          <w:rFonts w:ascii="Times New Roman" w:eastAsia="Times New Roman" w:hAnsi="Times New Roman" w:cs="Times New Roman"/>
          <w:kern w:val="0"/>
          <w:sz w:val="24"/>
          <w:szCs w:val="24"/>
          <w:lang w:eastAsia="fr-FR"/>
          <w14:ligatures w14:val="none"/>
        </w:rPr>
      </w:pPr>
      <w:ins w:id="421" w:author="Mercedes Ines Fevre Obarrio" w:date="2024-09-04T10:53:00Z" w16du:dateUtc="2024-09-04T08:53:00Z">
        <w:r w:rsidRPr="00392D7D">
          <w:rPr>
            <w:rFonts w:ascii="Times New Roman" w:eastAsia="Times New Roman" w:hAnsi="Times New Roman" w:cs="Times New Roman"/>
            <w:kern w:val="0"/>
            <w:sz w:val="24"/>
            <w:szCs w:val="24"/>
            <w:lang w:eastAsia="fr-FR"/>
            <w14:ligatures w14:val="none"/>
          </w:rPr>
          <w:t>Haga clic en "Siguiente" para continuar.</w:t>
        </w:r>
      </w:ins>
    </w:p>
    <w:p w14:paraId="4343FF8B" w14:textId="77777777" w:rsidR="00D3268E" w:rsidRPr="00D3268E" w:rsidRDefault="00D3268E"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p>
    <w:p w14:paraId="3AB4D19F" w14:textId="77777777" w:rsidR="004140B8" w:rsidRPr="00D3268E" w:rsidRDefault="004140B8" w:rsidP="004140B8">
      <w:pPr>
        <w:jc w:val="both"/>
        <w:rPr>
          <w:b/>
          <w:bCs/>
          <w:lang w:val="en-US"/>
        </w:rPr>
      </w:pPr>
      <w:proofErr w:type="gramStart"/>
      <w:r w:rsidRPr="00D3268E">
        <w:rPr>
          <w:b/>
          <w:bCs/>
          <w:lang w:val="en-US"/>
        </w:rPr>
        <w:t xml:space="preserve">{ </w:t>
      </w:r>
      <w:proofErr w:type="spellStart"/>
      <w:r w:rsidRPr="00D3268E">
        <w:rPr>
          <w:b/>
          <w:bCs/>
          <w:lang w:val="en-US"/>
        </w:rPr>
        <w:t>Siguiente</w:t>
      </w:r>
      <w:proofErr w:type="spellEnd"/>
      <w:proofErr w:type="gramEnd"/>
      <w:r w:rsidRPr="00D3268E">
        <w:rPr>
          <w:b/>
          <w:bCs/>
          <w:lang w:val="en-US"/>
        </w:rPr>
        <w:t>}</w:t>
      </w:r>
    </w:p>
    <w:p w14:paraId="7EFBE7BA" w14:textId="4461BA0F" w:rsidR="004140B8" w:rsidRPr="00D3268E" w:rsidRDefault="00320523" w:rsidP="00DF6370">
      <w:pPr>
        <w:spacing w:before="100" w:beforeAutospacing="1" w:after="100" w:afterAutospacing="1" w:line="240" w:lineRule="auto"/>
        <w:jc w:val="center"/>
        <w:rPr>
          <w:ins w:id="422" w:author="Mercedes Ines Fevre Obarrio" w:date="2024-09-03T19:07:00Z" w16du:dateUtc="2024-09-03T17:07:00Z"/>
          <w:rFonts w:ascii="Times New Roman" w:eastAsia="Times New Roman" w:hAnsi="Times New Roman" w:cs="Times New Roman"/>
          <w:kern w:val="0"/>
          <w:sz w:val="24"/>
          <w:szCs w:val="24"/>
          <w:lang w:val="en-US" w:eastAsia="fr-FR"/>
          <w14:ligatures w14:val="none"/>
        </w:rPr>
      </w:pPr>
      <w:proofErr w:type="spellStart"/>
      <w:ins w:id="423" w:author="Mercedes Ines Fevre Obarrio" w:date="2024-09-02T10:22:00Z" w16du:dateUtc="2024-09-02T08:22:00Z">
        <w:r w:rsidRPr="00D3268E">
          <w:rPr>
            <w:rFonts w:ascii="Times New Roman" w:eastAsia="Times New Roman" w:hAnsi="Times New Roman" w:cs="Times New Roman"/>
            <w:kern w:val="0"/>
            <w:sz w:val="24"/>
            <w:szCs w:val="24"/>
            <w:lang w:val="en-US" w:eastAsia="fr-FR"/>
            <w14:ligatures w14:val="none"/>
          </w:rPr>
          <w:t>Pantalla</w:t>
        </w:r>
        <w:proofErr w:type="spellEnd"/>
        <w:r w:rsidRPr="00D3268E">
          <w:rPr>
            <w:rFonts w:ascii="Times New Roman" w:eastAsia="Times New Roman" w:hAnsi="Times New Roman" w:cs="Times New Roman"/>
            <w:kern w:val="0"/>
            <w:sz w:val="24"/>
            <w:szCs w:val="24"/>
            <w:lang w:val="en-US" w:eastAsia="fr-FR"/>
            <w14:ligatures w14:val="none"/>
          </w:rPr>
          <w:t xml:space="preserve"> 11b</w:t>
        </w:r>
      </w:ins>
    </w:p>
    <w:p w14:paraId="7B22E591" w14:textId="33278883" w:rsidR="00B77FD7" w:rsidRPr="00B77FD7" w:rsidRDefault="00B77FD7" w:rsidP="00B77FD7">
      <w:pPr>
        <w:spacing w:before="100" w:beforeAutospacing="1" w:after="100" w:afterAutospacing="1" w:line="240" w:lineRule="auto"/>
        <w:jc w:val="both"/>
        <w:rPr>
          <w:ins w:id="424" w:author="Mercedes Ines Fevre Obarrio" w:date="2024-09-03T19:07:00Z" w16du:dateUtc="2024-09-03T17:07:00Z"/>
          <w:rFonts w:ascii="Times New Roman" w:eastAsia="Times New Roman" w:hAnsi="Times New Roman" w:cs="Times New Roman"/>
          <w:kern w:val="0"/>
          <w:sz w:val="24"/>
          <w:szCs w:val="24"/>
          <w:lang w:val="en-US" w:eastAsia="fr-FR"/>
          <w14:ligatures w14:val="none"/>
        </w:rPr>
      </w:pPr>
      <w:ins w:id="425" w:author="Mercedes Ines Fevre Obarrio" w:date="2024-09-03T19:07:00Z" w16du:dateUtc="2024-09-03T17:07:00Z">
        <w:r>
          <w:rPr>
            <w:rFonts w:ascii="Times New Roman" w:eastAsia="Times New Roman" w:hAnsi="Times New Roman" w:cs="Times New Roman"/>
            <w:kern w:val="0"/>
            <w:sz w:val="24"/>
            <w:szCs w:val="24"/>
            <w:lang w:val="en-US" w:eastAsia="fr-FR"/>
            <w14:ligatures w14:val="none"/>
          </w:rPr>
          <w:t xml:space="preserve">(ANDREA (BRICE) SHOW AN EXAMPLE OF THE </w:t>
        </w:r>
      </w:ins>
      <w:ins w:id="426" w:author="Mercedes Ines Fevre Obarrio" w:date="2024-09-03T19:08:00Z" w16du:dateUtc="2024-09-03T17:08:00Z">
        <w:r>
          <w:rPr>
            <w:rFonts w:ascii="Times New Roman" w:eastAsia="Times New Roman" w:hAnsi="Times New Roman" w:cs="Times New Roman"/>
            <w:kern w:val="0"/>
            <w:sz w:val="24"/>
            <w:szCs w:val="24"/>
            <w:lang w:val="en-US" w:eastAsia="fr-FR"/>
            <w14:ligatures w14:val="none"/>
          </w:rPr>
          <w:t>SCREENS WHEN AGREEMENT/ DISAGREEMENT</w:t>
        </w:r>
      </w:ins>
      <w:ins w:id="427" w:author="Mercedes Ines Fevre Obarrio" w:date="2024-09-03T19:07:00Z" w16du:dateUtc="2024-09-03T17:07:00Z">
        <w:r>
          <w:rPr>
            <w:rFonts w:ascii="Times New Roman" w:eastAsia="Times New Roman" w:hAnsi="Times New Roman" w:cs="Times New Roman"/>
            <w:kern w:val="0"/>
            <w:sz w:val="24"/>
            <w:szCs w:val="24"/>
            <w:lang w:val="en-US" w:eastAsia="fr-FR"/>
            <w14:ligatures w14:val="none"/>
          </w:rPr>
          <w:t>?)</w:t>
        </w:r>
      </w:ins>
    </w:p>
    <w:p w14:paraId="3BFD7276" w14:textId="77777777" w:rsidR="00B77FD7" w:rsidRPr="00C26963" w:rsidRDefault="00B77FD7" w:rsidP="00BD2F41">
      <w:pPr>
        <w:spacing w:before="100" w:beforeAutospacing="1" w:after="100" w:afterAutospacing="1" w:line="240" w:lineRule="auto"/>
        <w:jc w:val="both"/>
        <w:rPr>
          <w:ins w:id="428" w:author="Mercedes Ines Fevre Obarrio" w:date="2024-09-02T10:22:00Z" w16du:dateUtc="2024-09-02T08:22:00Z"/>
          <w:rFonts w:ascii="Times New Roman" w:eastAsia="Times New Roman" w:hAnsi="Times New Roman" w:cs="Times New Roman"/>
          <w:kern w:val="0"/>
          <w:sz w:val="24"/>
          <w:szCs w:val="24"/>
          <w:lang w:val="en-US" w:eastAsia="fr-FR"/>
          <w14:ligatures w14:val="none"/>
        </w:rPr>
      </w:pPr>
    </w:p>
    <w:p w14:paraId="5B0F92E0" w14:textId="35575BBD" w:rsidR="00320523" w:rsidRDefault="00320523" w:rsidP="00320523">
      <w:pPr>
        <w:spacing w:after="0" w:line="240" w:lineRule="auto"/>
        <w:jc w:val="both"/>
        <w:rPr>
          <w:ins w:id="429" w:author="Mercedes Ines Fevre Obarrio" w:date="2024-09-02T10:22:00Z" w16du:dateUtc="2024-09-02T08:22:00Z"/>
          <w:rFonts w:ascii="Times New Roman" w:eastAsia="Times New Roman" w:hAnsi="Times New Roman" w:cs="Times New Roman"/>
          <w:kern w:val="0"/>
          <w:sz w:val="24"/>
          <w:szCs w:val="24"/>
          <w:lang w:eastAsia="fr-FR"/>
          <w14:ligatures w14:val="none"/>
        </w:rPr>
      </w:pPr>
      <w:ins w:id="430" w:author="Mercedes Ines Fevre Obarrio" w:date="2024-09-02T10:22:00Z" w16du:dateUtc="2024-09-02T08:22:00Z">
        <w:r>
          <w:rPr>
            <w:rFonts w:ascii="Times New Roman" w:eastAsia="Times New Roman" w:hAnsi="Times New Roman" w:cs="Times New Roman"/>
            <w:kern w:val="0"/>
            <w:sz w:val="24"/>
            <w:szCs w:val="24"/>
            <w:lang w:eastAsia="fr-FR"/>
            <w14:ligatures w14:val="none"/>
          </w:rPr>
          <w:t>EJEMPLO 1</w:t>
        </w:r>
      </w:ins>
      <w:ins w:id="431" w:author="Mercedes Ines Fevre Obarrio" w:date="2024-09-03T19:09:00Z" w16du:dateUtc="2024-09-03T17:09:00Z">
        <w:r w:rsidR="00DF6370">
          <w:rPr>
            <w:rFonts w:ascii="Times New Roman" w:eastAsia="Times New Roman" w:hAnsi="Times New Roman" w:cs="Times New Roman"/>
            <w:kern w:val="0"/>
            <w:sz w:val="24"/>
            <w:szCs w:val="24"/>
            <w:lang w:eastAsia="fr-FR"/>
            <w14:ligatures w14:val="none"/>
          </w:rPr>
          <w:t xml:space="preserve">: </w:t>
        </w:r>
      </w:ins>
      <w:ins w:id="432" w:author="Mercedes Ines Fevre Obarrio" w:date="2024-09-04T11:14:00Z" w16du:dateUtc="2024-09-04T09:14:00Z">
        <w:r w:rsidR="009D48D2">
          <w:rPr>
            <w:rFonts w:ascii="Times New Roman" w:eastAsia="Times New Roman" w:hAnsi="Times New Roman" w:cs="Times New Roman"/>
            <w:kern w:val="0"/>
            <w:sz w:val="24"/>
            <w:szCs w:val="24"/>
            <w:lang w:eastAsia="fr-FR"/>
            <w14:ligatures w14:val="none"/>
          </w:rPr>
          <w:t>C</w:t>
        </w:r>
      </w:ins>
      <w:ins w:id="433" w:author="Mercedes Ines Fevre Obarrio" w:date="2024-09-04T11:15:00Z" w16du:dateUtc="2024-09-04T09:15:00Z">
        <w:r w:rsidR="009D48D2">
          <w:rPr>
            <w:rFonts w:ascii="Times New Roman" w:eastAsia="Times New Roman" w:hAnsi="Times New Roman" w:cs="Times New Roman"/>
            <w:kern w:val="0"/>
            <w:sz w:val="24"/>
            <w:szCs w:val="24"/>
            <w:lang w:eastAsia="fr-FR"/>
            <w14:ligatures w14:val="none"/>
          </w:rPr>
          <w:t xml:space="preserve">ÓMO SE VERIA EN CASO DE </w:t>
        </w:r>
      </w:ins>
      <w:ins w:id="434" w:author="Mercedes Ines Fevre Obarrio" w:date="2024-09-03T19:09:00Z" w16du:dateUtc="2024-09-03T17:09:00Z">
        <w:r w:rsidR="00DF6370">
          <w:rPr>
            <w:rFonts w:ascii="Times New Roman" w:eastAsia="Times New Roman" w:hAnsi="Times New Roman" w:cs="Times New Roman"/>
            <w:kern w:val="0"/>
            <w:sz w:val="24"/>
            <w:szCs w:val="24"/>
            <w:lang w:eastAsia="fr-FR"/>
            <w14:ligatures w14:val="none"/>
          </w:rPr>
          <w:t xml:space="preserve">ACUERDO EN LAS OPCIONES </w:t>
        </w:r>
      </w:ins>
      <w:ins w:id="435" w:author="Mercedes Ines Fevre Obarrio" w:date="2024-09-03T19:10:00Z" w16du:dateUtc="2024-09-03T17:10:00Z">
        <w:r w:rsidR="00DF6370">
          <w:rPr>
            <w:rFonts w:ascii="Times New Roman" w:eastAsia="Times New Roman" w:hAnsi="Times New Roman" w:cs="Times New Roman"/>
            <w:kern w:val="0"/>
            <w:sz w:val="24"/>
            <w:szCs w:val="24"/>
            <w:lang w:eastAsia="fr-FR"/>
            <w14:ligatures w14:val="none"/>
          </w:rPr>
          <w:t>DE</w:t>
        </w:r>
      </w:ins>
      <w:ins w:id="436" w:author="Mercedes Ines Fevre Obarrio" w:date="2024-09-03T19:09:00Z" w16du:dateUtc="2024-09-03T17:09:00Z">
        <w:r w:rsidR="00DF6370">
          <w:rPr>
            <w:rFonts w:ascii="Times New Roman" w:eastAsia="Times New Roman" w:hAnsi="Times New Roman" w:cs="Times New Roman"/>
            <w:kern w:val="0"/>
            <w:sz w:val="24"/>
            <w:szCs w:val="24"/>
            <w:lang w:eastAsia="fr-FR"/>
            <w14:ligatures w14:val="none"/>
          </w:rPr>
          <w:t xml:space="preserve"> TODAS LAS TAREAS</w:t>
        </w:r>
      </w:ins>
    </w:p>
    <w:p w14:paraId="7F828E16" w14:textId="77777777" w:rsidR="00320523" w:rsidRDefault="00320523" w:rsidP="00320523">
      <w:pPr>
        <w:spacing w:after="0" w:line="240" w:lineRule="auto"/>
        <w:jc w:val="both"/>
        <w:rPr>
          <w:ins w:id="437" w:author="Mercedes Ines Fevre Obarrio" w:date="2024-09-03T19:09:00Z" w16du:dateUtc="2024-09-03T17:09:00Z"/>
          <w:rFonts w:ascii="Times New Roman" w:eastAsia="Times New Roman" w:hAnsi="Times New Roman" w:cs="Times New Roman"/>
          <w:kern w:val="0"/>
          <w:sz w:val="24"/>
          <w:szCs w:val="24"/>
          <w:lang w:eastAsia="fr-FR"/>
          <w14:ligatures w14:val="none"/>
        </w:rPr>
      </w:pPr>
      <w:ins w:id="438" w:author="Mercedes Ines Fevre Obarrio" w:date="2024-09-02T10:22:00Z" w16du:dateUtc="2024-09-02T08:22:00Z">
        <w:r>
          <w:rPr>
            <w:rFonts w:ascii="Times New Roman" w:eastAsia="Times New Roman" w:hAnsi="Times New Roman" w:cs="Times New Roman"/>
            <w:kern w:val="0"/>
            <w:sz w:val="24"/>
            <w:szCs w:val="24"/>
            <w:lang w:eastAsia="fr-FR"/>
            <w14:ligatures w14:val="none"/>
          </w:rPr>
          <w:t>AGREEMENT</w:t>
        </w:r>
      </w:ins>
    </w:p>
    <w:p w14:paraId="5DDD2876" w14:textId="77777777" w:rsidR="00B77FD7" w:rsidRDefault="00B77FD7" w:rsidP="00320523">
      <w:pPr>
        <w:spacing w:after="0" w:line="240" w:lineRule="auto"/>
        <w:jc w:val="both"/>
        <w:rPr>
          <w:ins w:id="439" w:author="Mercedes Ines Fevre Obarrio" w:date="2024-09-02T10:22:00Z" w16du:dateUtc="2024-09-02T08:22:00Z"/>
          <w:rFonts w:ascii="Times New Roman" w:eastAsia="Times New Roman" w:hAnsi="Times New Roman" w:cs="Times New Roman"/>
          <w:kern w:val="0"/>
          <w:sz w:val="24"/>
          <w:szCs w:val="24"/>
          <w:lang w:eastAsia="fr-FR"/>
          <w14:ligatures w14:val="none"/>
        </w:rPr>
      </w:pPr>
    </w:p>
    <w:p w14:paraId="4E91E5B7" w14:textId="7A0E5E9B" w:rsidR="00320523" w:rsidRDefault="00320523" w:rsidP="00320523">
      <w:pPr>
        <w:spacing w:after="0" w:line="240" w:lineRule="auto"/>
        <w:jc w:val="both"/>
        <w:rPr>
          <w:ins w:id="440" w:author="Mercedes Ines Fevre Obarrio" w:date="2024-09-02T10:22:00Z" w16du:dateUtc="2024-09-02T08:22:00Z"/>
          <w:rFonts w:ascii="Times New Roman" w:eastAsia="Times New Roman" w:hAnsi="Times New Roman" w:cs="Times New Roman"/>
          <w:kern w:val="0"/>
          <w:sz w:val="24"/>
          <w:szCs w:val="24"/>
          <w:lang w:eastAsia="fr-FR"/>
          <w14:ligatures w14:val="none"/>
        </w:rPr>
      </w:pPr>
      <w:ins w:id="441" w:author="Mercedes Ines Fevre Obarrio" w:date="2024-09-02T10:22:00Z" w16du:dateUtc="2024-09-02T08:22:00Z">
        <w:r>
          <w:rPr>
            <w:rFonts w:ascii="Times New Roman" w:eastAsia="Times New Roman" w:hAnsi="Times New Roman" w:cs="Times New Roman"/>
            <w:kern w:val="0"/>
            <w:sz w:val="24"/>
            <w:szCs w:val="24"/>
            <w:lang w:eastAsia="fr-FR"/>
            <w14:ligatures w14:val="none"/>
          </w:rPr>
          <w:t xml:space="preserve">EJEMPLO </w:t>
        </w:r>
        <w:proofErr w:type="gramStart"/>
        <w:r>
          <w:rPr>
            <w:rFonts w:ascii="Times New Roman" w:eastAsia="Times New Roman" w:hAnsi="Times New Roman" w:cs="Times New Roman"/>
            <w:kern w:val="0"/>
            <w:sz w:val="24"/>
            <w:szCs w:val="24"/>
            <w:lang w:eastAsia="fr-FR"/>
            <w14:ligatures w14:val="none"/>
          </w:rPr>
          <w:t>2</w:t>
        </w:r>
      </w:ins>
      <w:ins w:id="442" w:author="Mercedes Ines Fevre Obarrio" w:date="2024-09-03T19:09:00Z" w16du:dateUtc="2024-09-03T17:09:00Z">
        <w:r w:rsidR="00DF6370">
          <w:rPr>
            <w:rFonts w:ascii="Times New Roman" w:eastAsia="Times New Roman" w:hAnsi="Times New Roman" w:cs="Times New Roman"/>
            <w:kern w:val="0"/>
            <w:sz w:val="24"/>
            <w:szCs w:val="24"/>
            <w:lang w:eastAsia="fr-FR"/>
            <w14:ligatures w14:val="none"/>
          </w:rPr>
          <w:t xml:space="preserve"> :</w:t>
        </w:r>
        <w:proofErr w:type="gramEnd"/>
        <w:r w:rsidR="00DF6370">
          <w:rPr>
            <w:rFonts w:ascii="Times New Roman" w:eastAsia="Times New Roman" w:hAnsi="Times New Roman" w:cs="Times New Roman"/>
            <w:kern w:val="0"/>
            <w:sz w:val="24"/>
            <w:szCs w:val="24"/>
            <w:lang w:eastAsia="fr-FR"/>
            <w14:ligatures w14:val="none"/>
          </w:rPr>
          <w:t xml:space="preserve"> </w:t>
        </w:r>
      </w:ins>
      <w:ins w:id="443" w:author="Mercedes Ines Fevre Obarrio" w:date="2024-09-04T11:15:00Z" w16du:dateUtc="2024-09-04T09:15:00Z">
        <w:r w:rsidR="009D48D2">
          <w:rPr>
            <w:rFonts w:ascii="Times New Roman" w:eastAsia="Times New Roman" w:hAnsi="Times New Roman" w:cs="Times New Roman"/>
            <w:kern w:val="0"/>
            <w:sz w:val="24"/>
            <w:szCs w:val="24"/>
            <w:lang w:eastAsia="fr-FR"/>
            <w14:ligatures w14:val="none"/>
          </w:rPr>
          <w:t xml:space="preserve">CÓMO SE VERIA EN CASO DE </w:t>
        </w:r>
      </w:ins>
      <w:ins w:id="444" w:author="Mercedes Ines Fevre Obarrio" w:date="2024-09-03T19:09:00Z" w16du:dateUtc="2024-09-03T17:09:00Z">
        <w:r w:rsidR="00DF6370">
          <w:rPr>
            <w:rFonts w:ascii="Times New Roman" w:eastAsia="Times New Roman" w:hAnsi="Times New Roman" w:cs="Times New Roman"/>
            <w:kern w:val="0"/>
            <w:sz w:val="24"/>
            <w:szCs w:val="24"/>
            <w:lang w:eastAsia="fr-FR"/>
            <w14:ligatures w14:val="none"/>
          </w:rPr>
          <w:t xml:space="preserve">NO ACUERDO EN </w:t>
        </w:r>
      </w:ins>
      <w:ins w:id="445" w:author="Mercedes Ines Fevre Obarrio" w:date="2024-09-03T19:10:00Z" w16du:dateUtc="2024-09-03T17:10:00Z">
        <w:r w:rsidR="00DF6370">
          <w:rPr>
            <w:rFonts w:ascii="Times New Roman" w:eastAsia="Times New Roman" w:hAnsi="Times New Roman" w:cs="Times New Roman"/>
            <w:kern w:val="0"/>
            <w:sz w:val="24"/>
            <w:szCs w:val="24"/>
            <w:lang w:eastAsia="fr-FR"/>
            <w14:ligatures w14:val="none"/>
          </w:rPr>
          <w:t xml:space="preserve">LAS OPCIONES DE </w:t>
        </w:r>
      </w:ins>
      <w:ins w:id="446" w:author="Mercedes Ines Fevre Obarrio" w:date="2024-09-03T19:09:00Z" w16du:dateUtc="2024-09-03T17:09:00Z">
        <w:r w:rsidR="00DF6370">
          <w:rPr>
            <w:rFonts w:ascii="Times New Roman" w:eastAsia="Times New Roman" w:hAnsi="Times New Roman" w:cs="Times New Roman"/>
            <w:kern w:val="0"/>
            <w:sz w:val="24"/>
            <w:szCs w:val="24"/>
            <w:lang w:eastAsia="fr-FR"/>
            <w14:ligatures w14:val="none"/>
          </w:rPr>
          <w:t xml:space="preserve">UNA/ AMBAS </w:t>
        </w:r>
      </w:ins>
      <w:ins w:id="447" w:author="Mercedes Ines Fevre Obarrio" w:date="2024-09-03T19:10:00Z" w16du:dateUtc="2024-09-03T17:10:00Z">
        <w:r w:rsidR="00DF6370">
          <w:rPr>
            <w:rFonts w:ascii="Times New Roman" w:eastAsia="Times New Roman" w:hAnsi="Times New Roman" w:cs="Times New Roman"/>
            <w:kern w:val="0"/>
            <w:sz w:val="24"/>
            <w:szCs w:val="24"/>
            <w:lang w:eastAsia="fr-FR"/>
            <w14:ligatures w14:val="none"/>
          </w:rPr>
          <w:t>TAREAS</w:t>
        </w:r>
      </w:ins>
    </w:p>
    <w:p w14:paraId="393C5A54" w14:textId="77777777" w:rsidR="00D3268E" w:rsidRDefault="00D3268E" w:rsidP="00D3268E">
      <w:pPr>
        <w:spacing w:before="100" w:beforeAutospacing="1" w:after="100" w:afterAutospacing="1" w:line="240" w:lineRule="auto"/>
        <w:jc w:val="both"/>
        <w:rPr>
          <w:ins w:id="448" w:author="Mercedes Ines Fevre Obarrio" w:date="2024-09-04T10:57:00Z" w16du:dateUtc="2024-09-04T08:57:00Z"/>
          <w:rFonts w:ascii="Times New Roman" w:eastAsia="Times New Roman" w:hAnsi="Times New Roman" w:cs="Times New Roman"/>
          <w:kern w:val="0"/>
          <w:sz w:val="24"/>
          <w:szCs w:val="24"/>
          <w:lang w:eastAsia="fr-FR"/>
          <w14:ligatures w14:val="none"/>
        </w:rPr>
      </w:pPr>
    </w:p>
    <w:p w14:paraId="75D2C9EB" w14:textId="4C6AD363" w:rsidR="00D3268E" w:rsidRDefault="00D3268E" w:rsidP="00D3268E">
      <w:pPr>
        <w:spacing w:before="100" w:beforeAutospacing="1" w:after="100" w:afterAutospacing="1" w:line="240" w:lineRule="auto"/>
        <w:jc w:val="both"/>
        <w:rPr>
          <w:ins w:id="449" w:author="Mercedes Ines Fevre Obarrio" w:date="2024-09-04T10:56:00Z" w16du:dateUtc="2024-09-04T08:56:00Z"/>
          <w:rFonts w:ascii="Times New Roman" w:eastAsia="Times New Roman" w:hAnsi="Times New Roman" w:cs="Times New Roman"/>
          <w:kern w:val="0"/>
          <w:sz w:val="24"/>
          <w:szCs w:val="24"/>
          <w:lang w:eastAsia="fr-FR"/>
          <w14:ligatures w14:val="none"/>
        </w:rPr>
      </w:pPr>
      <w:ins w:id="450" w:author="Mercedes Ines Fevre Obarrio" w:date="2024-09-04T10:56:00Z" w16du:dateUtc="2024-09-04T08:56:00Z">
        <w:r w:rsidRPr="00392D7D">
          <w:rPr>
            <w:rFonts w:ascii="Times New Roman" w:eastAsia="Times New Roman" w:hAnsi="Times New Roman" w:cs="Times New Roman"/>
            <w:kern w:val="0"/>
            <w:sz w:val="24"/>
            <w:szCs w:val="24"/>
            <w:lang w:eastAsia="fr-FR"/>
            <w14:ligatures w14:val="none"/>
          </w:rPr>
          <w:t>Haga clic en "Siguiente" para continuar.</w:t>
        </w:r>
      </w:ins>
    </w:p>
    <w:p w14:paraId="3A996D43" w14:textId="77777777" w:rsidR="00320523" w:rsidRPr="00392D7D" w:rsidRDefault="00320523"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p>
    <w:p w14:paraId="5A44CA1A" w14:textId="77777777" w:rsidR="00D3268E" w:rsidRDefault="00392D7D" w:rsidP="00BD2F41">
      <w:pPr>
        <w:jc w:val="both"/>
        <w:rPr>
          <w:ins w:id="451" w:author="Mercedes Ines Fevre Obarrio" w:date="2024-09-04T10:56:00Z" w16du:dateUtc="2024-09-04T08:56:00Z"/>
          <w:b/>
          <w:bCs/>
        </w:rPr>
      </w:pPr>
      <w:r w:rsidRPr="00392D7D">
        <w:rPr>
          <w:b/>
          <w:bCs/>
        </w:rPr>
        <w:t>{</w:t>
      </w:r>
      <w:proofErr w:type="gramStart"/>
      <w:r w:rsidRPr="00392D7D">
        <w:rPr>
          <w:b/>
          <w:bCs/>
        </w:rPr>
        <w:t xml:space="preserve">Anterior </w:t>
      </w:r>
      <w:ins w:id="452" w:author="Mercedes Ines Fevre Obarrio" w:date="2024-09-03T19:44:00Z" w16du:dateUtc="2024-09-03T17:44:00Z">
        <w:r w:rsidR="006E645C" w:rsidRPr="00392D7D">
          <w:rPr>
            <w:b/>
            <w:bCs/>
          </w:rPr>
          <w:t>}</w:t>
        </w:r>
        <w:proofErr w:type="gramEnd"/>
        <w:r w:rsidR="006E645C">
          <w:rPr>
            <w:b/>
            <w:bCs/>
          </w:rPr>
          <w:t xml:space="preserve"> </w:t>
        </w:r>
        <w:r w:rsidR="006E645C" w:rsidRPr="00392D7D">
          <w:rPr>
            <w:b/>
            <w:bCs/>
          </w:rPr>
          <w:t>{</w:t>
        </w:r>
      </w:ins>
      <w:r w:rsidRPr="00392D7D">
        <w:rPr>
          <w:b/>
          <w:bCs/>
        </w:rPr>
        <w:t>Siguiente}</w:t>
      </w:r>
    </w:p>
    <w:p w14:paraId="3471782E" w14:textId="28DDA662" w:rsidR="00392D7D" w:rsidRPr="00392D7D" w:rsidRDefault="00392D7D" w:rsidP="00BD2F41">
      <w:pPr>
        <w:jc w:val="both"/>
        <w:rPr>
          <w:b/>
          <w:bCs/>
        </w:rPr>
      </w:pPr>
      <w:r w:rsidRPr="00392D7D">
        <w:rPr>
          <w:b/>
          <w:bCs/>
        </w:rPr>
        <w:br w:type="page"/>
      </w:r>
    </w:p>
    <w:p w14:paraId="001C4F10" w14:textId="09FF2D72" w:rsidR="00392D7D" w:rsidRPr="00392D7D" w:rsidRDefault="00392D7D" w:rsidP="004140B8">
      <w:pPr>
        <w:jc w:val="center"/>
        <w:rPr>
          <w:b/>
          <w:bCs/>
        </w:rPr>
      </w:pPr>
      <w:r w:rsidRPr="00392D7D">
        <w:rPr>
          <w:b/>
          <w:bCs/>
        </w:rPr>
        <w:lastRenderedPageBreak/>
        <w:t>Pantalla 12</w:t>
      </w:r>
      <w:ins w:id="453" w:author="Mercedes Ines Fevre Obarrio" w:date="2024-09-03T19:13:00Z" w16du:dateUtc="2024-09-03T17:13:00Z">
        <w:r w:rsidR="00DF6370">
          <w:rPr>
            <w:b/>
            <w:bCs/>
          </w:rPr>
          <w:t>a</w:t>
        </w:r>
      </w:ins>
    </w:p>
    <w:p w14:paraId="5911BDD3" w14:textId="77777777" w:rsidR="00392D7D" w:rsidRPr="00392D7D" w:rsidRDefault="00392D7D" w:rsidP="00D3268E">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fr-FR"/>
          <w14:ligatures w14:val="none"/>
        </w:rPr>
      </w:pPr>
      <w:commentRangeStart w:id="454"/>
      <w:commentRangeStart w:id="455"/>
      <w:r w:rsidRPr="00392D7D">
        <w:rPr>
          <w:rFonts w:ascii="Times New Roman" w:eastAsia="Times New Roman" w:hAnsi="Times New Roman" w:cs="Times New Roman"/>
          <w:b/>
          <w:bCs/>
          <w:kern w:val="36"/>
          <w:sz w:val="48"/>
          <w:szCs w:val="48"/>
          <w:lang w:eastAsia="fr-FR"/>
          <w14:ligatures w14:val="none"/>
        </w:rPr>
        <w:t>Resolución de desacuerdos</w:t>
      </w:r>
      <w:commentRangeEnd w:id="454"/>
      <w:r>
        <w:rPr>
          <w:rStyle w:val="CommentReference"/>
        </w:rPr>
        <w:commentReference w:id="454"/>
      </w:r>
      <w:commentRangeEnd w:id="455"/>
      <w:r w:rsidR="00357617">
        <w:rPr>
          <w:rStyle w:val="CommentReference"/>
        </w:rPr>
        <w:commentReference w:id="455"/>
      </w:r>
    </w:p>
    <w:p w14:paraId="18AC3D85" w14:textId="24ED0911" w:rsidR="00392D7D" w:rsidRPr="00392D7D" w:rsidRDefault="00392D7D"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 xml:space="preserve">En el caso de que usted y el otro </w:t>
      </w:r>
      <w:r w:rsidR="001B3D7A">
        <w:rPr>
          <w:rFonts w:ascii="Times New Roman" w:eastAsia="Times New Roman" w:hAnsi="Times New Roman" w:cs="Times New Roman"/>
          <w:kern w:val="0"/>
          <w:sz w:val="24"/>
          <w:szCs w:val="24"/>
          <w:lang w:eastAsia="fr-FR"/>
          <w14:ligatures w14:val="none"/>
        </w:rPr>
        <w:t>trabajador</w:t>
      </w:r>
      <w:r w:rsidR="00BC0C9B">
        <w:rPr>
          <w:rFonts w:ascii="Times New Roman" w:eastAsia="Times New Roman" w:hAnsi="Times New Roman" w:cs="Times New Roman"/>
          <w:kern w:val="0"/>
          <w:sz w:val="24"/>
          <w:szCs w:val="24"/>
          <w:lang w:eastAsia="fr-FR"/>
          <w14:ligatures w14:val="none"/>
        </w:rPr>
        <w:t xml:space="preserve"> </w:t>
      </w:r>
      <w:r w:rsidRPr="00392D7D">
        <w:rPr>
          <w:rFonts w:ascii="Times New Roman" w:eastAsia="Times New Roman" w:hAnsi="Times New Roman" w:cs="Times New Roman"/>
          <w:kern w:val="0"/>
          <w:sz w:val="24"/>
          <w:szCs w:val="24"/>
          <w:lang w:eastAsia="fr-FR"/>
          <w14:ligatures w14:val="none"/>
        </w:rPr>
        <w:t xml:space="preserve">no lleguen a un acuerdo sobre </w:t>
      </w:r>
      <w:ins w:id="456" w:author="Mercedes Ines Fevre Obarrio" w:date="2024-09-03T19:44:00Z" w16du:dateUtc="2024-09-03T17:44:00Z">
        <w:r w:rsidR="006E645C">
          <w:rPr>
            <w:rFonts w:ascii="Times New Roman" w:eastAsia="Times New Roman" w:hAnsi="Times New Roman" w:cs="Times New Roman"/>
            <w:kern w:val="0"/>
            <w:sz w:val="24"/>
            <w:szCs w:val="24"/>
            <w:lang w:eastAsia="fr-FR"/>
            <w14:ligatures w14:val="none"/>
          </w:rPr>
          <w:t xml:space="preserve">las opciones de </w:t>
        </w:r>
      </w:ins>
      <w:r w:rsidRPr="00392D7D">
        <w:rPr>
          <w:rFonts w:ascii="Times New Roman" w:eastAsia="Times New Roman" w:hAnsi="Times New Roman" w:cs="Times New Roman"/>
          <w:kern w:val="0"/>
          <w:sz w:val="24"/>
          <w:szCs w:val="24"/>
          <w:lang w:eastAsia="fr-FR"/>
          <w14:ligatures w14:val="none"/>
        </w:rPr>
        <w:t>cómo dividir la</w:t>
      </w:r>
      <w:r w:rsidR="001B3D7A">
        <w:rPr>
          <w:rFonts w:ascii="Times New Roman" w:eastAsia="Times New Roman" w:hAnsi="Times New Roman" w:cs="Times New Roman"/>
          <w:kern w:val="0"/>
          <w:sz w:val="24"/>
          <w:szCs w:val="24"/>
          <w:lang w:eastAsia="fr-FR"/>
          <w14:ligatures w14:val="none"/>
        </w:rPr>
        <w:t>s ganancias de la cuenta grupal</w:t>
      </w:r>
      <w:r w:rsidRPr="00392D7D">
        <w:rPr>
          <w:rFonts w:ascii="Times New Roman" w:eastAsia="Times New Roman" w:hAnsi="Times New Roman" w:cs="Times New Roman"/>
          <w:kern w:val="0"/>
          <w:sz w:val="24"/>
          <w:szCs w:val="24"/>
          <w:lang w:eastAsia="fr-FR"/>
          <w14:ligatures w14:val="none"/>
        </w:rPr>
        <w:t xml:space="preserve"> de cada tarea, </w:t>
      </w:r>
      <w:r w:rsidR="0054320A" w:rsidRPr="00A41BC1">
        <w:rPr>
          <w:rFonts w:ascii="Times New Roman" w:eastAsia="Times New Roman" w:hAnsi="Times New Roman" w:cs="Times New Roman"/>
          <w:kern w:val="0"/>
          <w:sz w:val="24"/>
          <w:szCs w:val="24"/>
          <w:highlight w:val="yellow"/>
          <w:lang w:eastAsia="fr-FR"/>
          <w14:ligatures w14:val="none"/>
        </w:rPr>
        <w:t>[un algoritmo]</w:t>
      </w:r>
      <w:r w:rsidR="004B2371">
        <w:rPr>
          <w:rFonts w:ascii="Times New Roman" w:eastAsia="Times New Roman" w:hAnsi="Times New Roman" w:cs="Times New Roman"/>
          <w:kern w:val="0"/>
          <w:sz w:val="24"/>
          <w:szCs w:val="24"/>
          <w:lang w:eastAsia="fr-FR"/>
          <w14:ligatures w14:val="none"/>
        </w:rPr>
        <w:t xml:space="preserve"> </w:t>
      </w:r>
      <w:r w:rsidR="0054320A" w:rsidRPr="00A41BC1">
        <w:rPr>
          <w:rFonts w:ascii="Times New Roman" w:eastAsia="Times New Roman" w:hAnsi="Times New Roman" w:cs="Times New Roman"/>
          <w:kern w:val="0"/>
          <w:sz w:val="24"/>
          <w:szCs w:val="24"/>
          <w:highlight w:val="green"/>
          <w:lang w:eastAsia="fr-FR"/>
          <w14:ligatures w14:val="none"/>
        </w:rPr>
        <w:t xml:space="preserve">[el </w:t>
      </w:r>
      <w:commentRangeStart w:id="457"/>
      <w:r w:rsidR="0054320A" w:rsidRPr="00A41BC1">
        <w:rPr>
          <w:rFonts w:ascii="Times New Roman" w:eastAsia="Times New Roman" w:hAnsi="Times New Roman" w:cs="Times New Roman"/>
          <w:kern w:val="0"/>
          <w:sz w:val="24"/>
          <w:szCs w:val="24"/>
          <w:highlight w:val="green"/>
          <w:lang w:eastAsia="fr-FR"/>
          <w14:ligatures w14:val="none"/>
        </w:rPr>
        <w:t>gerente</w:t>
      </w:r>
      <w:commentRangeEnd w:id="457"/>
      <w:r w:rsidR="006E645C">
        <w:rPr>
          <w:rStyle w:val="CommentReference"/>
        </w:rPr>
        <w:commentReference w:id="457"/>
      </w:r>
      <w:r w:rsidR="0054320A" w:rsidRPr="00A41BC1">
        <w:rPr>
          <w:rFonts w:ascii="Times New Roman" w:eastAsia="Times New Roman" w:hAnsi="Times New Roman" w:cs="Times New Roman"/>
          <w:kern w:val="0"/>
          <w:sz w:val="24"/>
          <w:szCs w:val="24"/>
          <w:highlight w:val="green"/>
          <w:lang w:eastAsia="fr-FR"/>
          <w14:ligatures w14:val="none"/>
        </w:rPr>
        <w:t>]</w:t>
      </w:r>
      <w:r w:rsidR="0054320A">
        <w:rPr>
          <w:rFonts w:ascii="Times New Roman" w:eastAsia="Times New Roman" w:hAnsi="Times New Roman" w:cs="Times New Roman"/>
          <w:kern w:val="0"/>
          <w:sz w:val="24"/>
          <w:szCs w:val="24"/>
          <w:lang w:eastAsia="fr-FR"/>
          <w14:ligatures w14:val="none"/>
        </w:rPr>
        <w:t xml:space="preserve"> </w:t>
      </w:r>
      <w:r w:rsidRPr="00392D7D">
        <w:rPr>
          <w:rFonts w:ascii="Times New Roman" w:eastAsia="Times New Roman" w:hAnsi="Times New Roman" w:cs="Times New Roman"/>
          <w:kern w:val="0"/>
          <w:sz w:val="24"/>
          <w:szCs w:val="24"/>
          <w:lang w:eastAsia="fr-FR"/>
          <w14:ligatures w14:val="none"/>
        </w:rPr>
        <w:t>determinar</w:t>
      </w:r>
      <w:r w:rsidR="0054320A">
        <w:rPr>
          <w:rFonts w:ascii="Times New Roman" w:eastAsia="Times New Roman" w:hAnsi="Times New Roman" w:cs="Times New Roman"/>
          <w:kern w:val="0"/>
          <w:sz w:val="24"/>
          <w:szCs w:val="24"/>
          <w:lang w:eastAsia="fr-FR"/>
          <w14:ligatures w14:val="none"/>
        </w:rPr>
        <w:t>á</w:t>
      </w:r>
      <w:r w:rsidRPr="00392D7D">
        <w:rPr>
          <w:rFonts w:ascii="Times New Roman" w:eastAsia="Times New Roman" w:hAnsi="Times New Roman" w:cs="Times New Roman"/>
          <w:kern w:val="0"/>
          <w:sz w:val="24"/>
          <w:szCs w:val="24"/>
          <w:lang w:eastAsia="fr-FR"/>
          <w14:ligatures w14:val="none"/>
        </w:rPr>
        <w:t xml:space="preserve"> los porcentajes </w:t>
      </w:r>
      <w:r w:rsidR="0054320A">
        <w:rPr>
          <w:rFonts w:ascii="Times New Roman" w:eastAsia="Times New Roman" w:hAnsi="Times New Roman" w:cs="Times New Roman"/>
          <w:kern w:val="0"/>
          <w:sz w:val="24"/>
          <w:szCs w:val="24"/>
          <w:lang w:eastAsia="fr-FR"/>
          <w14:ligatures w14:val="none"/>
        </w:rPr>
        <w:t xml:space="preserve">que cada trabajador </w:t>
      </w:r>
      <w:commentRangeStart w:id="458"/>
      <w:commentRangeStart w:id="459"/>
      <w:r w:rsidR="0054320A">
        <w:rPr>
          <w:rFonts w:ascii="Times New Roman" w:eastAsia="Times New Roman" w:hAnsi="Times New Roman" w:cs="Times New Roman"/>
          <w:kern w:val="0"/>
          <w:sz w:val="24"/>
          <w:szCs w:val="24"/>
          <w:lang w:eastAsia="fr-FR"/>
          <w14:ligatures w14:val="none"/>
        </w:rPr>
        <w:t>recibirá</w:t>
      </w:r>
      <w:commentRangeEnd w:id="458"/>
      <w:r w:rsidR="00BB09C0">
        <w:rPr>
          <w:rStyle w:val="CommentReference"/>
        </w:rPr>
        <w:commentReference w:id="458"/>
      </w:r>
      <w:commentRangeEnd w:id="459"/>
      <w:r w:rsidR="00F53501">
        <w:rPr>
          <w:rStyle w:val="CommentReference"/>
        </w:rPr>
        <w:commentReference w:id="459"/>
      </w:r>
      <w:ins w:id="460" w:author="Mercedes Ines Fevre Obarrio" w:date="2024-09-03T19:11:00Z" w16du:dateUtc="2024-09-03T17:11:00Z">
        <w:r w:rsidR="00DF6370">
          <w:rPr>
            <w:rFonts w:ascii="Times New Roman" w:eastAsia="Times New Roman" w:hAnsi="Times New Roman" w:cs="Times New Roman"/>
            <w:kern w:val="0"/>
            <w:sz w:val="24"/>
            <w:szCs w:val="24"/>
            <w:lang w:eastAsia="fr-FR"/>
            <w14:ligatures w14:val="none"/>
          </w:rPr>
          <w:t xml:space="preserve"> para la cuenta grupal</w:t>
        </w:r>
      </w:ins>
      <w:r w:rsidRPr="00392D7D">
        <w:rPr>
          <w:rFonts w:ascii="Times New Roman" w:eastAsia="Times New Roman" w:hAnsi="Times New Roman" w:cs="Times New Roman"/>
          <w:kern w:val="0"/>
          <w:sz w:val="24"/>
          <w:szCs w:val="24"/>
          <w:lang w:eastAsia="fr-FR"/>
          <w14:ligatures w14:val="none"/>
        </w:rPr>
        <w:t>.</w:t>
      </w:r>
    </w:p>
    <w:p w14:paraId="22C0CE77" w14:textId="4C387EDA" w:rsidR="00392D7D" w:rsidRPr="00392D7D" w:rsidRDefault="0054320A"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A41BC1">
        <w:rPr>
          <w:rFonts w:ascii="Times New Roman" w:eastAsia="Times New Roman" w:hAnsi="Times New Roman" w:cs="Times New Roman"/>
          <w:kern w:val="0"/>
          <w:sz w:val="24"/>
          <w:szCs w:val="24"/>
          <w:highlight w:val="yellow"/>
          <w:lang w:eastAsia="fr-FR"/>
          <w14:ligatures w14:val="none"/>
        </w:rPr>
        <w:t>[El</w:t>
      </w:r>
      <w:r w:rsidR="00392D7D" w:rsidRPr="00A41BC1">
        <w:rPr>
          <w:rFonts w:ascii="Times New Roman" w:eastAsia="Times New Roman" w:hAnsi="Times New Roman" w:cs="Times New Roman"/>
          <w:kern w:val="0"/>
          <w:sz w:val="24"/>
          <w:szCs w:val="24"/>
          <w:highlight w:val="yellow"/>
          <w:lang w:eastAsia="fr-FR"/>
          <w14:ligatures w14:val="none"/>
        </w:rPr>
        <w:t xml:space="preserve"> algoritmo </w:t>
      </w:r>
      <w:r w:rsidRPr="00A41BC1">
        <w:rPr>
          <w:rFonts w:ascii="Times New Roman" w:eastAsia="Times New Roman" w:hAnsi="Times New Roman" w:cs="Times New Roman"/>
          <w:kern w:val="0"/>
          <w:sz w:val="24"/>
          <w:szCs w:val="24"/>
          <w:highlight w:val="yellow"/>
          <w:lang w:eastAsia="fr-FR"/>
          <w14:ligatures w14:val="none"/>
        </w:rPr>
        <w:t xml:space="preserve">ha sido </w:t>
      </w:r>
      <w:r w:rsidR="00392D7D" w:rsidRPr="00A41BC1">
        <w:rPr>
          <w:rFonts w:ascii="Times New Roman" w:eastAsia="Times New Roman" w:hAnsi="Times New Roman" w:cs="Times New Roman"/>
          <w:kern w:val="0"/>
          <w:sz w:val="24"/>
          <w:szCs w:val="24"/>
          <w:highlight w:val="yellow"/>
          <w:lang w:eastAsia="fr-FR"/>
          <w14:ligatures w14:val="none"/>
        </w:rPr>
        <w:t xml:space="preserve">diseñado para imitar las decisiones tomadas por </w:t>
      </w:r>
      <w:r w:rsidR="00BC0C9B" w:rsidRPr="00A41BC1">
        <w:rPr>
          <w:rFonts w:ascii="Times New Roman" w:eastAsia="Times New Roman" w:hAnsi="Times New Roman" w:cs="Times New Roman"/>
          <w:kern w:val="0"/>
          <w:sz w:val="24"/>
          <w:szCs w:val="24"/>
          <w:highlight w:val="yellow"/>
          <w:lang w:eastAsia="fr-FR"/>
          <w14:ligatures w14:val="none"/>
        </w:rPr>
        <w:t xml:space="preserve">gerentes </w:t>
      </w:r>
      <w:del w:id="461" w:author="Mercedes Ines Fevre Obarrio" w:date="2024-09-03T19:11:00Z" w16du:dateUtc="2024-09-03T17:11:00Z">
        <w:r w:rsidR="00BC0C9B" w:rsidRPr="00A41BC1" w:rsidDel="00DF6370">
          <w:rPr>
            <w:rFonts w:ascii="Times New Roman" w:eastAsia="Times New Roman" w:hAnsi="Times New Roman" w:cs="Times New Roman"/>
            <w:kern w:val="0"/>
            <w:sz w:val="24"/>
            <w:szCs w:val="24"/>
            <w:highlight w:val="yellow"/>
            <w:lang w:eastAsia="fr-FR"/>
            <w14:ligatures w14:val="none"/>
          </w:rPr>
          <w:delText>real</w:delText>
        </w:r>
        <w:r w:rsidR="00392D7D" w:rsidRPr="00A41BC1" w:rsidDel="00DF6370">
          <w:rPr>
            <w:rFonts w:ascii="Times New Roman" w:eastAsia="Times New Roman" w:hAnsi="Times New Roman" w:cs="Times New Roman"/>
            <w:kern w:val="0"/>
            <w:sz w:val="24"/>
            <w:szCs w:val="24"/>
            <w:highlight w:val="yellow"/>
            <w:lang w:eastAsia="fr-FR"/>
            <w14:ligatures w14:val="none"/>
          </w:rPr>
          <w:delText>es</w:delText>
        </w:r>
        <w:r w:rsidR="004B2371" w:rsidRPr="00A41BC1" w:rsidDel="00DF6370">
          <w:rPr>
            <w:rFonts w:ascii="Times New Roman" w:eastAsia="Times New Roman" w:hAnsi="Times New Roman" w:cs="Times New Roman"/>
            <w:kern w:val="0"/>
            <w:sz w:val="24"/>
            <w:szCs w:val="24"/>
            <w:highlight w:val="yellow"/>
            <w:lang w:eastAsia="fr-FR"/>
            <w14:ligatures w14:val="none"/>
          </w:rPr>
          <w:delText xml:space="preserve"> </w:delText>
        </w:r>
      </w:del>
      <w:r w:rsidR="004B2371" w:rsidRPr="00A41BC1">
        <w:rPr>
          <w:rFonts w:ascii="Times New Roman" w:eastAsia="Times New Roman" w:hAnsi="Times New Roman" w:cs="Times New Roman"/>
          <w:kern w:val="0"/>
          <w:sz w:val="24"/>
          <w:szCs w:val="24"/>
          <w:highlight w:val="yellow"/>
          <w:lang w:eastAsia="fr-FR"/>
          <w14:ligatures w14:val="none"/>
        </w:rPr>
        <w:t xml:space="preserve">con experiencia </w:t>
      </w:r>
      <w:del w:id="462" w:author="Mercedes Ines Fevre Obarrio" w:date="2024-09-03T19:11:00Z" w16du:dateUtc="2024-09-03T17:11:00Z">
        <w:r w:rsidR="004B2371" w:rsidRPr="00A41BC1" w:rsidDel="00DF6370">
          <w:rPr>
            <w:rFonts w:ascii="Times New Roman" w:eastAsia="Times New Roman" w:hAnsi="Times New Roman" w:cs="Times New Roman"/>
            <w:kern w:val="0"/>
            <w:sz w:val="24"/>
            <w:szCs w:val="24"/>
            <w:highlight w:val="yellow"/>
            <w:lang w:eastAsia="fr-FR"/>
            <w14:ligatures w14:val="none"/>
          </w:rPr>
          <w:delText xml:space="preserve">práctica </w:delText>
        </w:r>
      </w:del>
      <w:r w:rsidR="004B2371" w:rsidRPr="00A41BC1">
        <w:rPr>
          <w:rFonts w:ascii="Times New Roman" w:eastAsia="Times New Roman" w:hAnsi="Times New Roman" w:cs="Times New Roman"/>
          <w:kern w:val="0"/>
          <w:sz w:val="24"/>
          <w:szCs w:val="24"/>
          <w:highlight w:val="yellow"/>
          <w:lang w:eastAsia="fr-FR"/>
          <w14:ligatures w14:val="none"/>
        </w:rPr>
        <w:t>en entornos empresariales]</w:t>
      </w:r>
      <w:r w:rsidR="004B2371">
        <w:rPr>
          <w:rFonts w:ascii="Times New Roman" w:eastAsia="Times New Roman" w:hAnsi="Times New Roman" w:cs="Times New Roman"/>
          <w:kern w:val="0"/>
          <w:sz w:val="24"/>
          <w:szCs w:val="24"/>
          <w:lang w:eastAsia="fr-FR"/>
          <w14:ligatures w14:val="none"/>
        </w:rPr>
        <w:t xml:space="preserve"> </w:t>
      </w:r>
      <w:r w:rsidR="004B2371" w:rsidRPr="00A41BC1">
        <w:rPr>
          <w:rFonts w:ascii="Times New Roman" w:eastAsia="Times New Roman" w:hAnsi="Times New Roman" w:cs="Times New Roman"/>
          <w:kern w:val="0"/>
          <w:sz w:val="24"/>
          <w:szCs w:val="24"/>
          <w:highlight w:val="green"/>
          <w:lang w:eastAsia="fr-FR"/>
          <w14:ligatures w14:val="none"/>
        </w:rPr>
        <w:t xml:space="preserve">[El gerente ha sido seleccionado al azar entre un grupo de gerentes </w:t>
      </w:r>
      <w:commentRangeStart w:id="463"/>
      <w:commentRangeStart w:id="464"/>
      <w:del w:id="465" w:author="Mercedes Ines Fevre Obarrio" w:date="2024-08-23T10:41:00Z" w16du:dateUtc="2024-08-23T08:41:00Z">
        <w:r w:rsidR="004B2371" w:rsidRPr="00A41BC1" w:rsidDel="00F53501">
          <w:rPr>
            <w:rFonts w:ascii="Times New Roman" w:eastAsia="Times New Roman" w:hAnsi="Times New Roman" w:cs="Times New Roman"/>
            <w:kern w:val="0"/>
            <w:sz w:val="24"/>
            <w:szCs w:val="24"/>
            <w:highlight w:val="green"/>
            <w:lang w:eastAsia="fr-FR"/>
            <w14:ligatures w14:val="none"/>
          </w:rPr>
          <w:delText xml:space="preserve">reales </w:delText>
        </w:r>
        <w:commentRangeEnd w:id="463"/>
        <w:r w:rsidR="00FA3C94" w:rsidDel="00F53501">
          <w:rPr>
            <w:rStyle w:val="CommentReference"/>
          </w:rPr>
          <w:commentReference w:id="463"/>
        </w:r>
      </w:del>
      <w:commentRangeEnd w:id="464"/>
      <w:r w:rsidR="00F53501">
        <w:rPr>
          <w:rStyle w:val="CommentReference"/>
        </w:rPr>
        <w:commentReference w:id="464"/>
      </w:r>
      <w:r w:rsidR="004B2371" w:rsidRPr="00A41BC1">
        <w:rPr>
          <w:rFonts w:ascii="Times New Roman" w:eastAsia="Times New Roman" w:hAnsi="Times New Roman" w:cs="Times New Roman"/>
          <w:kern w:val="0"/>
          <w:sz w:val="24"/>
          <w:szCs w:val="24"/>
          <w:highlight w:val="green"/>
          <w:lang w:eastAsia="fr-FR"/>
          <w14:ligatures w14:val="none"/>
        </w:rPr>
        <w:t>con experiencia práctica en entornos empresariales]</w:t>
      </w:r>
      <w:r w:rsidR="00392D7D" w:rsidRPr="00392D7D">
        <w:rPr>
          <w:rFonts w:ascii="Times New Roman" w:eastAsia="Times New Roman" w:hAnsi="Times New Roman" w:cs="Times New Roman"/>
          <w:kern w:val="0"/>
          <w:sz w:val="24"/>
          <w:szCs w:val="24"/>
          <w:lang w:eastAsia="fr-FR"/>
          <w14:ligatures w14:val="none"/>
        </w:rPr>
        <w:t xml:space="preserve">. </w:t>
      </w:r>
      <w:r w:rsidR="004B2371" w:rsidRPr="00A41BC1">
        <w:rPr>
          <w:rFonts w:ascii="Times New Roman" w:eastAsia="Times New Roman" w:hAnsi="Times New Roman" w:cs="Times New Roman"/>
          <w:kern w:val="0"/>
          <w:sz w:val="24"/>
          <w:szCs w:val="24"/>
          <w:highlight w:val="yellow"/>
          <w:lang w:eastAsia="fr-FR"/>
          <w14:ligatures w14:val="none"/>
        </w:rPr>
        <w:t>[</w:t>
      </w:r>
      <w:r w:rsidR="00392D7D" w:rsidRPr="00A41BC1">
        <w:rPr>
          <w:rFonts w:ascii="Times New Roman" w:eastAsia="Times New Roman" w:hAnsi="Times New Roman" w:cs="Times New Roman"/>
          <w:kern w:val="0"/>
          <w:sz w:val="24"/>
          <w:szCs w:val="24"/>
          <w:highlight w:val="yellow"/>
          <w:lang w:eastAsia="fr-FR"/>
          <w14:ligatures w14:val="none"/>
        </w:rPr>
        <w:t>El algoritmo</w:t>
      </w:r>
      <w:r w:rsidR="004B2371" w:rsidRPr="00A41BC1">
        <w:rPr>
          <w:rFonts w:ascii="Times New Roman" w:eastAsia="Times New Roman" w:hAnsi="Times New Roman" w:cs="Times New Roman"/>
          <w:kern w:val="0"/>
          <w:sz w:val="24"/>
          <w:szCs w:val="24"/>
          <w:highlight w:val="yellow"/>
          <w:lang w:eastAsia="fr-FR"/>
          <w14:ligatures w14:val="none"/>
        </w:rPr>
        <w:t>]</w:t>
      </w:r>
      <w:r w:rsidR="004B2371">
        <w:rPr>
          <w:rFonts w:ascii="Times New Roman" w:eastAsia="Times New Roman" w:hAnsi="Times New Roman" w:cs="Times New Roman"/>
          <w:kern w:val="0"/>
          <w:sz w:val="24"/>
          <w:szCs w:val="24"/>
          <w:lang w:eastAsia="fr-FR"/>
          <w14:ligatures w14:val="none"/>
        </w:rPr>
        <w:t xml:space="preserve"> </w:t>
      </w:r>
      <w:r w:rsidR="004B2371" w:rsidRPr="00A41BC1">
        <w:rPr>
          <w:rFonts w:ascii="Times New Roman" w:eastAsia="Times New Roman" w:hAnsi="Times New Roman" w:cs="Times New Roman"/>
          <w:kern w:val="0"/>
          <w:sz w:val="24"/>
          <w:szCs w:val="24"/>
          <w:highlight w:val="green"/>
          <w:lang w:eastAsia="fr-FR"/>
          <w14:ligatures w14:val="none"/>
        </w:rPr>
        <w:t>[El gerente]</w:t>
      </w:r>
      <w:r w:rsidR="00392D7D" w:rsidRPr="00392D7D">
        <w:rPr>
          <w:rFonts w:ascii="Times New Roman" w:eastAsia="Times New Roman" w:hAnsi="Times New Roman" w:cs="Times New Roman"/>
          <w:kern w:val="0"/>
          <w:sz w:val="24"/>
          <w:szCs w:val="24"/>
          <w:lang w:eastAsia="fr-FR"/>
          <w14:ligatures w14:val="none"/>
        </w:rPr>
        <w:t xml:space="preserve"> no </w:t>
      </w:r>
      <w:r>
        <w:rPr>
          <w:rFonts w:ascii="Times New Roman" w:eastAsia="Times New Roman" w:hAnsi="Times New Roman" w:cs="Times New Roman"/>
          <w:kern w:val="0"/>
          <w:sz w:val="24"/>
          <w:szCs w:val="24"/>
          <w:lang w:eastAsia="fr-FR"/>
          <w14:ligatures w14:val="none"/>
        </w:rPr>
        <w:t>tiene</w:t>
      </w:r>
      <w:r w:rsidRPr="00392D7D">
        <w:rPr>
          <w:rFonts w:ascii="Times New Roman" w:eastAsia="Times New Roman" w:hAnsi="Times New Roman" w:cs="Times New Roman"/>
          <w:kern w:val="0"/>
          <w:sz w:val="24"/>
          <w:szCs w:val="24"/>
          <w:lang w:eastAsia="fr-FR"/>
          <w14:ligatures w14:val="none"/>
        </w:rPr>
        <w:t xml:space="preserve"> </w:t>
      </w:r>
      <w:r w:rsidR="00392D7D" w:rsidRPr="00392D7D">
        <w:rPr>
          <w:rFonts w:ascii="Times New Roman" w:eastAsia="Times New Roman" w:hAnsi="Times New Roman" w:cs="Times New Roman"/>
          <w:kern w:val="0"/>
          <w:sz w:val="24"/>
          <w:szCs w:val="24"/>
          <w:lang w:eastAsia="fr-FR"/>
          <w14:ligatures w14:val="none"/>
        </w:rPr>
        <w:t>acceso a la</w:t>
      </w:r>
      <w:r w:rsidR="001B3D7A">
        <w:rPr>
          <w:rFonts w:ascii="Times New Roman" w:eastAsia="Times New Roman" w:hAnsi="Times New Roman" w:cs="Times New Roman"/>
          <w:kern w:val="0"/>
          <w:sz w:val="24"/>
          <w:szCs w:val="24"/>
          <w:lang w:eastAsia="fr-FR"/>
          <w14:ligatures w14:val="none"/>
        </w:rPr>
        <w:t>s</w:t>
      </w:r>
      <w:r w:rsidR="00392D7D" w:rsidRPr="00392D7D">
        <w:rPr>
          <w:rFonts w:ascii="Times New Roman" w:eastAsia="Times New Roman" w:hAnsi="Times New Roman" w:cs="Times New Roman"/>
          <w:kern w:val="0"/>
          <w:sz w:val="24"/>
          <w:szCs w:val="24"/>
          <w:lang w:eastAsia="fr-FR"/>
          <w14:ligatures w14:val="none"/>
        </w:rPr>
        <w:t xml:space="preserve"> propuesta</w:t>
      </w:r>
      <w:r w:rsidR="001B3D7A">
        <w:rPr>
          <w:rFonts w:ascii="Times New Roman" w:eastAsia="Times New Roman" w:hAnsi="Times New Roman" w:cs="Times New Roman"/>
          <w:kern w:val="0"/>
          <w:sz w:val="24"/>
          <w:szCs w:val="24"/>
          <w:lang w:eastAsia="fr-FR"/>
          <w14:ligatures w14:val="none"/>
        </w:rPr>
        <w:t>s</w:t>
      </w:r>
      <w:r w:rsidR="00392D7D" w:rsidRPr="00392D7D">
        <w:rPr>
          <w:rFonts w:ascii="Times New Roman" w:eastAsia="Times New Roman" w:hAnsi="Times New Roman" w:cs="Times New Roman"/>
          <w:kern w:val="0"/>
          <w:sz w:val="24"/>
          <w:szCs w:val="24"/>
          <w:lang w:eastAsia="fr-FR"/>
          <w14:ligatures w14:val="none"/>
        </w:rPr>
        <w:t xml:space="preserve"> que usted y el otro </w:t>
      </w:r>
      <w:r w:rsidR="001B3D7A">
        <w:rPr>
          <w:rFonts w:ascii="Times New Roman" w:eastAsia="Times New Roman" w:hAnsi="Times New Roman" w:cs="Times New Roman"/>
          <w:kern w:val="0"/>
          <w:sz w:val="24"/>
          <w:szCs w:val="24"/>
          <w:lang w:eastAsia="fr-FR"/>
          <w14:ligatures w14:val="none"/>
        </w:rPr>
        <w:t xml:space="preserve">trabajador hayan hecho en </w:t>
      </w:r>
      <w:r w:rsidR="00392D7D" w:rsidRPr="00392D7D">
        <w:rPr>
          <w:rFonts w:ascii="Times New Roman" w:eastAsia="Times New Roman" w:hAnsi="Times New Roman" w:cs="Times New Roman"/>
          <w:kern w:val="0"/>
          <w:sz w:val="24"/>
          <w:szCs w:val="24"/>
          <w:lang w:eastAsia="fr-FR"/>
          <w14:ligatures w14:val="none"/>
        </w:rPr>
        <w:t>la etapa de negociación ni a los mensajes que intercambiaron en el chat.</w:t>
      </w:r>
      <w:r w:rsidR="001B3D7A">
        <w:rPr>
          <w:rFonts w:ascii="Times New Roman" w:eastAsia="Times New Roman" w:hAnsi="Times New Roman" w:cs="Times New Roman"/>
          <w:kern w:val="0"/>
          <w:sz w:val="24"/>
          <w:szCs w:val="24"/>
          <w:lang w:eastAsia="fr-FR"/>
          <w14:ligatures w14:val="none"/>
        </w:rPr>
        <w:t xml:space="preserve"> </w:t>
      </w:r>
      <w:r w:rsidR="004B2371" w:rsidRPr="00A41BC1">
        <w:rPr>
          <w:rFonts w:ascii="Times New Roman" w:eastAsia="Times New Roman" w:hAnsi="Times New Roman" w:cs="Times New Roman"/>
          <w:kern w:val="0"/>
          <w:sz w:val="24"/>
          <w:szCs w:val="24"/>
          <w:highlight w:val="yellow"/>
          <w:lang w:eastAsia="fr-FR"/>
          <w14:ligatures w14:val="none"/>
        </w:rPr>
        <w:t>[</w:t>
      </w:r>
      <w:r w:rsidR="001B3D7A" w:rsidRPr="00A41BC1">
        <w:rPr>
          <w:rFonts w:ascii="Times New Roman" w:eastAsia="Times New Roman" w:hAnsi="Times New Roman" w:cs="Times New Roman"/>
          <w:kern w:val="0"/>
          <w:sz w:val="24"/>
          <w:szCs w:val="24"/>
          <w:highlight w:val="yellow"/>
          <w:lang w:eastAsia="fr-FR"/>
          <w14:ligatures w14:val="none"/>
        </w:rPr>
        <w:t>El algoritmo</w:t>
      </w:r>
      <w:r w:rsidR="004B2371" w:rsidRPr="00A41BC1">
        <w:rPr>
          <w:rFonts w:ascii="Times New Roman" w:eastAsia="Times New Roman" w:hAnsi="Times New Roman" w:cs="Times New Roman"/>
          <w:kern w:val="0"/>
          <w:sz w:val="24"/>
          <w:szCs w:val="24"/>
          <w:highlight w:val="yellow"/>
          <w:lang w:eastAsia="fr-FR"/>
          <w14:ligatures w14:val="none"/>
        </w:rPr>
        <w:t>]</w:t>
      </w:r>
      <w:r w:rsidR="001B3D7A">
        <w:rPr>
          <w:rFonts w:ascii="Times New Roman" w:eastAsia="Times New Roman" w:hAnsi="Times New Roman" w:cs="Times New Roman"/>
          <w:kern w:val="0"/>
          <w:sz w:val="24"/>
          <w:szCs w:val="24"/>
          <w:lang w:eastAsia="fr-FR"/>
          <w14:ligatures w14:val="none"/>
        </w:rPr>
        <w:t xml:space="preserve"> </w:t>
      </w:r>
      <w:r w:rsidR="004B2371" w:rsidRPr="00A41BC1">
        <w:rPr>
          <w:rFonts w:ascii="Times New Roman" w:eastAsia="Times New Roman" w:hAnsi="Times New Roman" w:cs="Times New Roman"/>
          <w:kern w:val="0"/>
          <w:sz w:val="24"/>
          <w:szCs w:val="24"/>
          <w:highlight w:val="green"/>
          <w:lang w:eastAsia="fr-FR"/>
          <w14:ligatures w14:val="none"/>
        </w:rPr>
        <w:t>[El gerente]</w:t>
      </w:r>
      <w:r w:rsidR="004B2371">
        <w:rPr>
          <w:rFonts w:ascii="Times New Roman" w:eastAsia="Times New Roman" w:hAnsi="Times New Roman" w:cs="Times New Roman"/>
          <w:kern w:val="0"/>
          <w:sz w:val="24"/>
          <w:szCs w:val="24"/>
          <w:lang w:eastAsia="fr-FR"/>
          <w14:ligatures w14:val="none"/>
        </w:rPr>
        <w:t xml:space="preserve"> </w:t>
      </w:r>
      <w:r w:rsidR="001B3D7A">
        <w:rPr>
          <w:rFonts w:ascii="Times New Roman" w:eastAsia="Times New Roman" w:hAnsi="Times New Roman" w:cs="Times New Roman"/>
          <w:kern w:val="0"/>
          <w:sz w:val="24"/>
          <w:szCs w:val="24"/>
          <w:lang w:eastAsia="fr-FR"/>
          <w14:ligatures w14:val="none"/>
        </w:rPr>
        <w:t>tampoco tiene acceso a los decisiones tomadas o ganancias obtenidas anteriormente.</w:t>
      </w:r>
    </w:p>
    <w:p w14:paraId="59BD7914" w14:textId="79A009B5" w:rsidR="00392D7D" w:rsidRDefault="004B2371" w:rsidP="00BD2F41">
      <w:pPr>
        <w:spacing w:before="100" w:beforeAutospacing="1" w:after="100" w:afterAutospacing="1" w:line="240" w:lineRule="auto"/>
        <w:jc w:val="both"/>
        <w:rPr>
          <w:ins w:id="466" w:author="Mercedes Ines Fevre Obarrio" w:date="2024-09-04T10:57:00Z" w16du:dateUtc="2024-09-04T08:57:00Z"/>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El gerente recibirá el resto de la cuenta grupal que no haya sido asignada a los dos trabajadores.</w:t>
      </w:r>
    </w:p>
    <w:p w14:paraId="15CBF6C6" w14:textId="77777777" w:rsidR="00D3268E" w:rsidRDefault="00D3268E" w:rsidP="00D3268E">
      <w:pPr>
        <w:spacing w:before="100" w:beforeAutospacing="1" w:after="100" w:afterAutospacing="1" w:line="240" w:lineRule="auto"/>
        <w:jc w:val="both"/>
        <w:rPr>
          <w:ins w:id="467" w:author="Mercedes Ines Fevre Obarrio" w:date="2024-09-04T10:57:00Z" w16du:dateUtc="2024-09-04T08:57:00Z"/>
          <w:rFonts w:ascii="Times New Roman" w:eastAsia="Times New Roman" w:hAnsi="Times New Roman" w:cs="Times New Roman"/>
          <w:kern w:val="0"/>
          <w:sz w:val="24"/>
          <w:szCs w:val="24"/>
          <w:lang w:eastAsia="fr-FR"/>
          <w14:ligatures w14:val="none"/>
        </w:rPr>
      </w:pPr>
      <w:ins w:id="468" w:author="Mercedes Ines Fevre Obarrio" w:date="2024-09-04T10:57:00Z" w16du:dateUtc="2024-09-04T08:57:00Z">
        <w:r w:rsidRPr="00392D7D">
          <w:rPr>
            <w:rFonts w:ascii="Times New Roman" w:eastAsia="Times New Roman" w:hAnsi="Times New Roman" w:cs="Times New Roman"/>
            <w:kern w:val="0"/>
            <w:sz w:val="24"/>
            <w:szCs w:val="24"/>
            <w:lang w:eastAsia="fr-FR"/>
            <w14:ligatures w14:val="none"/>
          </w:rPr>
          <w:t>Haga clic en "Siguiente" para continuar.</w:t>
        </w:r>
      </w:ins>
    </w:p>
    <w:p w14:paraId="2DB3EF72" w14:textId="77777777" w:rsidR="00D3268E" w:rsidRDefault="00D3268E" w:rsidP="00BD2F41">
      <w:pPr>
        <w:spacing w:before="100" w:beforeAutospacing="1" w:after="100" w:afterAutospacing="1" w:line="240" w:lineRule="auto"/>
        <w:jc w:val="both"/>
        <w:rPr>
          <w:ins w:id="469" w:author="Mercedes Ines Fevre Obarrio" w:date="2024-09-03T19:16:00Z" w16du:dateUtc="2024-09-03T17:16:00Z"/>
          <w:rFonts w:ascii="Times New Roman" w:eastAsia="Times New Roman" w:hAnsi="Times New Roman" w:cs="Times New Roman"/>
          <w:kern w:val="0"/>
          <w:sz w:val="24"/>
          <w:szCs w:val="24"/>
          <w:lang w:eastAsia="fr-FR"/>
          <w14:ligatures w14:val="none"/>
        </w:rPr>
      </w:pPr>
    </w:p>
    <w:p w14:paraId="7BAF3C1E" w14:textId="26BBAA43" w:rsidR="00DF6370" w:rsidRPr="00C26963" w:rsidRDefault="006E645C" w:rsidP="00DF6370">
      <w:pPr>
        <w:jc w:val="both"/>
        <w:rPr>
          <w:ins w:id="470" w:author="Mercedes Ines Fevre Obarrio" w:date="2024-09-03T19:16:00Z" w16du:dateUtc="2024-09-03T17:16:00Z"/>
          <w:b/>
          <w:bCs/>
          <w:lang w:val="en-US"/>
        </w:rPr>
      </w:pPr>
      <w:ins w:id="471" w:author="Mercedes Ines Fevre Obarrio" w:date="2024-09-03T19:46:00Z" w16du:dateUtc="2024-09-03T17:46:00Z">
        <w:r w:rsidRPr="00C26963">
          <w:rPr>
            <w:b/>
            <w:bCs/>
            <w:lang w:val="en-US"/>
          </w:rPr>
          <w:t>{</w:t>
        </w:r>
        <w:proofErr w:type="gramStart"/>
        <w:r w:rsidRPr="00C26963">
          <w:rPr>
            <w:b/>
            <w:bCs/>
            <w:lang w:val="en-US"/>
          </w:rPr>
          <w:t>Anterior }</w:t>
        </w:r>
        <w:proofErr w:type="gramEnd"/>
        <w:r w:rsidRPr="00C26963">
          <w:rPr>
            <w:b/>
            <w:bCs/>
            <w:lang w:val="en-US"/>
          </w:rPr>
          <w:t xml:space="preserve"> </w:t>
        </w:r>
      </w:ins>
      <w:ins w:id="472" w:author="Mercedes Ines Fevre Obarrio" w:date="2024-09-03T19:16:00Z" w16du:dateUtc="2024-09-03T17:16:00Z">
        <w:r w:rsidR="00DF6370" w:rsidRPr="00C26963">
          <w:rPr>
            <w:b/>
            <w:bCs/>
            <w:lang w:val="en-US"/>
          </w:rPr>
          <w:t xml:space="preserve">{ </w:t>
        </w:r>
        <w:proofErr w:type="spellStart"/>
        <w:r w:rsidR="00DF6370" w:rsidRPr="00C26963">
          <w:rPr>
            <w:b/>
            <w:bCs/>
            <w:lang w:val="en-US"/>
          </w:rPr>
          <w:t>Siguiente</w:t>
        </w:r>
        <w:proofErr w:type="spellEnd"/>
        <w:r w:rsidR="00DF6370" w:rsidRPr="00C26963">
          <w:rPr>
            <w:b/>
            <w:bCs/>
            <w:lang w:val="en-US"/>
          </w:rPr>
          <w:t>}</w:t>
        </w:r>
      </w:ins>
    </w:p>
    <w:p w14:paraId="5A786894" w14:textId="79508E33" w:rsidR="00D3268E" w:rsidRDefault="00D3268E">
      <w:pPr>
        <w:rPr>
          <w:ins w:id="473" w:author="Mercedes Ines Fevre Obarrio" w:date="2024-09-04T10:58:00Z" w16du:dateUtc="2024-09-04T08:58:00Z"/>
          <w:rFonts w:ascii="Times New Roman" w:eastAsia="Times New Roman" w:hAnsi="Times New Roman" w:cs="Times New Roman"/>
          <w:kern w:val="0"/>
          <w:sz w:val="24"/>
          <w:szCs w:val="24"/>
          <w:lang w:val="en-US" w:eastAsia="fr-FR"/>
          <w14:ligatures w14:val="none"/>
        </w:rPr>
      </w:pPr>
      <w:ins w:id="474" w:author="Mercedes Ines Fevre Obarrio" w:date="2024-09-04T10:58:00Z" w16du:dateUtc="2024-09-04T08:58:00Z">
        <w:r>
          <w:rPr>
            <w:rFonts w:ascii="Times New Roman" w:eastAsia="Times New Roman" w:hAnsi="Times New Roman" w:cs="Times New Roman"/>
            <w:kern w:val="0"/>
            <w:sz w:val="24"/>
            <w:szCs w:val="24"/>
            <w:lang w:val="en-US" w:eastAsia="fr-FR"/>
            <w14:ligatures w14:val="none"/>
          </w:rPr>
          <w:br w:type="page"/>
        </w:r>
      </w:ins>
    </w:p>
    <w:p w14:paraId="226C44D9" w14:textId="77777777" w:rsidR="00DF6370" w:rsidRPr="00C26963" w:rsidRDefault="00DF6370" w:rsidP="00BD2F41">
      <w:pPr>
        <w:spacing w:before="100" w:beforeAutospacing="1" w:after="100" w:afterAutospacing="1" w:line="240" w:lineRule="auto"/>
        <w:jc w:val="both"/>
        <w:rPr>
          <w:ins w:id="475" w:author="Mercedes Ines Fevre Obarrio" w:date="2024-09-03T19:14:00Z" w16du:dateUtc="2024-09-03T17:14:00Z"/>
          <w:rFonts w:ascii="Times New Roman" w:eastAsia="Times New Roman" w:hAnsi="Times New Roman" w:cs="Times New Roman"/>
          <w:kern w:val="0"/>
          <w:sz w:val="24"/>
          <w:szCs w:val="24"/>
          <w:lang w:val="en-US" w:eastAsia="fr-FR"/>
          <w14:ligatures w14:val="none"/>
        </w:rPr>
      </w:pPr>
    </w:p>
    <w:p w14:paraId="6BB4394F" w14:textId="6258BEFA" w:rsidR="00DF6370" w:rsidRPr="00C26963" w:rsidRDefault="00DF6370" w:rsidP="00DF6370">
      <w:pPr>
        <w:jc w:val="center"/>
        <w:rPr>
          <w:ins w:id="476" w:author="Mercedes Ines Fevre Obarrio" w:date="2024-09-03T19:14:00Z" w16du:dateUtc="2024-09-03T17:14:00Z"/>
          <w:b/>
          <w:bCs/>
          <w:lang w:val="en-US"/>
        </w:rPr>
      </w:pPr>
      <w:proofErr w:type="spellStart"/>
      <w:ins w:id="477" w:author="Mercedes Ines Fevre Obarrio" w:date="2024-09-03T19:14:00Z" w16du:dateUtc="2024-09-03T17:14:00Z">
        <w:r w:rsidRPr="00C26963">
          <w:rPr>
            <w:b/>
            <w:bCs/>
            <w:highlight w:val="yellow"/>
            <w:lang w:val="en-US"/>
          </w:rPr>
          <w:t>Pantalla</w:t>
        </w:r>
        <w:proofErr w:type="spellEnd"/>
        <w:r w:rsidRPr="00C26963">
          <w:rPr>
            <w:b/>
            <w:bCs/>
            <w:highlight w:val="yellow"/>
            <w:lang w:val="en-US"/>
          </w:rPr>
          <w:t xml:space="preserve"> 12b</w:t>
        </w:r>
      </w:ins>
    </w:p>
    <w:p w14:paraId="40094D33" w14:textId="77777777" w:rsidR="00DF6370" w:rsidRPr="00C26963" w:rsidRDefault="00DF6370" w:rsidP="00BD2F41">
      <w:pPr>
        <w:spacing w:before="100" w:beforeAutospacing="1" w:after="100" w:afterAutospacing="1" w:line="240" w:lineRule="auto"/>
        <w:jc w:val="both"/>
        <w:rPr>
          <w:ins w:id="478" w:author="Mercedes Ines Fevre Obarrio" w:date="2024-09-02T10:25:00Z" w16du:dateUtc="2024-09-02T08:25:00Z"/>
          <w:rFonts w:ascii="Times New Roman" w:eastAsia="Times New Roman" w:hAnsi="Times New Roman" w:cs="Times New Roman"/>
          <w:kern w:val="0"/>
          <w:sz w:val="24"/>
          <w:szCs w:val="24"/>
          <w:lang w:val="en-US" w:eastAsia="fr-FR"/>
          <w14:ligatures w14:val="none"/>
        </w:rPr>
      </w:pPr>
    </w:p>
    <w:p w14:paraId="0FB38FDF" w14:textId="5B3A4648" w:rsidR="00320523" w:rsidRDefault="00320523" w:rsidP="00BD2F41">
      <w:pPr>
        <w:spacing w:before="100" w:beforeAutospacing="1" w:after="100" w:afterAutospacing="1" w:line="240" w:lineRule="auto"/>
        <w:jc w:val="both"/>
        <w:rPr>
          <w:ins w:id="479" w:author="Mercedes Ines Fevre Obarrio" w:date="2024-09-02T10:40:00Z" w16du:dateUtc="2024-09-02T08:40:00Z"/>
          <w:rFonts w:ascii="Times New Roman" w:eastAsia="Times New Roman" w:hAnsi="Times New Roman" w:cs="Times New Roman"/>
          <w:kern w:val="0"/>
          <w:sz w:val="24"/>
          <w:szCs w:val="24"/>
          <w:lang w:val="en-US" w:eastAsia="fr-FR"/>
          <w14:ligatures w14:val="none"/>
        </w:rPr>
      </w:pPr>
      <w:ins w:id="480" w:author="Mercedes Ines Fevre Obarrio" w:date="2024-09-02T10:25:00Z" w16du:dateUtc="2024-09-02T08:25:00Z">
        <w:r w:rsidRPr="00DF6370">
          <w:rPr>
            <w:rFonts w:ascii="Times New Roman" w:eastAsia="Times New Roman" w:hAnsi="Times New Roman" w:cs="Times New Roman"/>
            <w:kern w:val="0"/>
            <w:sz w:val="24"/>
            <w:szCs w:val="24"/>
            <w:highlight w:val="yellow"/>
            <w:lang w:val="en-US" w:eastAsia="fr-FR"/>
            <w14:ligatures w14:val="none"/>
          </w:rPr>
          <w:t>EXAMPLE</w:t>
        </w:r>
        <w:r w:rsidRPr="00DF6370">
          <w:rPr>
            <w:rFonts w:ascii="Times New Roman" w:eastAsia="Times New Roman" w:hAnsi="Times New Roman" w:cs="Times New Roman"/>
            <w:kern w:val="0"/>
            <w:sz w:val="24"/>
            <w:szCs w:val="24"/>
            <w:lang w:val="en-US" w:eastAsia="fr-FR"/>
            <w14:ligatures w14:val="none"/>
          </w:rPr>
          <w:t xml:space="preserve"> OF SCREEN T</w:t>
        </w:r>
        <w:r>
          <w:rPr>
            <w:rFonts w:ascii="Times New Roman" w:eastAsia="Times New Roman" w:hAnsi="Times New Roman" w:cs="Times New Roman"/>
            <w:kern w:val="0"/>
            <w:sz w:val="24"/>
            <w:szCs w:val="24"/>
            <w:lang w:val="en-US" w:eastAsia="fr-FR"/>
            <w14:ligatures w14:val="none"/>
          </w:rPr>
          <w:t>HINKING (</w:t>
        </w:r>
      </w:ins>
      <w:ins w:id="481" w:author="Mercedes Ines Fevre Obarrio" w:date="2024-09-02T10:26:00Z" w16du:dateUtc="2024-09-02T08:26:00Z">
        <w:r>
          <w:rPr>
            <w:rFonts w:ascii="Times New Roman" w:eastAsia="Times New Roman" w:hAnsi="Times New Roman" w:cs="Times New Roman"/>
            <w:kern w:val="0"/>
            <w:sz w:val="24"/>
            <w:szCs w:val="24"/>
            <w:lang w:val="en-US" w:eastAsia="fr-FR"/>
            <w14:ligatures w14:val="none"/>
          </w:rPr>
          <w:t>different human/ alg</w:t>
        </w:r>
      </w:ins>
      <w:ins w:id="482" w:author="Mercedes Ines Fevre Obarrio" w:date="2024-09-02T10:41:00Z" w16du:dateUtc="2024-09-02T08:41:00Z">
        <w:r w:rsidR="005D23A4">
          <w:rPr>
            <w:rFonts w:ascii="Times New Roman" w:eastAsia="Times New Roman" w:hAnsi="Times New Roman" w:cs="Times New Roman"/>
            <w:kern w:val="0"/>
            <w:sz w:val="24"/>
            <w:szCs w:val="24"/>
            <w:lang w:val="en-US" w:eastAsia="fr-FR"/>
            <w14:ligatures w14:val="none"/>
          </w:rPr>
          <w:t>o</w:t>
        </w:r>
      </w:ins>
      <w:ins w:id="483" w:author="Mercedes Ines Fevre Obarrio" w:date="2024-09-03T19:12:00Z" w16du:dateUtc="2024-09-03T17:12:00Z">
        <w:r w:rsidR="00DF6370">
          <w:rPr>
            <w:rFonts w:ascii="Times New Roman" w:eastAsia="Times New Roman" w:hAnsi="Times New Roman" w:cs="Times New Roman"/>
            <w:kern w:val="0"/>
            <w:sz w:val="24"/>
            <w:szCs w:val="24"/>
            <w:lang w:val="en-US" w:eastAsia="fr-FR"/>
            <w14:ligatures w14:val="none"/>
          </w:rPr>
          <w:t>)</w:t>
        </w:r>
      </w:ins>
    </w:p>
    <w:p w14:paraId="2B25E162" w14:textId="77777777" w:rsidR="00DF6370" w:rsidRPr="00C26963" w:rsidRDefault="005D23A4" w:rsidP="00BD2F41">
      <w:pPr>
        <w:spacing w:before="100" w:beforeAutospacing="1" w:after="100" w:afterAutospacing="1" w:line="240" w:lineRule="auto"/>
        <w:jc w:val="both"/>
        <w:rPr>
          <w:ins w:id="484" w:author="Mercedes Ines Fevre Obarrio" w:date="2024-09-03T19:13:00Z" w16du:dateUtc="2024-09-03T17:13:00Z"/>
          <w:rFonts w:ascii="Times New Roman" w:eastAsia="Times New Roman" w:hAnsi="Times New Roman" w:cs="Times New Roman"/>
          <w:strike/>
          <w:kern w:val="0"/>
          <w:sz w:val="24"/>
          <w:szCs w:val="24"/>
          <w:lang w:val="en-US" w:eastAsia="fr-FR"/>
          <w14:ligatures w14:val="none"/>
        </w:rPr>
      </w:pPr>
      <w:ins w:id="485" w:author="Mercedes Ines Fevre Obarrio" w:date="2024-09-02T10:40:00Z" w16du:dateUtc="2024-09-02T08:40:00Z">
        <w:r w:rsidRPr="00DF6370">
          <w:rPr>
            <w:rFonts w:ascii="Times New Roman" w:eastAsia="Times New Roman" w:hAnsi="Times New Roman" w:cs="Times New Roman"/>
            <w:strike/>
            <w:kern w:val="0"/>
            <w:sz w:val="24"/>
            <w:szCs w:val="24"/>
            <w:highlight w:val="yellow"/>
            <w:lang w:val="en-US" w:eastAsia="fr-FR"/>
            <w14:ligatures w14:val="none"/>
          </w:rPr>
          <w:t>Wai</w:t>
        </w:r>
      </w:ins>
      <w:ins w:id="486" w:author="Mercedes Ines Fevre Obarrio" w:date="2024-09-02T10:41:00Z" w16du:dateUtc="2024-09-02T08:41:00Z">
        <w:r w:rsidRPr="00DF6370">
          <w:rPr>
            <w:rFonts w:ascii="Times New Roman" w:eastAsia="Times New Roman" w:hAnsi="Times New Roman" w:cs="Times New Roman"/>
            <w:strike/>
            <w:kern w:val="0"/>
            <w:sz w:val="24"/>
            <w:szCs w:val="24"/>
            <w:highlight w:val="yellow"/>
            <w:lang w:val="en-US" w:eastAsia="fr-FR"/>
            <w14:ligatures w14:val="none"/>
          </w:rPr>
          <w:t xml:space="preserve">t for the decision of the </w:t>
        </w:r>
      </w:ins>
      <w:ins w:id="487" w:author="Mercedes Ines Fevre Obarrio" w:date="2024-09-02T10:42:00Z" w16du:dateUtc="2024-09-02T08:42:00Z">
        <w:r w:rsidRPr="00DF6370">
          <w:rPr>
            <w:rFonts w:ascii="Times New Roman" w:eastAsia="Times New Roman" w:hAnsi="Times New Roman" w:cs="Times New Roman"/>
            <w:strike/>
            <w:kern w:val="0"/>
            <w:sz w:val="24"/>
            <w:szCs w:val="24"/>
            <w:highlight w:val="yellow"/>
            <w:lang w:val="en-US" w:eastAsia="fr-FR"/>
            <w14:ligatures w14:val="none"/>
          </w:rPr>
          <w:t>(a</w:t>
        </w:r>
      </w:ins>
      <w:ins w:id="488" w:author="Mercedes Ines Fevre Obarrio" w:date="2024-09-02T10:41:00Z" w16du:dateUtc="2024-09-02T08:41:00Z">
        <w:r w:rsidRPr="00DF6370">
          <w:rPr>
            <w:rFonts w:ascii="Times New Roman" w:eastAsia="Times New Roman" w:hAnsi="Times New Roman" w:cs="Times New Roman"/>
            <w:strike/>
            <w:kern w:val="0"/>
            <w:sz w:val="24"/>
            <w:szCs w:val="24"/>
            <w:highlight w:val="yellow"/>
            <w:lang w:val="en-US" w:eastAsia="fr-FR"/>
            <w14:ligatures w14:val="none"/>
          </w:rPr>
          <w:t>lgo) manager</w:t>
        </w:r>
      </w:ins>
      <w:ins w:id="489" w:author="Mercedes Ines Fevre Obarrio" w:date="2024-09-02T10:42:00Z" w16du:dateUtc="2024-09-02T08:42:00Z">
        <w:r w:rsidRPr="00DF6370">
          <w:rPr>
            <w:rFonts w:ascii="Times New Roman" w:eastAsia="Times New Roman" w:hAnsi="Times New Roman" w:cs="Times New Roman"/>
            <w:strike/>
            <w:kern w:val="0"/>
            <w:sz w:val="24"/>
            <w:szCs w:val="24"/>
            <w:highlight w:val="yellow"/>
            <w:lang w:val="en-US" w:eastAsia="fr-FR"/>
            <w14:ligatures w14:val="none"/>
          </w:rPr>
          <w:br/>
        </w:r>
      </w:ins>
    </w:p>
    <w:p w14:paraId="7B78C827" w14:textId="604DF304" w:rsidR="00DF6370" w:rsidRDefault="00DF6370" w:rsidP="00BD2F41">
      <w:pPr>
        <w:spacing w:before="100" w:beforeAutospacing="1" w:after="100" w:afterAutospacing="1" w:line="240" w:lineRule="auto"/>
        <w:jc w:val="both"/>
        <w:rPr>
          <w:ins w:id="490" w:author="Mercedes Ines Fevre Obarrio" w:date="2024-09-03T19:13:00Z" w16du:dateUtc="2024-09-03T17:13:00Z"/>
          <w:rFonts w:ascii="Times New Roman" w:eastAsia="Times New Roman" w:hAnsi="Times New Roman" w:cs="Times New Roman"/>
          <w:kern w:val="0"/>
          <w:sz w:val="24"/>
          <w:szCs w:val="24"/>
          <w:lang w:eastAsia="fr-FR"/>
          <w14:ligatures w14:val="none"/>
        </w:rPr>
      </w:pPr>
      <w:ins w:id="491" w:author="Mercedes Ines Fevre Obarrio" w:date="2024-09-03T19:12:00Z" w16du:dateUtc="2024-09-03T17:12:00Z">
        <w:r w:rsidRPr="00DF6370">
          <w:rPr>
            <w:rFonts w:ascii="Times New Roman" w:eastAsia="Times New Roman" w:hAnsi="Times New Roman" w:cs="Times New Roman"/>
            <w:kern w:val="0"/>
            <w:sz w:val="24"/>
            <w:szCs w:val="24"/>
            <w:lang w:eastAsia="fr-FR"/>
            <w14:ligatures w14:val="none"/>
          </w:rPr>
          <w:t xml:space="preserve">Espere </w:t>
        </w:r>
      </w:ins>
      <w:ins w:id="492" w:author="Mercedes Ines Fevre Obarrio" w:date="2024-09-03T19:15:00Z" w16du:dateUtc="2024-09-03T17:15:00Z">
        <w:r>
          <w:rPr>
            <w:rFonts w:ascii="Times New Roman" w:eastAsia="Times New Roman" w:hAnsi="Times New Roman" w:cs="Times New Roman"/>
            <w:kern w:val="0"/>
            <w:sz w:val="24"/>
            <w:szCs w:val="24"/>
            <w:lang w:eastAsia="fr-FR"/>
            <w14:ligatures w14:val="none"/>
          </w:rPr>
          <w:t xml:space="preserve">a </w:t>
        </w:r>
      </w:ins>
      <w:ins w:id="493" w:author="Mercedes Ines Fevre Obarrio" w:date="2024-09-03T19:12:00Z" w16du:dateUtc="2024-09-03T17:12:00Z">
        <w:r w:rsidRPr="00DF6370">
          <w:rPr>
            <w:rFonts w:ascii="Times New Roman" w:eastAsia="Times New Roman" w:hAnsi="Times New Roman" w:cs="Times New Roman"/>
            <w:kern w:val="0"/>
            <w:sz w:val="24"/>
            <w:szCs w:val="24"/>
            <w:lang w:eastAsia="fr-FR"/>
            <w14:ligatures w14:val="none"/>
          </w:rPr>
          <w:t xml:space="preserve">la </w:t>
        </w:r>
      </w:ins>
      <w:ins w:id="494" w:author="Mercedes Ines Fevre Obarrio" w:date="2024-09-03T19:13:00Z" w16du:dateUtc="2024-09-03T17:13:00Z">
        <w:r w:rsidRPr="00DF6370">
          <w:rPr>
            <w:rFonts w:ascii="Times New Roman" w:eastAsia="Times New Roman" w:hAnsi="Times New Roman" w:cs="Times New Roman"/>
            <w:kern w:val="0"/>
            <w:sz w:val="24"/>
            <w:szCs w:val="24"/>
            <w:lang w:eastAsia="fr-FR"/>
            <w14:ligatures w14:val="none"/>
          </w:rPr>
          <w:t>decisión</w:t>
        </w:r>
      </w:ins>
      <w:ins w:id="495" w:author="Mercedes Ines Fevre Obarrio" w:date="2024-09-03T19:12:00Z" w16du:dateUtc="2024-09-03T17:12:00Z">
        <w:r w:rsidRPr="00DF6370">
          <w:rPr>
            <w:rFonts w:ascii="Times New Roman" w:eastAsia="Times New Roman" w:hAnsi="Times New Roman" w:cs="Times New Roman"/>
            <w:kern w:val="0"/>
            <w:sz w:val="24"/>
            <w:szCs w:val="24"/>
            <w:lang w:eastAsia="fr-FR"/>
            <w14:ligatures w14:val="none"/>
          </w:rPr>
          <w:t xml:space="preserve"> </w:t>
        </w:r>
      </w:ins>
      <w:ins w:id="496" w:author="Mercedes Ines Fevre Obarrio" w:date="2024-09-03T19:13:00Z" w16du:dateUtc="2024-09-03T17:13:00Z">
        <w:r w:rsidRPr="00A41BC1">
          <w:rPr>
            <w:rFonts w:ascii="Times New Roman" w:eastAsia="Times New Roman" w:hAnsi="Times New Roman" w:cs="Times New Roman"/>
            <w:kern w:val="0"/>
            <w:sz w:val="24"/>
            <w:szCs w:val="24"/>
            <w:highlight w:val="yellow"/>
            <w:lang w:eastAsia="fr-FR"/>
            <w14:ligatures w14:val="none"/>
          </w:rPr>
          <w:t>[</w:t>
        </w:r>
      </w:ins>
      <w:ins w:id="497" w:author="Mercedes Ines Fevre Obarrio" w:date="2024-09-03T19:15:00Z" w16du:dateUtc="2024-09-03T17:15:00Z">
        <w:r>
          <w:rPr>
            <w:rFonts w:ascii="Times New Roman" w:eastAsia="Times New Roman" w:hAnsi="Times New Roman" w:cs="Times New Roman"/>
            <w:kern w:val="0"/>
            <w:sz w:val="24"/>
            <w:szCs w:val="24"/>
            <w:highlight w:val="yellow"/>
            <w:lang w:eastAsia="fr-FR"/>
            <w14:ligatures w14:val="none"/>
          </w:rPr>
          <w:t>de</w:t>
        </w:r>
      </w:ins>
      <w:ins w:id="498" w:author="Mercedes Ines Fevre Obarrio" w:date="2024-09-03T19:13:00Z" w16du:dateUtc="2024-09-03T17:13:00Z">
        <w:r w:rsidRPr="00A41BC1">
          <w:rPr>
            <w:rFonts w:ascii="Times New Roman" w:eastAsia="Times New Roman" w:hAnsi="Times New Roman" w:cs="Times New Roman"/>
            <w:kern w:val="0"/>
            <w:sz w:val="24"/>
            <w:szCs w:val="24"/>
            <w:highlight w:val="yellow"/>
            <w:lang w:eastAsia="fr-FR"/>
            <w14:ligatures w14:val="none"/>
          </w:rPr>
          <w:t>l algoritmo]</w:t>
        </w:r>
        <w:r>
          <w:rPr>
            <w:rFonts w:ascii="Times New Roman" w:eastAsia="Times New Roman" w:hAnsi="Times New Roman" w:cs="Times New Roman"/>
            <w:kern w:val="0"/>
            <w:sz w:val="24"/>
            <w:szCs w:val="24"/>
            <w:lang w:eastAsia="fr-FR"/>
            <w14:ligatures w14:val="none"/>
          </w:rPr>
          <w:t xml:space="preserve"> </w:t>
        </w:r>
        <w:r w:rsidRPr="00A41BC1">
          <w:rPr>
            <w:rFonts w:ascii="Times New Roman" w:eastAsia="Times New Roman" w:hAnsi="Times New Roman" w:cs="Times New Roman"/>
            <w:kern w:val="0"/>
            <w:sz w:val="24"/>
            <w:szCs w:val="24"/>
            <w:highlight w:val="green"/>
            <w:lang w:eastAsia="fr-FR"/>
            <w14:ligatures w14:val="none"/>
          </w:rPr>
          <w:t>[</w:t>
        </w:r>
      </w:ins>
      <w:ins w:id="499" w:author="Mercedes Ines Fevre Obarrio" w:date="2024-09-03T19:15:00Z" w16du:dateUtc="2024-09-03T17:15:00Z">
        <w:r>
          <w:rPr>
            <w:rFonts w:ascii="Times New Roman" w:eastAsia="Times New Roman" w:hAnsi="Times New Roman" w:cs="Times New Roman"/>
            <w:kern w:val="0"/>
            <w:sz w:val="24"/>
            <w:szCs w:val="24"/>
            <w:highlight w:val="green"/>
            <w:lang w:eastAsia="fr-FR"/>
            <w14:ligatures w14:val="none"/>
          </w:rPr>
          <w:t>del</w:t>
        </w:r>
      </w:ins>
      <w:ins w:id="500" w:author="Mercedes Ines Fevre Obarrio" w:date="2024-09-03T19:13:00Z" w16du:dateUtc="2024-09-03T17:13:00Z">
        <w:r w:rsidRPr="00A41BC1">
          <w:rPr>
            <w:rFonts w:ascii="Times New Roman" w:eastAsia="Times New Roman" w:hAnsi="Times New Roman" w:cs="Times New Roman"/>
            <w:kern w:val="0"/>
            <w:sz w:val="24"/>
            <w:szCs w:val="24"/>
            <w:highlight w:val="green"/>
            <w:lang w:eastAsia="fr-FR"/>
            <w14:ligatures w14:val="none"/>
          </w:rPr>
          <w:t xml:space="preserve"> gerente]</w:t>
        </w:r>
      </w:ins>
    </w:p>
    <w:p w14:paraId="4395A9CF" w14:textId="527DD4F6" w:rsidR="00DF6370" w:rsidRDefault="00DF6370" w:rsidP="00BD2F41">
      <w:pPr>
        <w:spacing w:before="100" w:beforeAutospacing="1" w:after="100" w:afterAutospacing="1" w:line="240" w:lineRule="auto"/>
        <w:jc w:val="both"/>
        <w:rPr>
          <w:ins w:id="501" w:author="Mercedes Ines Fevre Obarrio" w:date="2024-09-04T10:57:00Z" w16du:dateUtc="2024-09-04T08:57:00Z"/>
          <w:rFonts w:ascii="Times New Roman" w:eastAsia="Times New Roman" w:hAnsi="Times New Roman" w:cs="Times New Roman"/>
          <w:kern w:val="0"/>
          <w:sz w:val="24"/>
          <w:szCs w:val="24"/>
          <w:lang w:val="en-US" w:eastAsia="fr-FR"/>
          <w14:ligatures w14:val="none"/>
        </w:rPr>
      </w:pPr>
      <w:ins w:id="502" w:author="Mercedes Ines Fevre Obarrio" w:date="2024-09-03T19:15:00Z" w16du:dateUtc="2024-09-03T17:15:00Z">
        <w:r w:rsidRPr="00DF6370">
          <w:rPr>
            <w:rFonts w:ascii="Times New Roman" w:eastAsia="Times New Roman" w:hAnsi="Times New Roman" w:cs="Times New Roman"/>
            <w:kern w:val="0"/>
            <w:sz w:val="24"/>
            <w:szCs w:val="24"/>
            <w:highlight w:val="yellow"/>
            <w:lang w:val="en-US" w:eastAsia="fr-FR"/>
            <w14:ligatures w14:val="none"/>
          </w:rPr>
          <w:t xml:space="preserve">ICON/ GIF </w:t>
        </w:r>
      </w:ins>
      <w:ins w:id="503" w:author="Mercedes Ines Fevre Obarrio" w:date="2024-09-03T19:13:00Z" w16du:dateUtc="2024-09-03T17:13:00Z">
        <w:r w:rsidRPr="00DF6370">
          <w:rPr>
            <w:rFonts w:ascii="Times New Roman" w:eastAsia="Times New Roman" w:hAnsi="Times New Roman" w:cs="Times New Roman"/>
            <w:kern w:val="0"/>
            <w:sz w:val="24"/>
            <w:szCs w:val="24"/>
            <w:highlight w:val="yellow"/>
            <w:lang w:val="en-US" w:eastAsia="fr-FR"/>
            <w14:ligatures w14:val="none"/>
          </w:rPr>
          <w:t>Kind of loading bar</w:t>
        </w:r>
      </w:ins>
    </w:p>
    <w:p w14:paraId="3E6642EB" w14:textId="77777777" w:rsidR="00D3268E" w:rsidRDefault="00D3268E" w:rsidP="00BD2F41">
      <w:pPr>
        <w:spacing w:before="100" w:beforeAutospacing="1" w:after="100" w:afterAutospacing="1" w:line="240" w:lineRule="auto"/>
        <w:jc w:val="both"/>
        <w:rPr>
          <w:ins w:id="504" w:author="Mercedes Ines Fevre Obarrio" w:date="2024-09-04T10:57:00Z" w16du:dateUtc="2024-09-04T08:57:00Z"/>
          <w:rFonts w:ascii="Times New Roman" w:eastAsia="Times New Roman" w:hAnsi="Times New Roman" w:cs="Times New Roman"/>
          <w:kern w:val="0"/>
          <w:sz w:val="24"/>
          <w:szCs w:val="24"/>
          <w:lang w:val="en-US" w:eastAsia="fr-FR"/>
          <w14:ligatures w14:val="none"/>
        </w:rPr>
      </w:pPr>
    </w:p>
    <w:p w14:paraId="496B9A52" w14:textId="77777777" w:rsidR="00D3268E" w:rsidRDefault="00D3268E" w:rsidP="00D3268E">
      <w:pPr>
        <w:spacing w:before="100" w:beforeAutospacing="1" w:after="100" w:afterAutospacing="1" w:line="240" w:lineRule="auto"/>
        <w:jc w:val="both"/>
        <w:rPr>
          <w:ins w:id="505" w:author="Mercedes Ines Fevre Obarrio" w:date="2024-09-04T10:57:00Z" w16du:dateUtc="2024-09-04T08:57:00Z"/>
          <w:rFonts w:ascii="Times New Roman" w:eastAsia="Times New Roman" w:hAnsi="Times New Roman" w:cs="Times New Roman"/>
          <w:kern w:val="0"/>
          <w:sz w:val="24"/>
          <w:szCs w:val="24"/>
          <w:lang w:eastAsia="fr-FR"/>
          <w14:ligatures w14:val="none"/>
        </w:rPr>
      </w:pPr>
      <w:ins w:id="506" w:author="Mercedes Ines Fevre Obarrio" w:date="2024-09-04T10:57:00Z" w16du:dateUtc="2024-09-04T08:57:00Z">
        <w:r w:rsidRPr="00392D7D">
          <w:rPr>
            <w:rFonts w:ascii="Times New Roman" w:eastAsia="Times New Roman" w:hAnsi="Times New Roman" w:cs="Times New Roman"/>
            <w:kern w:val="0"/>
            <w:sz w:val="24"/>
            <w:szCs w:val="24"/>
            <w:lang w:eastAsia="fr-FR"/>
            <w14:ligatures w14:val="none"/>
          </w:rPr>
          <w:t>Haga clic en "Siguiente" para continuar.</w:t>
        </w:r>
      </w:ins>
    </w:p>
    <w:p w14:paraId="5372F624" w14:textId="77777777" w:rsidR="00D3268E" w:rsidRPr="00D3268E" w:rsidRDefault="00D3268E"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p>
    <w:p w14:paraId="6BC04EEB" w14:textId="1EB305F4" w:rsidR="004140B8" w:rsidRPr="00BC3BC6" w:rsidRDefault="006E645C" w:rsidP="004140B8">
      <w:pPr>
        <w:jc w:val="both"/>
        <w:rPr>
          <w:b/>
          <w:bCs/>
        </w:rPr>
      </w:pPr>
      <w:ins w:id="507" w:author="Mercedes Ines Fevre Obarrio" w:date="2024-09-03T19:46:00Z" w16du:dateUtc="2024-09-03T17:46:00Z">
        <w:r w:rsidRPr="00392D7D">
          <w:rPr>
            <w:b/>
            <w:bCs/>
          </w:rPr>
          <w:t>{</w:t>
        </w:r>
        <w:proofErr w:type="gramStart"/>
        <w:r w:rsidRPr="00D3268E">
          <w:rPr>
            <w:b/>
            <w:bCs/>
            <w:strike/>
          </w:rPr>
          <w:t>Anterior</w:t>
        </w:r>
        <w:r w:rsidRPr="00392D7D">
          <w:rPr>
            <w:b/>
            <w:bCs/>
          </w:rPr>
          <w:t xml:space="preserve"> }</w:t>
        </w:r>
        <w:proofErr w:type="gramEnd"/>
        <w:r>
          <w:rPr>
            <w:b/>
            <w:bCs/>
          </w:rPr>
          <w:t xml:space="preserve"> </w:t>
        </w:r>
      </w:ins>
      <w:r w:rsidR="004140B8" w:rsidRPr="00BC3BC6">
        <w:rPr>
          <w:b/>
          <w:bCs/>
        </w:rPr>
        <w:t xml:space="preserve">{ </w:t>
      </w:r>
      <w:commentRangeStart w:id="508"/>
      <w:r w:rsidR="004140B8" w:rsidRPr="00BC3BC6">
        <w:rPr>
          <w:b/>
          <w:bCs/>
        </w:rPr>
        <w:t>Siguiente</w:t>
      </w:r>
      <w:commentRangeEnd w:id="508"/>
      <w:r w:rsidR="00D3268E">
        <w:rPr>
          <w:rStyle w:val="CommentReference"/>
        </w:rPr>
        <w:commentReference w:id="508"/>
      </w:r>
      <w:r w:rsidR="004140B8" w:rsidRPr="00BC3BC6">
        <w:rPr>
          <w:b/>
          <w:bCs/>
        </w:rPr>
        <w:t>}</w:t>
      </w:r>
    </w:p>
    <w:p w14:paraId="5CF36CAE" w14:textId="77777777" w:rsidR="004140B8" w:rsidRPr="00BC3BC6" w:rsidRDefault="004140B8"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p>
    <w:p w14:paraId="54DAE9E7" w14:textId="77777777" w:rsidR="00392D7D" w:rsidRPr="00BC3BC6" w:rsidRDefault="00392D7D" w:rsidP="00BD2F41">
      <w:pPr>
        <w:jc w:val="both"/>
        <w:rPr>
          <w:rFonts w:ascii="Arial" w:eastAsia="Times New Roman" w:hAnsi="Arial" w:cs="Arial"/>
          <w:vanish/>
          <w:kern w:val="0"/>
          <w:sz w:val="16"/>
          <w:szCs w:val="16"/>
          <w:lang w:eastAsia="fr-FR"/>
          <w14:ligatures w14:val="none"/>
        </w:rPr>
      </w:pPr>
      <w:r w:rsidRPr="00BC3BC6">
        <w:rPr>
          <w:rFonts w:ascii="Arial" w:eastAsia="Times New Roman" w:hAnsi="Arial" w:cs="Arial"/>
          <w:vanish/>
          <w:kern w:val="0"/>
          <w:sz w:val="16"/>
          <w:szCs w:val="16"/>
          <w:lang w:eastAsia="fr-FR"/>
          <w14:ligatures w14:val="none"/>
        </w:rPr>
        <w:br w:type="page"/>
      </w:r>
    </w:p>
    <w:p w14:paraId="6D4C2380" w14:textId="77777777" w:rsidR="00392D7D" w:rsidRPr="00196578" w:rsidRDefault="00392D7D" w:rsidP="00DF6370">
      <w:pPr>
        <w:jc w:val="center"/>
        <w:rPr>
          <w:b/>
          <w:bCs/>
          <w:lang w:val="fr-FR"/>
        </w:rPr>
      </w:pPr>
      <w:proofErr w:type="spellStart"/>
      <w:r w:rsidRPr="00196578">
        <w:rPr>
          <w:b/>
          <w:bCs/>
          <w:lang w:val="fr-FR"/>
        </w:rPr>
        <w:t>Pantalla</w:t>
      </w:r>
      <w:proofErr w:type="spellEnd"/>
      <w:r w:rsidRPr="00196578">
        <w:rPr>
          <w:b/>
          <w:bCs/>
          <w:lang w:val="fr-FR"/>
        </w:rPr>
        <w:t xml:space="preserve"> 13</w:t>
      </w:r>
    </w:p>
    <w:p w14:paraId="1CFAC483" w14:textId="77777777" w:rsidR="00392D7D" w:rsidRPr="00196578" w:rsidRDefault="00392D7D" w:rsidP="00BD2F41">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val="fr-FR" w:eastAsia="fr-FR"/>
          <w14:ligatures w14:val="none"/>
        </w:rPr>
      </w:pPr>
      <w:proofErr w:type="spellStart"/>
      <w:r w:rsidRPr="00196578">
        <w:rPr>
          <w:rFonts w:ascii="Times New Roman" w:eastAsia="Times New Roman" w:hAnsi="Times New Roman" w:cs="Times New Roman"/>
          <w:b/>
          <w:bCs/>
          <w:kern w:val="0"/>
          <w:sz w:val="36"/>
          <w:szCs w:val="36"/>
          <w:lang w:val="fr-FR" w:eastAsia="fr-FR"/>
          <w14:ligatures w14:val="none"/>
        </w:rPr>
        <w:t>Preguntas</w:t>
      </w:r>
      <w:proofErr w:type="spellEnd"/>
      <w:r w:rsidRPr="00196578">
        <w:rPr>
          <w:rFonts w:ascii="Times New Roman" w:eastAsia="Times New Roman" w:hAnsi="Times New Roman" w:cs="Times New Roman"/>
          <w:b/>
          <w:bCs/>
          <w:kern w:val="0"/>
          <w:sz w:val="36"/>
          <w:szCs w:val="36"/>
          <w:lang w:val="fr-FR" w:eastAsia="fr-FR"/>
          <w14:ligatures w14:val="none"/>
        </w:rPr>
        <w:t xml:space="preserve"> de </w:t>
      </w:r>
      <w:proofErr w:type="spellStart"/>
      <w:r w:rsidRPr="00196578">
        <w:rPr>
          <w:rFonts w:ascii="Times New Roman" w:eastAsia="Times New Roman" w:hAnsi="Times New Roman" w:cs="Times New Roman"/>
          <w:b/>
          <w:bCs/>
          <w:kern w:val="0"/>
          <w:sz w:val="36"/>
          <w:szCs w:val="36"/>
          <w:lang w:val="fr-FR" w:eastAsia="fr-FR"/>
          <w14:ligatures w14:val="none"/>
        </w:rPr>
        <w:t>comprensión</w:t>
      </w:r>
      <w:proofErr w:type="spellEnd"/>
    </w:p>
    <w:p w14:paraId="5B51955A" w14:textId="77777777" w:rsidR="00392D7D" w:rsidRPr="00196578" w:rsidRDefault="00392D7D" w:rsidP="00BD2F41">
      <w:pPr>
        <w:pBdr>
          <w:bottom w:val="single" w:sz="6" w:space="1" w:color="auto"/>
        </w:pBdr>
        <w:spacing w:after="0" w:line="240" w:lineRule="auto"/>
        <w:jc w:val="both"/>
        <w:rPr>
          <w:rFonts w:ascii="Arial" w:eastAsia="Times New Roman" w:hAnsi="Arial" w:cs="Arial"/>
          <w:vanish/>
          <w:kern w:val="0"/>
          <w:sz w:val="16"/>
          <w:szCs w:val="16"/>
          <w:lang w:val="fr-FR" w:eastAsia="fr-FR"/>
          <w14:ligatures w14:val="none"/>
        </w:rPr>
      </w:pPr>
      <w:r w:rsidRPr="00196578">
        <w:rPr>
          <w:rFonts w:ascii="Arial" w:eastAsia="Times New Roman" w:hAnsi="Arial" w:cs="Arial"/>
          <w:vanish/>
          <w:kern w:val="0"/>
          <w:sz w:val="16"/>
          <w:szCs w:val="16"/>
          <w:lang w:val="fr-FR" w:eastAsia="fr-FR"/>
          <w14:ligatures w14:val="none"/>
        </w:rPr>
        <w:t>Alto formulario</w:t>
      </w:r>
    </w:p>
    <w:p w14:paraId="5ED9E1CF" w14:textId="6163CFD7" w:rsidR="004B2371" w:rsidRDefault="00392D7D" w:rsidP="00BD2F41">
      <w:pPr>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Le pedimos que responda a</w:t>
      </w:r>
      <w:r w:rsidR="004B2371">
        <w:rPr>
          <w:rFonts w:ascii="Times New Roman" w:eastAsia="Times New Roman" w:hAnsi="Times New Roman" w:cs="Times New Roman"/>
          <w:kern w:val="0"/>
          <w:sz w:val="24"/>
          <w:szCs w:val="24"/>
          <w:lang w:eastAsia="fr-FR"/>
          <w14:ligatures w14:val="none"/>
        </w:rPr>
        <w:t xml:space="preserve"> las siguientes</w:t>
      </w:r>
      <w:r w:rsidRPr="00392D7D">
        <w:rPr>
          <w:rFonts w:ascii="Times New Roman" w:eastAsia="Times New Roman" w:hAnsi="Times New Roman" w:cs="Times New Roman"/>
          <w:kern w:val="0"/>
          <w:sz w:val="24"/>
          <w:szCs w:val="24"/>
          <w:lang w:eastAsia="fr-FR"/>
          <w14:ligatures w14:val="none"/>
        </w:rPr>
        <w:t xml:space="preserve"> preguntas </w:t>
      </w:r>
      <w:r w:rsidR="004B2371">
        <w:rPr>
          <w:rFonts w:ascii="Times New Roman" w:eastAsia="Times New Roman" w:hAnsi="Times New Roman" w:cs="Times New Roman"/>
          <w:kern w:val="0"/>
          <w:sz w:val="24"/>
          <w:szCs w:val="24"/>
          <w:lang w:eastAsia="fr-FR"/>
          <w14:ligatures w14:val="none"/>
        </w:rPr>
        <w:t xml:space="preserve">para comprobar que ha comprendido correctamente </w:t>
      </w:r>
      <w:r w:rsidRPr="00392D7D">
        <w:rPr>
          <w:rFonts w:ascii="Times New Roman" w:eastAsia="Times New Roman" w:hAnsi="Times New Roman" w:cs="Times New Roman"/>
          <w:kern w:val="0"/>
          <w:sz w:val="24"/>
          <w:szCs w:val="24"/>
          <w:lang w:eastAsia="fr-FR"/>
          <w14:ligatures w14:val="none"/>
        </w:rPr>
        <w:t xml:space="preserve">las instrucciones. </w:t>
      </w:r>
      <w:commentRangeStart w:id="509"/>
      <w:commentRangeStart w:id="510"/>
      <w:r w:rsidRPr="00392D7D">
        <w:rPr>
          <w:rFonts w:ascii="Times New Roman" w:eastAsia="Times New Roman" w:hAnsi="Times New Roman" w:cs="Times New Roman"/>
          <w:kern w:val="0"/>
          <w:sz w:val="24"/>
          <w:szCs w:val="24"/>
          <w:lang w:eastAsia="fr-FR"/>
          <w14:ligatures w14:val="none"/>
        </w:rPr>
        <w:t xml:space="preserve">Debe responder correctamente a las siguientes preguntas para poder </w:t>
      </w:r>
      <w:r w:rsidR="004B2371">
        <w:rPr>
          <w:rFonts w:ascii="Times New Roman" w:eastAsia="Times New Roman" w:hAnsi="Times New Roman" w:cs="Times New Roman"/>
          <w:kern w:val="0"/>
          <w:sz w:val="24"/>
          <w:szCs w:val="24"/>
          <w:lang w:eastAsia="fr-FR"/>
          <w14:ligatures w14:val="none"/>
        </w:rPr>
        <w:t>continuar</w:t>
      </w:r>
      <w:r w:rsidRPr="00392D7D">
        <w:rPr>
          <w:rFonts w:ascii="Times New Roman" w:eastAsia="Times New Roman" w:hAnsi="Times New Roman" w:cs="Times New Roman"/>
          <w:kern w:val="0"/>
          <w:sz w:val="24"/>
          <w:szCs w:val="24"/>
          <w:lang w:eastAsia="fr-FR"/>
          <w14:ligatures w14:val="none"/>
        </w:rPr>
        <w:t xml:space="preserve">. </w:t>
      </w:r>
      <w:commentRangeEnd w:id="509"/>
      <w:r w:rsidR="00FA3C94">
        <w:rPr>
          <w:rStyle w:val="CommentReference"/>
        </w:rPr>
        <w:commentReference w:id="509"/>
      </w:r>
      <w:commentRangeEnd w:id="510"/>
      <w:r w:rsidR="00DF6370">
        <w:rPr>
          <w:rStyle w:val="CommentReference"/>
        </w:rPr>
        <w:commentReference w:id="510"/>
      </w:r>
    </w:p>
    <w:p w14:paraId="63DB8DA3" w14:textId="26D8DC3D" w:rsidR="00392D7D" w:rsidRPr="00392D7D" w:rsidRDefault="00392D7D" w:rsidP="00BD2F41">
      <w:pPr>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En caso de que necesite volver a consultar las instrucciones, puede hacer clic en el botón situado en la parte inferior de la página.</w:t>
      </w:r>
    </w:p>
    <w:p w14:paraId="78D58E49" w14:textId="77777777"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p>
    <w:p w14:paraId="33C09230" w14:textId="0B5B7CFA"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b/>
          <w:bCs/>
          <w:kern w:val="0"/>
          <w:sz w:val="24"/>
          <w:szCs w:val="24"/>
          <w:lang w:eastAsia="fr-FR"/>
          <w14:ligatures w14:val="none"/>
        </w:rPr>
        <w:t>Pregunta 1:</w:t>
      </w:r>
      <w:r w:rsidR="00BC0C9B">
        <w:rPr>
          <w:rFonts w:ascii="Times New Roman" w:eastAsia="Times New Roman" w:hAnsi="Times New Roman" w:cs="Times New Roman"/>
          <w:b/>
          <w:bCs/>
          <w:kern w:val="0"/>
          <w:sz w:val="24"/>
          <w:szCs w:val="24"/>
          <w:lang w:eastAsia="fr-FR"/>
          <w14:ligatures w14:val="none"/>
        </w:rPr>
        <w:t xml:space="preserve"> </w:t>
      </w:r>
      <w:r w:rsidRPr="00392D7D">
        <w:rPr>
          <w:rFonts w:ascii="Times New Roman" w:eastAsia="Times New Roman" w:hAnsi="Times New Roman" w:cs="Times New Roman"/>
          <w:kern w:val="0"/>
          <w:sz w:val="24"/>
          <w:szCs w:val="24"/>
          <w:lang w:eastAsia="fr-FR"/>
          <w14:ligatures w14:val="none"/>
        </w:rPr>
        <w:t xml:space="preserve">El juego </w:t>
      </w:r>
      <w:r w:rsidR="004B2371">
        <w:rPr>
          <w:rFonts w:ascii="Times New Roman" w:eastAsia="Times New Roman" w:hAnsi="Times New Roman" w:cs="Times New Roman"/>
          <w:kern w:val="0"/>
          <w:sz w:val="24"/>
          <w:szCs w:val="24"/>
          <w:lang w:eastAsia="fr-FR"/>
          <w14:ligatures w14:val="none"/>
        </w:rPr>
        <w:t xml:space="preserve">de </w:t>
      </w:r>
      <w:r w:rsidRPr="00392D7D">
        <w:rPr>
          <w:rFonts w:ascii="Times New Roman" w:eastAsia="Times New Roman" w:hAnsi="Times New Roman" w:cs="Times New Roman"/>
          <w:kern w:val="0"/>
          <w:sz w:val="24"/>
          <w:szCs w:val="24"/>
          <w:lang w:eastAsia="fr-FR"/>
          <w14:ligatures w14:val="none"/>
        </w:rPr>
        <w:t>Negociación-Producción</w:t>
      </w:r>
      <w:r w:rsidR="004B2371">
        <w:rPr>
          <w:rFonts w:ascii="Times New Roman" w:eastAsia="Times New Roman" w:hAnsi="Times New Roman" w:cs="Times New Roman"/>
          <w:kern w:val="0"/>
          <w:sz w:val="24"/>
          <w:szCs w:val="24"/>
          <w:lang w:eastAsia="fr-FR"/>
          <w14:ligatures w14:val="none"/>
        </w:rPr>
        <w:t xml:space="preserve"> consiste en las siguientes etapas</w:t>
      </w:r>
      <w:r w:rsidRPr="00392D7D">
        <w:rPr>
          <w:rFonts w:ascii="Times New Roman" w:eastAsia="Times New Roman" w:hAnsi="Times New Roman" w:cs="Times New Roman"/>
          <w:kern w:val="0"/>
          <w:sz w:val="24"/>
          <w:szCs w:val="24"/>
          <w:lang w:eastAsia="fr-FR"/>
          <w14:ligatures w14:val="none"/>
        </w:rPr>
        <w:t>:</w:t>
      </w:r>
    </w:p>
    <w:p w14:paraId="7DB50517" w14:textId="0A9362C0"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Una etapa de negociación primero y luego una etapa de producción</w:t>
      </w:r>
      <w:r w:rsidR="00BC0C9B">
        <w:rPr>
          <w:rFonts w:ascii="Times New Roman" w:eastAsia="Times New Roman" w:hAnsi="Times New Roman" w:cs="Times New Roman"/>
          <w:kern w:val="0"/>
          <w:sz w:val="24"/>
          <w:szCs w:val="24"/>
          <w:lang w:eastAsia="fr-FR"/>
          <w14:ligatures w14:val="none"/>
        </w:rPr>
        <w:t>.</w:t>
      </w:r>
    </w:p>
    <w:p w14:paraId="24913267" w14:textId="0704CFCD"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Una etapa de producción y luego una etapa de negociación.</w:t>
      </w:r>
    </w:p>
    <w:p w14:paraId="71475462" w14:textId="57D00949" w:rsidR="00392D7D" w:rsidRPr="00392D7D" w:rsidRDefault="004B2371" w:rsidP="00BD2F41">
      <w:pPr>
        <w:spacing w:after="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Solo una etapa de producción</w:t>
      </w:r>
      <w:r w:rsidR="00392D7D" w:rsidRPr="00392D7D">
        <w:rPr>
          <w:rFonts w:ascii="Times New Roman" w:eastAsia="Times New Roman" w:hAnsi="Times New Roman" w:cs="Times New Roman"/>
          <w:kern w:val="0"/>
          <w:sz w:val="24"/>
          <w:szCs w:val="24"/>
          <w:lang w:eastAsia="fr-FR"/>
          <w14:ligatures w14:val="none"/>
        </w:rPr>
        <w:t>.</w:t>
      </w:r>
    </w:p>
    <w:p w14:paraId="587D31EE" w14:textId="3F585C53"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Sólo una etapa de negociación</w:t>
      </w:r>
      <w:r w:rsidR="00BC0C9B">
        <w:rPr>
          <w:rFonts w:ascii="Times New Roman" w:eastAsia="Times New Roman" w:hAnsi="Times New Roman" w:cs="Times New Roman"/>
          <w:kern w:val="0"/>
          <w:sz w:val="24"/>
          <w:szCs w:val="24"/>
          <w:lang w:eastAsia="fr-FR"/>
          <w14:ligatures w14:val="none"/>
        </w:rPr>
        <w:t>.</w:t>
      </w:r>
    </w:p>
    <w:p w14:paraId="55F15AE4" w14:textId="77777777"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p>
    <w:p w14:paraId="2738B818" w14:textId="13517272"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b/>
          <w:bCs/>
          <w:kern w:val="0"/>
          <w:sz w:val="24"/>
          <w:szCs w:val="24"/>
          <w:lang w:eastAsia="fr-FR"/>
          <w14:ligatures w14:val="none"/>
        </w:rPr>
        <w:t>Pregunta 2:</w:t>
      </w:r>
      <w:r w:rsidR="00BC0C9B">
        <w:rPr>
          <w:rFonts w:ascii="Times New Roman" w:eastAsia="Times New Roman" w:hAnsi="Times New Roman" w:cs="Times New Roman"/>
          <w:b/>
          <w:bCs/>
          <w:kern w:val="0"/>
          <w:sz w:val="24"/>
          <w:szCs w:val="24"/>
          <w:lang w:eastAsia="fr-FR"/>
          <w14:ligatures w14:val="none"/>
        </w:rPr>
        <w:t xml:space="preserve"> </w:t>
      </w:r>
      <w:r w:rsidRPr="00392D7D">
        <w:rPr>
          <w:rFonts w:ascii="Times New Roman" w:eastAsia="Times New Roman" w:hAnsi="Times New Roman" w:cs="Times New Roman"/>
          <w:kern w:val="0"/>
          <w:sz w:val="24"/>
          <w:szCs w:val="24"/>
          <w:lang w:eastAsia="fr-FR"/>
          <w14:ligatures w14:val="none"/>
        </w:rPr>
        <w:t>¿Cuántas repeticiones (</w:t>
      </w:r>
      <w:r w:rsidR="004B2371">
        <w:rPr>
          <w:rFonts w:ascii="Times New Roman" w:eastAsia="Times New Roman" w:hAnsi="Times New Roman" w:cs="Times New Roman"/>
          <w:kern w:val="0"/>
          <w:sz w:val="24"/>
          <w:szCs w:val="24"/>
          <w:lang w:eastAsia="fr-FR"/>
          <w14:ligatures w14:val="none"/>
        </w:rPr>
        <w:t>rondas</w:t>
      </w:r>
      <w:r w:rsidRPr="00392D7D">
        <w:rPr>
          <w:rFonts w:ascii="Times New Roman" w:eastAsia="Times New Roman" w:hAnsi="Times New Roman" w:cs="Times New Roman"/>
          <w:kern w:val="0"/>
          <w:sz w:val="24"/>
          <w:szCs w:val="24"/>
          <w:lang w:eastAsia="fr-FR"/>
          <w14:ligatures w14:val="none"/>
        </w:rPr>
        <w:t xml:space="preserve">) jugarás </w:t>
      </w:r>
      <w:r w:rsidR="004B2371">
        <w:rPr>
          <w:rFonts w:ascii="Times New Roman" w:eastAsia="Times New Roman" w:hAnsi="Times New Roman" w:cs="Times New Roman"/>
          <w:kern w:val="0"/>
          <w:sz w:val="24"/>
          <w:szCs w:val="24"/>
          <w:lang w:eastAsia="fr-FR"/>
          <w14:ligatures w14:val="none"/>
        </w:rPr>
        <w:t>del juego de</w:t>
      </w:r>
      <w:r w:rsidRPr="00392D7D">
        <w:rPr>
          <w:rFonts w:ascii="Times New Roman" w:eastAsia="Times New Roman" w:hAnsi="Times New Roman" w:cs="Times New Roman"/>
          <w:kern w:val="0"/>
          <w:sz w:val="24"/>
          <w:szCs w:val="24"/>
          <w:lang w:eastAsia="fr-FR"/>
          <w14:ligatures w14:val="none"/>
        </w:rPr>
        <w:t xml:space="preserve"> Negociación-Producción?</w:t>
      </w:r>
    </w:p>
    <w:p w14:paraId="45FB2D56" w14:textId="77777777"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1</w:t>
      </w:r>
    </w:p>
    <w:p w14:paraId="5007140F" w14:textId="77777777"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2</w:t>
      </w:r>
    </w:p>
    <w:p w14:paraId="3A9958CB" w14:textId="77777777"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3</w:t>
      </w:r>
    </w:p>
    <w:p w14:paraId="27F03951" w14:textId="77777777"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4</w:t>
      </w:r>
    </w:p>
    <w:p w14:paraId="45D39C89" w14:textId="77777777"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p>
    <w:p w14:paraId="5C9FC3F9" w14:textId="4E050628"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b/>
          <w:bCs/>
          <w:kern w:val="0"/>
          <w:sz w:val="24"/>
          <w:szCs w:val="24"/>
          <w:lang w:eastAsia="fr-FR"/>
          <w14:ligatures w14:val="none"/>
        </w:rPr>
        <w:lastRenderedPageBreak/>
        <w:t>Pregunta 3:</w:t>
      </w:r>
      <w:r w:rsidR="00BC0C9B">
        <w:rPr>
          <w:rFonts w:ascii="Times New Roman" w:eastAsia="Times New Roman" w:hAnsi="Times New Roman" w:cs="Times New Roman"/>
          <w:b/>
          <w:bCs/>
          <w:kern w:val="0"/>
          <w:sz w:val="24"/>
          <w:szCs w:val="24"/>
          <w:lang w:eastAsia="fr-FR"/>
          <w14:ligatures w14:val="none"/>
        </w:rPr>
        <w:t xml:space="preserve"> </w:t>
      </w:r>
      <w:r w:rsidRPr="00392D7D">
        <w:rPr>
          <w:rFonts w:ascii="Times New Roman" w:eastAsia="Times New Roman" w:hAnsi="Times New Roman" w:cs="Times New Roman"/>
          <w:kern w:val="0"/>
          <w:sz w:val="24"/>
          <w:szCs w:val="24"/>
          <w:lang w:eastAsia="fr-FR"/>
          <w14:ligatures w14:val="none"/>
        </w:rPr>
        <w:t xml:space="preserve">En la Etapa de Negociación, ¿cómo se determinan los porcentajes para </w:t>
      </w:r>
      <w:r w:rsidR="00BC0C9B">
        <w:rPr>
          <w:rFonts w:ascii="Times New Roman" w:eastAsia="Times New Roman" w:hAnsi="Times New Roman" w:cs="Times New Roman"/>
          <w:kern w:val="0"/>
          <w:sz w:val="24"/>
          <w:szCs w:val="24"/>
          <w:lang w:eastAsia="fr-FR"/>
          <w14:ligatures w14:val="none"/>
        </w:rPr>
        <w:t>la e</w:t>
      </w:r>
      <w:r w:rsidRPr="00392D7D">
        <w:rPr>
          <w:rFonts w:ascii="Times New Roman" w:eastAsia="Times New Roman" w:hAnsi="Times New Roman" w:cs="Times New Roman"/>
          <w:kern w:val="0"/>
          <w:sz w:val="24"/>
          <w:szCs w:val="24"/>
          <w:lang w:eastAsia="fr-FR"/>
          <w14:ligatures w14:val="none"/>
        </w:rPr>
        <w:t>tapa de producción?</w:t>
      </w:r>
    </w:p>
    <w:p w14:paraId="782DFC1F" w14:textId="77777777"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p>
    <w:p w14:paraId="172E3B35" w14:textId="04C11922"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 xml:space="preserve">El </w:t>
      </w:r>
      <w:r w:rsidR="00BC0C9B">
        <w:rPr>
          <w:rFonts w:ascii="Times New Roman" w:eastAsia="Times New Roman" w:hAnsi="Times New Roman" w:cs="Times New Roman"/>
          <w:kern w:val="0"/>
          <w:sz w:val="24"/>
          <w:szCs w:val="24"/>
          <w:lang w:eastAsia="fr-FR"/>
          <w14:ligatures w14:val="none"/>
        </w:rPr>
        <w:t>gerente</w:t>
      </w:r>
      <w:r w:rsidRPr="00392D7D">
        <w:rPr>
          <w:rFonts w:ascii="Times New Roman" w:eastAsia="Times New Roman" w:hAnsi="Times New Roman" w:cs="Times New Roman"/>
          <w:kern w:val="0"/>
          <w:sz w:val="24"/>
          <w:szCs w:val="24"/>
          <w:lang w:eastAsia="fr-FR"/>
          <w14:ligatures w14:val="none"/>
        </w:rPr>
        <w:t xml:space="preserve"> decide los porcentajes siempre.</w:t>
      </w:r>
    </w:p>
    <w:p w14:paraId="63A2232A" w14:textId="5621600C"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 xml:space="preserve">Los </w:t>
      </w:r>
      <w:r w:rsidR="004B2371">
        <w:rPr>
          <w:rFonts w:ascii="Times New Roman" w:eastAsia="Times New Roman" w:hAnsi="Times New Roman" w:cs="Times New Roman"/>
          <w:kern w:val="0"/>
          <w:sz w:val="24"/>
          <w:szCs w:val="24"/>
          <w:lang w:eastAsia="fr-FR"/>
          <w14:ligatures w14:val="none"/>
        </w:rPr>
        <w:t xml:space="preserve">trabajadores </w:t>
      </w:r>
      <w:r w:rsidRPr="00392D7D">
        <w:rPr>
          <w:rFonts w:ascii="Times New Roman" w:eastAsia="Times New Roman" w:hAnsi="Times New Roman" w:cs="Times New Roman"/>
          <w:kern w:val="0"/>
          <w:sz w:val="24"/>
          <w:szCs w:val="24"/>
          <w:lang w:eastAsia="fr-FR"/>
          <w14:ligatures w14:val="none"/>
        </w:rPr>
        <w:t>seleccionan sus propios porcentajes individualmente.</w:t>
      </w:r>
    </w:p>
    <w:p w14:paraId="5E2BE3F6" w14:textId="77777777"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Los porcentajes están predeterminados y no se pueden cambiar.</w:t>
      </w:r>
    </w:p>
    <w:p w14:paraId="54D54F2C" w14:textId="0752D091" w:rsidR="00392D7D" w:rsidRPr="00392D7D" w:rsidRDefault="004B2371" w:rsidP="00BD2F41">
      <w:pPr>
        <w:spacing w:after="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Los trabajadores podrán negociar entre diferentes opciones</w:t>
      </w:r>
      <w:r w:rsidR="00392D7D" w:rsidRPr="00392D7D">
        <w:rPr>
          <w:rFonts w:ascii="Times New Roman" w:eastAsia="Times New Roman" w:hAnsi="Times New Roman" w:cs="Times New Roman"/>
          <w:kern w:val="0"/>
          <w:sz w:val="24"/>
          <w:szCs w:val="24"/>
          <w:lang w:eastAsia="fr-FR"/>
          <w14:ligatures w14:val="none"/>
        </w:rPr>
        <w:t>.</w:t>
      </w:r>
    </w:p>
    <w:p w14:paraId="164B4006" w14:textId="77777777"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p>
    <w:p w14:paraId="5FE3F561" w14:textId="73CE0C6B"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b/>
          <w:bCs/>
          <w:kern w:val="0"/>
          <w:sz w:val="24"/>
          <w:szCs w:val="24"/>
          <w:lang w:eastAsia="fr-FR"/>
          <w14:ligatures w14:val="none"/>
        </w:rPr>
        <w:t>Pregunta 4:</w:t>
      </w:r>
      <w:r w:rsidR="00BC0C9B">
        <w:rPr>
          <w:rFonts w:ascii="Times New Roman" w:eastAsia="Times New Roman" w:hAnsi="Times New Roman" w:cs="Times New Roman"/>
          <w:b/>
          <w:bCs/>
          <w:kern w:val="0"/>
          <w:sz w:val="24"/>
          <w:szCs w:val="24"/>
          <w:lang w:eastAsia="fr-FR"/>
          <w14:ligatures w14:val="none"/>
        </w:rPr>
        <w:t xml:space="preserve"> </w:t>
      </w:r>
      <w:r w:rsidRPr="00392D7D">
        <w:rPr>
          <w:rFonts w:ascii="Times New Roman" w:eastAsia="Times New Roman" w:hAnsi="Times New Roman" w:cs="Times New Roman"/>
          <w:kern w:val="0"/>
          <w:sz w:val="24"/>
          <w:szCs w:val="24"/>
          <w:lang w:eastAsia="fr-FR"/>
          <w14:ligatures w14:val="none"/>
        </w:rPr>
        <w:t xml:space="preserve">¿Qué pasa si usted y el otro </w:t>
      </w:r>
      <w:r w:rsidR="004B2371">
        <w:rPr>
          <w:rFonts w:ascii="Times New Roman" w:eastAsia="Times New Roman" w:hAnsi="Times New Roman" w:cs="Times New Roman"/>
          <w:kern w:val="0"/>
          <w:sz w:val="24"/>
          <w:szCs w:val="24"/>
          <w:lang w:eastAsia="fr-FR"/>
          <w14:ligatures w14:val="none"/>
        </w:rPr>
        <w:t>trabajador</w:t>
      </w:r>
      <w:r w:rsidRPr="00392D7D">
        <w:rPr>
          <w:rFonts w:ascii="Times New Roman" w:eastAsia="Times New Roman" w:hAnsi="Times New Roman" w:cs="Times New Roman"/>
          <w:kern w:val="0"/>
          <w:sz w:val="24"/>
          <w:szCs w:val="24"/>
          <w:lang w:eastAsia="fr-FR"/>
          <w14:ligatures w14:val="none"/>
        </w:rPr>
        <w:t xml:space="preserve"> no llegan a un acuerdo durante la Etapa de Negociación?</w:t>
      </w:r>
    </w:p>
    <w:p w14:paraId="474963DA" w14:textId="77777777"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p>
    <w:p w14:paraId="65888553" w14:textId="23D82BEC"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 xml:space="preserve">Los porcentajes estarán predeterminados por </w:t>
      </w:r>
      <w:r w:rsidR="004B2371" w:rsidRPr="00A41BC1">
        <w:rPr>
          <w:rFonts w:ascii="Times New Roman" w:eastAsia="Times New Roman" w:hAnsi="Times New Roman" w:cs="Times New Roman"/>
          <w:kern w:val="0"/>
          <w:sz w:val="24"/>
          <w:szCs w:val="24"/>
          <w:highlight w:val="yellow"/>
          <w:lang w:eastAsia="fr-FR"/>
          <w14:ligatures w14:val="none"/>
        </w:rPr>
        <w:t>[</w:t>
      </w:r>
      <w:r w:rsidRPr="00A41BC1">
        <w:rPr>
          <w:rFonts w:ascii="Times New Roman" w:eastAsia="Times New Roman" w:hAnsi="Times New Roman" w:cs="Times New Roman"/>
          <w:kern w:val="0"/>
          <w:sz w:val="24"/>
          <w:szCs w:val="24"/>
          <w:highlight w:val="yellow"/>
          <w:lang w:eastAsia="fr-FR"/>
          <w14:ligatures w14:val="none"/>
        </w:rPr>
        <w:t>un algoritmo</w:t>
      </w:r>
      <w:r w:rsidR="00F81600">
        <w:rPr>
          <w:rFonts w:ascii="Times New Roman" w:eastAsia="Times New Roman" w:hAnsi="Times New Roman" w:cs="Times New Roman"/>
          <w:kern w:val="0"/>
          <w:sz w:val="24"/>
          <w:szCs w:val="24"/>
          <w:highlight w:val="yellow"/>
          <w:lang w:eastAsia="fr-FR"/>
          <w14:ligatures w14:val="none"/>
        </w:rPr>
        <w:t xml:space="preserve"> diseñado para</w:t>
      </w:r>
      <w:r w:rsidRPr="00A41BC1">
        <w:rPr>
          <w:rFonts w:ascii="Times New Roman" w:eastAsia="Times New Roman" w:hAnsi="Times New Roman" w:cs="Times New Roman"/>
          <w:kern w:val="0"/>
          <w:sz w:val="24"/>
          <w:szCs w:val="24"/>
          <w:highlight w:val="yellow"/>
          <w:lang w:eastAsia="fr-FR"/>
          <w14:ligatures w14:val="none"/>
        </w:rPr>
        <w:t xml:space="preserve"> imita</w:t>
      </w:r>
      <w:r w:rsidR="00F81600">
        <w:rPr>
          <w:rFonts w:ascii="Times New Roman" w:eastAsia="Times New Roman" w:hAnsi="Times New Roman" w:cs="Times New Roman"/>
          <w:kern w:val="0"/>
          <w:sz w:val="24"/>
          <w:szCs w:val="24"/>
          <w:highlight w:val="yellow"/>
          <w:lang w:eastAsia="fr-FR"/>
          <w14:ligatures w14:val="none"/>
        </w:rPr>
        <w:t>r</w:t>
      </w:r>
      <w:r w:rsidRPr="00A41BC1">
        <w:rPr>
          <w:rFonts w:ascii="Times New Roman" w:eastAsia="Times New Roman" w:hAnsi="Times New Roman" w:cs="Times New Roman"/>
          <w:kern w:val="0"/>
          <w:sz w:val="24"/>
          <w:szCs w:val="24"/>
          <w:highlight w:val="yellow"/>
          <w:lang w:eastAsia="fr-FR"/>
          <w14:ligatures w14:val="none"/>
        </w:rPr>
        <w:t xml:space="preserve"> las decisiones de los gerentes</w:t>
      </w:r>
      <w:r w:rsidR="004B2371">
        <w:rPr>
          <w:rFonts w:ascii="Times New Roman" w:eastAsia="Times New Roman" w:hAnsi="Times New Roman" w:cs="Times New Roman"/>
          <w:kern w:val="0"/>
          <w:sz w:val="24"/>
          <w:szCs w:val="24"/>
          <w:highlight w:val="yellow"/>
          <w:lang w:eastAsia="fr-FR"/>
          <w14:ligatures w14:val="none"/>
        </w:rPr>
        <w:t xml:space="preserve"> reales</w:t>
      </w:r>
      <w:r w:rsidR="004B2371" w:rsidRPr="00A41BC1">
        <w:rPr>
          <w:rFonts w:ascii="Times New Roman" w:eastAsia="Times New Roman" w:hAnsi="Times New Roman" w:cs="Times New Roman"/>
          <w:kern w:val="0"/>
          <w:sz w:val="24"/>
          <w:szCs w:val="24"/>
          <w:highlight w:val="yellow"/>
          <w:lang w:eastAsia="fr-FR"/>
          <w14:ligatures w14:val="none"/>
        </w:rPr>
        <w:t>]</w:t>
      </w:r>
      <w:r w:rsidR="004B2371">
        <w:rPr>
          <w:rFonts w:ascii="Times New Roman" w:eastAsia="Times New Roman" w:hAnsi="Times New Roman" w:cs="Times New Roman"/>
          <w:kern w:val="0"/>
          <w:sz w:val="24"/>
          <w:szCs w:val="24"/>
          <w:lang w:eastAsia="fr-FR"/>
          <w14:ligatures w14:val="none"/>
        </w:rPr>
        <w:t xml:space="preserve"> </w:t>
      </w:r>
      <w:r w:rsidR="004B2371" w:rsidRPr="00A41BC1">
        <w:rPr>
          <w:rFonts w:ascii="Times New Roman" w:eastAsia="Times New Roman" w:hAnsi="Times New Roman" w:cs="Times New Roman"/>
          <w:kern w:val="0"/>
          <w:sz w:val="24"/>
          <w:szCs w:val="24"/>
          <w:highlight w:val="green"/>
          <w:lang w:eastAsia="fr-FR"/>
          <w14:ligatures w14:val="none"/>
        </w:rPr>
        <w:t>[el gerente]</w:t>
      </w:r>
      <w:r w:rsidRPr="00392D7D">
        <w:rPr>
          <w:rFonts w:ascii="Times New Roman" w:eastAsia="Times New Roman" w:hAnsi="Times New Roman" w:cs="Times New Roman"/>
          <w:kern w:val="0"/>
          <w:sz w:val="24"/>
          <w:szCs w:val="24"/>
          <w:lang w:eastAsia="fr-FR"/>
          <w14:ligatures w14:val="none"/>
        </w:rPr>
        <w:t>.</w:t>
      </w:r>
    </w:p>
    <w:p w14:paraId="416FA6E8" w14:textId="11BD257C"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 xml:space="preserve">Usted y el otro </w:t>
      </w:r>
      <w:r w:rsidR="004B2371">
        <w:rPr>
          <w:rFonts w:ascii="Times New Roman" w:eastAsia="Times New Roman" w:hAnsi="Times New Roman" w:cs="Times New Roman"/>
          <w:kern w:val="0"/>
          <w:sz w:val="24"/>
          <w:szCs w:val="24"/>
          <w:lang w:eastAsia="fr-FR"/>
          <w14:ligatures w14:val="none"/>
        </w:rPr>
        <w:t>trabajador</w:t>
      </w:r>
      <w:r w:rsidRPr="00392D7D">
        <w:rPr>
          <w:rFonts w:ascii="Times New Roman" w:eastAsia="Times New Roman" w:hAnsi="Times New Roman" w:cs="Times New Roman"/>
          <w:kern w:val="0"/>
          <w:sz w:val="24"/>
          <w:szCs w:val="24"/>
          <w:lang w:eastAsia="fr-FR"/>
          <w14:ligatures w14:val="none"/>
        </w:rPr>
        <w:t xml:space="preserve"> ganarán 0 puntos y el gerente ganará 100 puntos.</w:t>
      </w:r>
    </w:p>
    <w:p w14:paraId="7362DF61" w14:textId="6A1D0458"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 xml:space="preserve">Ambos </w:t>
      </w:r>
      <w:r w:rsidR="004B2371">
        <w:rPr>
          <w:rFonts w:ascii="Times New Roman" w:eastAsia="Times New Roman" w:hAnsi="Times New Roman" w:cs="Times New Roman"/>
          <w:kern w:val="0"/>
          <w:sz w:val="24"/>
          <w:szCs w:val="24"/>
          <w:lang w:eastAsia="fr-FR"/>
          <w14:ligatures w14:val="none"/>
        </w:rPr>
        <w:t>trabajadores</w:t>
      </w:r>
      <w:r w:rsidR="004B2371" w:rsidRPr="00392D7D">
        <w:rPr>
          <w:rFonts w:ascii="Times New Roman" w:eastAsia="Times New Roman" w:hAnsi="Times New Roman" w:cs="Times New Roman"/>
          <w:kern w:val="0"/>
          <w:sz w:val="24"/>
          <w:szCs w:val="24"/>
          <w:lang w:eastAsia="fr-FR"/>
          <w14:ligatures w14:val="none"/>
        </w:rPr>
        <w:t xml:space="preserve"> </w:t>
      </w:r>
      <w:r w:rsidRPr="00392D7D">
        <w:rPr>
          <w:rFonts w:ascii="Times New Roman" w:eastAsia="Times New Roman" w:hAnsi="Times New Roman" w:cs="Times New Roman"/>
          <w:kern w:val="0"/>
          <w:sz w:val="24"/>
          <w:szCs w:val="24"/>
          <w:lang w:eastAsia="fr-FR"/>
          <w14:ligatures w14:val="none"/>
        </w:rPr>
        <w:t>serán expulsados del experimento.</w:t>
      </w:r>
    </w:p>
    <w:p w14:paraId="332088EC" w14:textId="7B82B5B7" w:rsidR="00392D7D" w:rsidRDefault="00BC0C9B" w:rsidP="00BD2F41">
      <w:pPr>
        <w:spacing w:after="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Usted </w:t>
      </w:r>
      <w:r w:rsidR="00392D7D" w:rsidRPr="00392D7D">
        <w:rPr>
          <w:rFonts w:ascii="Times New Roman" w:eastAsia="Times New Roman" w:hAnsi="Times New Roman" w:cs="Times New Roman"/>
          <w:kern w:val="0"/>
          <w:sz w:val="24"/>
          <w:szCs w:val="24"/>
          <w:lang w:eastAsia="fr-FR"/>
          <w14:ligatures w14:val="none"/>
        </w:rPr>
        <w:t xml:space="preserve">y el otro </w:t>
      </w:r>
      <w:r w:rsidR="004B2371">
        <w:rPr>
          <w:rFonts w:ascii="Times New Roman" w:eastAsia="Times New Roman" w:hAnsi="Times New Roman" w:cs="Times New Roman"/>
          <w:kern w:val="0"/>
          <w:sz w:val="24"/>
          <w:szCs w:val="24"/>
          <w:lang w:eastAsia="fr-FR"/>
          <w14:ligatures w14:val="none"/>
        </w:rPr>
        <w:t>trabajador</w:t>
      </w:r>
      <w:r w:rsidR="00392D7D" w:rsidRPr="00392D7D">
        <w:rPr>
          <w:rFonts w:ascii="Times New Roman" w:eastAsia="Times New Roman" w:hAnsi="Times New Roman" w:cs="Times New Roman"/>
          <w:kern w:val="0"/>
          <w:sz w:val="24"/>
          <w:szCs w:val="24"/>
          <w:lang w:eastAsia="fr-FR"/>
          <w14:ligatures w14:val="none"/>
        </w:rPr>
        <w:t xml:space="preserve"> tendr</w:t>
      </w:r>
      <w:r>
        <w:rPr>
          <w:rFonts w:ascii="Times New Roman" w:eastAsia="Times New Roman" w:hAnsi="Times New Roman" w:cs="Times New Roman"/>
          <w:kern w:val="0"/>
          <w:sz w:val="24"/>
          <w:szCs w:val="24"/>
          <w:lang w:eastAsia="fr-FR"/>
          <w14:ligatures w14:val="none"/>
        </w:rPr>
        <w:t>án</w:t>
      </w:r>
      <w:r w:rsidR="00392D7D" w:rsidRPr="00392D7D">
        <w:rPr>
          <w:rFonts w:ascii="Times New Roman" w:eastAsia="Times New Roman" w:hAnsi="Times New Roman" w:cs="Times New Roman"/>
          <w:kern w:val="0"/>
          <w:sz w:val="24"/>
          <w:szCs w:val="24"/>
          <w:lang w:eastAsia="fr-FR"/>
          <w14:ligatures w14:val="none"/>
        </w:rPr>
        <w:t xml:space="preserve"> que reiniciar la negociación.</w:t>
      </w:r>
    </w:p>
    <w:p w14:paraId="74AA508B" w14:textId="77777777" w:rsidR="004B2371" w:rsidRDefault="004B2371" w:rsidP="00BD2F41">
      <w:pPr>
        <w:spacing w:after="0" w:line="240" w:lineRule="auto"/>
        <w:jc w:val="both"/>
        <w:rPr>
          <w:ins w:id="511" w:author="Mercedes Ines Fevre Obarrio" w:date="2024-09-04T10:58:00Z" w16du:dateUtc="2024-09-04T08:58:00Z"/>
          <w:rFonts w:ascii="Times New Roman" w:eastAsia="Times New Roman" w:hAnsi="Times New Roman" w:cs="Times New Roman"/>
          <w:kern w:val="0"/>
          <w:sz w:val="24"/>
          <w:szCs w:val="24"/>
          <w:lang w:eastAsia="fr-FR"/>
          <w14:ligatures w14:val="none"/>
        </w:rPr>
      </w:pPr>
    </w:p>
    <w:p w14:paraId="0798FC2C" w14:textId="326EF873" w:rsidR="00D3268E" w:rsidRDefault="00D3268E" w:rsidP="00BD2F41">
      <w:pPr>
        <w:spacing w:after="0" w:line="240" w:lineRule="auto"/>
        <w:jc w:val="both"/>
        <w:rPr>
          <w:ins w:id="512" w:author="Mercedes Ines Fevre Obarrio" w:date="2024-09-04T10:58:00Z" w16du:dateUtc="2024-09-04T08:58:00Z"/>
          <w:rFonts w:ascii="Times New Roman" w:eastAsia="Times New Roman" w:hAnsi="Times New Roman" w:cs="Times New Roman"/>
          <w:kern w:val="0"/>
          <w:sz w:val="24"/>
          <w:szCs w:val="24"/>
          <w:lang w:eastAsia="fr-FR"/>
          <w14:ligatures w14:val="none"/>
        </w:rPr>
      </w:pPr>
      <w:ins w:id="513" w:author="Mercedes Ines Fevre Obarrio" w:date="2024-09-04T10:58:00Z" w16du:dateUtc="2024-09-04T08:58:00Z">
        <w:r w:rsidRPr="00392D7D">
          <w:rPr>
            <w:rFonts w:ascii="Times New Roman" w:eastAsia="Times New Roman" w:hAnsi="Times New Roman" w:cs="Times New Roman"/>
            <w:kern w:val="0"/>
            <w:sz w:val="24"/>
            <w:szCs w:val="24"/>
            <w:lang w:eastAsia="fr-FR"/>
            <w14:ligatures w14:val="none"/>
          </w:rPr>
          <w:t>Haga clic en "Siguiente" para continuar</w:t>
        </w:r>
      </w:ins>
    </w:p>
    <w:p w14:paraId="2876F97C" w14:textId="77777777" w:rsidR="00D3268E" w:rsidRDefault="00D3268E" w:rsidP="00BD2F41">
      <w:pPr>
        <w:spacing w:after="0" w:line="240" w:lineRule="auto"/>
        <w:jc w:val="both"/>
        <w:rPr>
          <w:rFonts w:ascii="Times New Roman" w:eastAsia="Times New Roman" w:hAnsi="Times New Roman" w:cs="Times New Roman"/>
          <w:kern w:val="0"/>
          <w:sz w:val="24"/>
          <w:szCs w:val="24"/>
          <w:lang w:eastAsia="fr-FR"/>
          <w14:ligatures w14:val="none"/>
        </w:rPr>
      </w:pPr>
    </w:p>
    <w:p w14:paraId="4CAD07D0" w14:textId="77777777" w:rsidR="004140B8" w:rsidRPr="008B7EC0" w:rsidRDefault="004140B8" w:rsidP="004140B8">
      <w:pPr>
        <w:jc w:val="both"/>
        <w:rPr>
          <w:b/>
          <w:bCs/>
        </w:rPr>
      </w:pPr>
      <w:proofErr w:type="gramStart"/>
      <w:r w:rsidRPr="008B7EC0">
        <w:rPr>
          <w:b/>
          <w:bCs/>
        </w:rPr>
        <w:t>{</w:t>
      </w:r>
      <w:r w:rsidRPr="00392D7D">
        <w:rPr>
          <w:b/>
          <w:bCs/>
        </w:rPr>
        <w:t xml:space="preserve"> </w:t>
      </w:r>
      <w:r>
        <w:rPr>
          <w:b/>
          <w:bCs/>
        </w:rPr>
        <w:t>Siguiente</w:t>
      </w:r>
      <w:proofErr w:type="gramEnd"/>
      <w:r w:rsidRPr="008B7EC0">
        <w:rPr>
          <w:b/>
          <w:bCs/>
        </w:rPr>
        <w:t>}</w:t>
      </w:r>
    </w:p>
    <w:p w14:paraId="33B268C9" w14:textId="77777777" w:rsidR="004B2371" w:rsidRPr="00392D7D" w:rsidRDefault="004B2371" w:rsidP="00BD2F41">
      <w:pPr>
        <w:spacing w:after="0" w:line="240" w:lineRule="auto"/>
        <w:jc w:val="both"/>
        <w:rPr>
          <w:rFonts w:ascii="Times New Roman" w:eastAsia="Times New Roman" w:hAnsi="Times New Roman" w:cs="Times New Roman"/>
          <w:kern w:val="0"/>
          <w:sz w:val="24"/>
          <w:szCs w:val="24"/>
          <w:lang w:eastAsia="fr-FR"/>
          <w14:ligatures w14:val="none"/>
        </w:rPr>
      </w:pPr>
    </w:p>
    <w:p w14:paraId="023182CE" w14:textId="77777777" w:rsidR="00392D7D" w:rsidRPr="00392D7D" w:rsidRDefault="00392D7D" w:rsidP="00BD2F41">
      <w:pPr>
        <w:jc w:val="both"/>
        <w:rPr>
          <w:rFonts w:ascii="Arial" w:eastAsia="Times New Roman" w:hAnsi="Arial" w:cs="Arial"/>
          <w:vanish/>
          <w:kern w:val="0"/>
          <w:sz w:val="16"/>
          <w:szCs w:val="16"/>
          <w:lang w:eastAsia="fr-FR"/>
          <w14:ligatures w14:val="none"/>
        </w:rPr>
      </w:pPr>
      <w:r w:rsidRPr="00392D7D">
        <w:rPr>
          <w:rFonts w:ascii="Arial" w:eastAsia="Times New Roman" w:hAnsi="Arial" w:cs="Arial"/>
          <w:vanish/>
          <w:kern w:val="0"/>
          <w:sz w:val="16"/>
          <w:szCs w:val="16"/>
          <w:lang w:eastAsia="fr-FR"/>
          <w14:ligatures w14:val="none"/>
        </w:rPr>
        <w:br w:type="page"/>
      </w:r>
    </w:p>
    <w:p w14:paraId="4073CDBC" w14:textId="77777777" w:rsidR="00392D7D" w:rsidRPr="00392D7D" w:rsidRDefault="00392D7D" w:rsidP="004140B8">
      <w:pPr>
        <w:spacing w:after="0" w:line="240" w:lineRule="auto"/>
        <w:jc w:val="center"/>
        <w:rPr>
          <w:rFonts w:ascii="Times New Roman" w:eastAsia="Times New Roman" w:hAnsi="Times New Roman" w:cs="Times New Roman"/>
          <w:b/>
          <w:bCs/>
          <w:kern w:val="0"/>
          <w:sz w:val="24"/>
          <w:szCs w:val="24"/>
          <w:lang w:eastAsia="fr-FR"/>
          <w14:ligatures w14:val="none"/>
        </w:rPr>
      </w:pPr>
      <w:r w:rsidRPr="00392D7D">
        <w:rPr>
          <w:rFonts w:ascii="Times New Roman" w:eastAsia="Times New Roman" w:hAnsi="Times New Roman" w:cs="Times New Roman"/>
          <w:b/>
          <w:bCs/>
          <w:kern w:val="0"/>
          <w:sz w:val="24"/>
          <w:szCs w:val="24"/>
          <w:lang w:eastAsia="fr-FR"/>
          <w14:ligatures w14:val="none"/>
        </w:rPr>
        <w:t>Pantalla 14</w:t>
      </w:r>
    </w:p>
    <w:p w14:paraId="35A88848" w14:textId="12FDB507" w:rsidR="00392D7D" w:rsidRPr="00392D7D" w:rsidRDefault="00392D7D" w:rsidP="00BD2F41">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fr-FR"/>
          <w14:ligatures w14:val="none"/>
        </w:rPr>
      </w:pPr>
      <w:r w:rsidRPr="00392D7D">
        <w:rPr>
          <w:rFonts w:ascii="Times New Roman" w:eastAsia="Times New Roman" w:hAnsi="Times New Roman" w:cs="Times New Roman"/>
          <w:b/>
          <w:bCs/>
          <w:kern w:val="0"/>
          <w:sz w:val="36"/>
          <w:szCs w:val="36"/>
          <w:lang w:eastAsia="fr-FR"/>
          <w14:ligatures w14:val="none"/>
        </w:rPr>
        <w:t xml:space="preserve">Ahora comenzará </w:t>
      </w:r>
      <w:r w:rsidR="004B2371">
        <w:rPr>
          <w:rFonts w:ascii="Times New Roman" w:eastAsia="Times New Roman" w:hAnsi="Times New Roman" w:cs="Times New Roman"/>
          <w:b/>
          <w:bCs/>
          <w:kern w:val="0"/>
          <w:sz w:val="36"/>
          <w:szCs w:val="36"/>
          <w:lang w:eastAsia="fr-FR"/>
          <w14:ligatures w14:val="none"/>
        </w:rPr>
        <w:t>la Ronda</w:t>
      </w:r>
      <w:r w:rsidRPr="00392D7D">
        <w:rPr>
          <w:rFonts w:ascii="Times New Roman" w:eastAsia="Times New Roman" w:hAnsi="Times New Roman" w:cs="Times New Roman"/>
          <w:b/>
          <w:bCs/>
          <w:kern w:val="0"/>
          <w:sz w:val="36"/>
          <w:szCs w:val="36"/>
          <w:lang w:eastAsia="fr-FR"/>
          <w14:ligatures w14:val="none"/>
        </w:rPr>
        <w:t xml:space="preserve"> 1 de</w:t>
      </w:r>
      <w:r w:rsidR="004B2371">
        <w:rPr>
          <w:rFonts w:ascii="Times New Roman" w:eastAsia="Times New Roman" w:hAnsi="Times New Roman" w:cs="Times New Roman"/>
          <w:b/>
          <w:bCs/>
          <w:kern w:val="0"/>
          <w:sz w:val="36"/>
          <w:szCs w:val="36"/>
          <w:lang w:eastAsia="fr-FR"/>
          <w14:ligatures w14:val="none"/>
        </w:rPr>
        <w:t>l juego de Negociación-Producción (</w:t>
      </w:r>
      <w:r w:rsidRPr="00392D7D">
        <w:rPr>
          <w:rFonts w:ascii="Times New Roman" w:eastAsia="Times New Roman" w:hAnsi="Times New Roman" w:cs="Times New Roman"/>
          <w:b/>
          <w:bCs/>
          <w:kern w:val="0"/>
          <w:sz w:val="36"/>
          <w:szCs w:val="36"/>
          <w:lang w:eastAsia="fr-FR"/>
          <w14:ligatures w14:val="none"/>
        </w:rPr>
        <w:t>Parte II</w:t>
      </w:r>
      <w:r w:rsidR="004B2371">
        <w:rPr>
          <w:rFonts w:ascii="Times New Roman" w:eastAsia="Times New Roman" w:hAnsi="Times New Roman" w:cs="Times New Roman"/>
          <w:b/>
          <w:bCs/>
          <w:kern w:val="0"/>
          <w:sz w:val="36"/>
          <w:szCs w:val="36"/>
          <w:lang w:eastAsia="fr-FR"/>
          <w14:ligatures w14:val="none"/>
        </w:rPr>
        <w:t>)</w:t>
      </w:r>
    </w:p>
    <w:p w14:paraId="1D80FA9D" w14:textId="278A3000" w:rsidR="00392D7D" w:rsidRDefault="004B2371" w:rsidP="00BD2F41">
      <w:pPr>
        <w:spacing w:after="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En esta ronda usted será agrupado con otro trabajador y gerente diferentes de los grupos anteriores. </w:t>
      </w:r>
    </w:p>
    <w:p w14:paraId="0FD24370" w14:textId="1A2F460E" w:rsidR="004B2371" w:rsidRDefault="004B2371" w:rsidP="00BD2F41">
      <w:pPr>
        <w:spacing w:after="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Esta ronda se compone de dos etapas:</w:t>
      </w:r>
    </w:p>
    <w:p w14:paraId="40E8BE0F" w14:textId="77777777" w:rsidR="004140B8" w:rsidRPr="00392D7D" w:rsidRDefault="004140B8" w:rsidP="004140B8">
      <w:pPr>
        <w:numPr>
          <w:ilvl w:val="0"/>
          <w:numId w:val="14"/>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En p</w:t>
      </w:r>
      <w:r w:rsidRPr="00392D7D">
        <w:rPr>
          <w:rFonts w:ascii="Times New Roman" w:eastAsia="Times New Roman" w:hAnsi="Times New Roman" w:cs="Times New Roman"/>
          <w:kern w:val="0"/>
          <w:sz w:val="24"/>
          <w:szCs w:val="24"/>
          <w:lang w:eastAsia="fr-FR"/>
          <w14:ligatures w14:val="none"/>
        </w:rPr>
        <w:t>rimer</w:t>
      </w:r>
      <w:r>
        <w:rPr>
          <w:rFonts w:ascii="Times New Roman" w:eastAsia="Times New Roman" w:hAnsi="Times New Roman" w:cs="Times New Roman"/>
          <w:kern w:val="0"/>
          <w:sz w:val="24"/>
          <w:szCs w:val="24"/>
          <w:lang w:eastAsia="fr-FR"/>
          <w14:ligatures w14:val="none"/>
        </w:rPr>
        <w:t xml:space="preserve"> lugar</w:t>
      </w:r>
      <w:r w:rsidRPr="00392D7D">
        <w:rPr>
          <w:rFonts w:ascii="Times New Roman" w:eastAsia="Times New Roman" w:hAnsi="Times New Roman" w:cs="Times New Roman"/>
          <w:kern w:val="0"/>
          <w:sz w:val="24"/>
          <w:szCs w:val="24"/>
          <w:lang w:eastAsia="fr-FR"/>
          <w14:ligatures w14:val="none"/>
        </w:rPr>
        <w:t xml:space="preserve">, usted y el otro </w:t>
      </w:r>
      <w:r>
        <w:rPr>
          <w:rFonts w:ascii="Times New Roman" w:eastAsia="Times New Roman" w:hAnsi="Times New Roman" w:cs="Times New Roman"/>
          <w:kern w:val="0"/>
          <w:sz w:val="24"/>
          <w:szCs w:val="24"/>
          <w:lang w:eastAsia="fr-FR"/>
          <w14:ligatures w14:val="none"/>
        </w:rPr>
        <w:t>trabajador</w:t>
      </w:r>
      <w:r w:rsidRPr="00392D7D">
        <w:rPr>
          <w:rFonts w:ascii="Times New Roman" w:eastAsia="Times New Roman" w:hAnsi="Times New Roman" w:cs="Times New Roman"/>
          <w:kern w:val="0"/>
          <w:sz w:val="24"/>
          <w:szCs w:val="24"/>
          <w:lang w:eastAsia="fr-FR"/>
          <w14:ligatures w14:val="none"/>
        </w:rPr>
        <w:t xml:space="preserve"> negociarán el porcentaje que cada uno de ustedes (y el gerente) obtendrá de </w:t>
      </w:r>
      <w:r>
        <w:rPr>
          <w:rFonts w:ascii="Times New Roman" w:eastAsia="Times New Roman" w:hAnsi="Times New Roman" w:cs="Times New Roman"/>
          <w:kern w:val="0"/>
          <w:sz w:val="24"/>
          <w:szCs w:val="24"/>
          <w:lang w:eastAsia="fr-FR"/>
          <w14:ligatures w14:val="none"/>
        </w:rPr>
        <w:t xml:space="preserve">las cuentas grupales </w:t>
      </w:r>
      <w:r w:rsidRPr="00392D7D">
        <w:rPr>
          <w:rFonts w:ascii="Times New Roman" w:eastAsia="Times New Roman" w:hAnsi="Times New Roman" w:cs="Times New Roman"/>
          <w:kern w:val="0"/>
          <w:sz w:val="24"/>
          <w:szCs w:val="24"/>
          <w:lang w:eastAsia="fr-FR"/>
          <w14:ligatures w14:val="none"/>
        </w:rPr>
        <w:t xml:space="preserve">de </w:t>
      </w:r>
      <w:r>
        <w:rPr>
          <w:rFonts w:ascii="Times New Roman" w:eastAsia="Times New Roman" w:hAnsi="Times New Roman" w:cs="Times New Roman"/>
          <w:kern w:val="0"/>
          <w:sz w:val="24"/>
          <w:szCs w:val="24"/>
          <w:lang w:eastAsia="fr-FR"/>
          <w14:ligatures w14:val="none"/>
        </w:rPr>
        <w:t xml:space="preserve">cada </w:t>
      </w:r>
      <w:r w:rsidRPr="00392D7D">
        <w:rPr>
          <w:rFonts w:ascii="Times New Roman" w:eastAsia="Times New Roman" w:hAnsi="Times New Roman" w:cs="Times New Roman"/>
          <w:kern w:val="0"/>
          <w:sz w:val="24"/>
          <w:szCs w:val="24"/>
          <w:lang w:eastAsia="fr-FR"/>
          <w14:ligatures w14:val="none"/>
        </w:rPr>
        <w:t>tarea.</w:t>
      </w:r>
    </w:p>
    <w:p w14:paraId="3BD00B48" w14:textId="77777777" w:rsidR="004140B8" w:rsidRPr="004140B8" w:rsidRDefault="004140B8" w:rsidP="004140B8">
      <w:pPr>
        <w:numPr>
          <w:ilvl w:val="0"/>
          <w:numId w:val="14"/>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 xml:space="preserve">En segundo lugar, </w:t>
      </w:r>
      <w:r>
        <w:rPr>
          <w:rFonts w:ascii="Times New Roman" w:eastAsia="Times New Roman" w:hAnsi="Times New Roman" w:cs="Times New Roman"/>
          <w:kern w:val="0"/>
          <w:sz w:val="24"/>
          <w:szCs w:val="24"/>
          <w:lang w:eastAsia="fr-FR"/>
          <w14:ligatures w14:val="none"/>
        </w:rPr>
        <w:t>usted</w:t>
      </w:r>
      <w:r w:rsidRPr="00392D7D">
        <w:rPr>
          <w:rFonts w:ascii="Times New Roman" w:eastAsia="Times New Roman" w:hAnsi="Times New Roman" w:cs="Times New Roman"/>
          <w:kern w:val="0"/>
          <w:sz w:val="24"/>
          <w:szCs w:val="24"/>
          <w:lang w:eastAsia="fr-FR"/>
          <w14:ligatures w14:val="none"/>
        </w:rPr>
        <w:t xml:space="preserve"> y el otro </w:t>
      </w:r>
      <w:r>
        <w:rPr>
          <w:rFonts w:ascii="Times New Roman" w:eastAsia="Times New Roman" w:hAnsi="Times New Roman" w:cs="Times New Roman"/>
          <w:kern w:val="0"/>
          <w:sz w:val="24"/>
          <w:szCs w:val="24"/>
          <w:lang w:eastAsia="fr-FR"/>
          <w14:ligatures w14:val="none"/>
        </w:rPr>
        <w:t>trabajador</w:t>
      </w:r>
      <w:r w:rsidRPr="00392D7D">
        <w:rPr>
          <w:rFonts w:ascii="Times New Roman" w:eastAsia="Times New Roman" w:hAnsi="Times New Roman" w:cs="Times New Roman"/>
          <w:kern w:val="0"/>
          <w:sz w:val="24"/>
          <w:szCs w:val="24"/>
          <w:lang w:eastAsia="fr-FR"/>
          <w14:ligatures w14:val="none"/>
        </w:rPr>
        <w:t xml:space="preserve"> tendr</w:t>
      </w:r>
      <w:r>
        <w:rPr>
          <w:rFonts w:ascii="Times New Roman" w:eastAsia="Times New Roman" w:hAnsi="Times New Roman" w:cs="Times New Roman"/>
          <w:kern w:val="0"/>
          <w:sz w:val="24"/>
          <w:szCs w:val="24"/>
          <w:lang w:eastAsia="fr-FR"/>
          <w14:ligatures w14:val="none"/>
        </w:rPr>
        <w:t>án</w:t>
      </w:r>
      <w:r w:rsidRPr="00392D7D">
        <w:rPr>
          <w:rFonts w:ascii="Times New Roman" w:eastAsia="Times New Roman" w:hAnsi="Times New Roman" w:cs="Times New Roman"/>
          <w:kern w:val="0"/>
          <w:sz w:val="24"/>
          <w:szCs w:val="24"/>
          <w:lang w:eastAsia="fr-FR"/>
          <w14:ligatures w14:val="none"/>
        </w:rPr>
        <w:t xml:space="preserve"> que repartir 20 puntos entre una cuenta grupal y </w:t>
      </w:r>
      <w:r>
        <w:rPr>
          <w:rFonts w:ascii="Times New Roman" w:eastAsia="Times New Roman" w:hAnsi="Times New Roman" w:cs="Times New Roman"/>
          <w:kern w:val="0"/>
          <w:sz w:val="24"/>
          <w:szCs w:val="24"/>
          <w:lang w:eastAsia="fr-FR"/>
          <w14:ligatures w14:val="none"/>
        </w:rPr>
        <w:t>s</w:t>
      </w:r>
      <w:r w:rsidRPr="00392D7D">
        <w:rPr>
          <w:rFonts w:ascii="Times New Roman" w:eastAsia="Times New Roman" w:hAnsi="Times New Roman" w:cs="Times New Roman"/>
          <w:kern w:val="0"/>
          <w:sz w:val="24"/>
          <w:szCs w:val="24"/>
          <w:lang w:eastAsia="fr-FR"/>
          <w14:ligatures w14:val="none"/>
        </w:rPr>
        <w:t xml:space="preserve">u cuenta </w:t>
      </w:r>
      <w:r w:rsidRPr="000174AD">
        <w:rPr>
          <w:rFonts w:ascii="Times New Roman" w:eastAsia="Times New Roman" w:hAnsi="Times New Roman" w:cs="Times New Roman"/>
          <w:kern w:val="0"/>
          <w:sz w:val="24"/>
          <w:szCs w:val="24"/>
          <w:lang w:eastAsia="fr-FR"/>
          <w14:ligatures w14:val="none"/>
        </w:rPr>
        <w:t>privada</w:t>
      </w:r>
      <w:r w:rsidRPr="00392D7D">
        <w:rPr>
          <w:rFonts w:ascii="Times New Roman" w:eastAsia="Times New Roman" w:hAnsi="Times New Roman" w:cs="Times New Roman"/>
          <w:kern w:val="0"/>
          <w:sz w:val="24"/>
          <w:szCs w:val="24"/>
          <w:lang w:eastAsia="fr-FR"/>
          <w14:ligatures w14:val="none"/>
        </w:rPr>
        <w:t xml:space="preserve"> para cada una de las tareas.</w:t>
      </w:r>
    </w:p>
    <w:p w14:paraId="164EFDB5" w14:textId="77777777" w:rsidR="00196F62" w:rsidRDefault="00196F62" w:rsidP="00196F62">
      <w:pPr>
        <w:spacing w:after="0" w:line="240" w:lineRule="auto"/>
        <w:jc w:val="both"/>
        <w:rPr>
          <w:ins w:id="514" w:author="Mercedes Ines Fevre Obarrio" w:date="2024-09-04T11:00:00Z" w16du:dateUtc="2024-09-04T09:00:00Z"/>
          <w:rFonts w:ascii="Times New Roman" w:eastAsia="Times New Roman" w:hAnsi="Times New Roman" w:cs="Times New Roman"/>
          <w:kern w:val="0"/>
          <w:sz w:val="24"/>
          <w:szCs w:val="24"/>
          <w:lang w:eastAsia="fr-FR"/>
          <w14:ligatures w14:val="none"/>
        </w:rPr>
      </w:pPr>
    </w:p>
    <w:p w14:paraId="03FCBC04" w14:textId="70A5738E" w:rsidR="00196F62" w:rsidRPr="00196F62" w:rsidRDefault="00196F62" w:rsidP="00196F62">
      <w:pPr>
        <w:spacing w:after="0" w:line="240" w:lineRule="auto"/>
        <w:jc w:val="both"/>
        <w:rPr>
          <w:ins w:id="515" w:author="Mercedes Ines Fevre Obarrio" w:date="2024-09-04T11:00:00Z" w16du:dateUtc="2024-09-04T09:00:00Z"/>
          <w:rFonts w:ascii="Times New Roman" w:eastAsia="Times New Roman" w:hAnsi="Times New Roman" w:cs="Times New Roman"/>
          <w:kern w:val="0"/>
          <w:sz w:val="24"/>
          <w:szCs w:val="24"/>
          <w:lang w:eastAsia="fr-FR"/>
          <w14:ligatures w14:val="none"/>
        </w:rPr>
      </w:pPr>
      <w:ins w:id="516" w:author="Mercedes Ines Fevre Obarrio" w:date="2024-09-04T11:00:00Z" w16du:dateUtc="2024-09-04T09:00:00Z">
        <w:r w:rsidRPr="00196F62">
          <w:rPr>
            <w:rFonts w:ascii="Times New Roman" w:eastAsia="Times New Roman" w:hAnsi="Times New Roman" w:cs="Times New Roman"/>
            <w:kern w:val="0"/>
            <w:sz w:val="24"/>
            <w:szCs w:val="24"/>
            <w:lang w:eastAsia="fr-FR"/>
            <w14:ligatures w14:val="none"/>
          </w:rPr>
          <w:t>Haga clic en "Siguiente" para continuar</w:t>
        </w:r>
      </w:ins>
    </w:p>
    <w:p w14:paraId="7A0CE1F5" w14:textId="77777777" w:rsidR="004140B8" w:rsidRDefault="004140B8" w:rsidP="00BD2F41">
      <w:pPr>
        <w:spacing w:after="0" w:line="240" w:lineRule="auto"/>
        <w:jc w:val="both"/>
        <w:rPr>
          <w:rFonts w:ascii="Times New Roman" w:eastAsia="Times New Roman" w:hAnsi="Times New Roman" w:cs="Times New Roman"/>
          <w:kern w:val="0"/>
          <w:sz w:val="24"/>
          <w:szCs w:val="24"/>
          <w:lang w:eastAsia="fr-FR"/>
          <w14:ligatures w14:val="none"/>
        </w:rPr>
      </w:pPr>
    </w:p>
    <w:p w14:paraId="425B5A09" w14:textId="77777777" w:rsidR="004140B8" w:rsidRDefault="004140B8" w:rsidP="00BD2F41">
      <w:pPr>
        <w:spacing w:after="0" w:line="240" w:lineRule="auto"/>
        <w:jc w:val="both"/>
        <w:rPr>
          <w:rFonts w:ascii="Times New Roman" w:eastAsia="Times New Roman" w:hAnsi="Times New Roman" w:cs="Times New Roman"/>
          <w:kern w:val="0"/>
          <w:sz w:val="24"/>
          <w:szCs w:val="24"/>
          <w:lang w:eastAsia="fr-FR"/>
          <w14:ligatures w14:val="none"/>
        </w:rPr>
      </w:pPr>
    </w:p>
    <w:p w14:paraId="5AB59CEA" w14:textId="77777777" w:rsidR="004140B8" w:rsidRPr="008B7EC0" w:rsidRDefault="004140B8" w:rsidP="004140B8">
      <w:pPr>
        <w:jc w:val="both"/>
        <w:rPr>
          <w:b/>
          <w:bCs/>
        </w:rPr>
      </w:pPr>
      <w:proofErr w:type="gramStart"/>
      <w:r w:rsidRPr="008B7EC0">
        <w:rPr>
          <w:b/>
          <w:bCs/>
        </w:rPr>
        <w:t>{</w:t>
      </w:r>
      <w:r w:rsidRPr="00392D7D">
        <w:rPr>
          <w:b/>
          <w:bCs/>
        </w:rPr>
        <w:t xml:space="preserve"> </w:t>
      </w:r>
      <w:r>
        <w:rPr>
          <w:b/>
          <w:bCs/>
        </w:rPr>
        <w:t>Siguiente</w:t>
      </w:r>
      <w:proofErr w:type="gramEnd"/>
      <w:r w:rsidRPr="008B7EC0">
        <w:rPr>
          <w:b/>
          <w:bCs/>
        </w:rPr>
        <w:t>}</w:t>
      </w:r>
    </w:p>
    <w:p w14:paraId="110AE75B" w14:textId="77777777" w:rsidR="004140B8" w:rsidRPr="00E35C6F" w:rsidRDefault="004140B8" w:rsidP="00BD2F41">
      <w:pPr>
        <w:spacing w:after="0" w:line="240" w:lineRule="auto"/>
        <w:jc w:val="both"/>
        <w:rPr>
          <w:rFonts w:ascii="Times New Roman" w:eastAsia="Times New Roman" w:hAnsi="Times New Roman" w:cs="Times New Roman"/>
          <w:kern w:val="0"/>
          <w:sz w:val="24"/>
          <w:szCs w:val="24"/>
          <w:lang w:eastAsia="fr-FR"/>
          <w14:ligatures w14:val="none"/>
        </w:rPr>
      </w:pPr>
    </w:p>
    <w:p w14:paraId="1516009E" w14:textId="77777777" w:rsidR="00392D7D" w:rsidRPr="00392D7D" w:rsidRDefault="00392D7D" w:rsidP="00BD2F41">
      <w:pPr>
        <w:jc w:val="both"/>
        <w:rPr>
          <w:b/>
          <w:bCs/>
        </w:rPr>
      </w:pPr>
      <w:r w:rsidRPr="00392D7D">
        <w:rPr>
          <w:b/>
          <w:bCs/>
        </w:rPr>
        <w:br w:type="page"/>
      </w:r>
    </w:p>
    <w:p w14:paraId="08226526" w14:textId="77777777" w:rsidR="00392D7D" w:rsidRPr="00392D7D" w:rsidRDefault="00392D7D" w:rsidP="003624B9">
      <w:pPr>
        <w:jc w:val="center"/>
        <w:rPr>
          <w:b/>
          <w:bCs/>
        </w:rPr>
      </w:pPr>
      <w:r w:rsidRPr="00392D7D">
        <w:rPr>
          <w:b/>
          <w:bCs/>
        </w:rPr>
        <w:lastRenderedPageBreak/>
        <w:t>Pantalla 15</w:t>
      </w:r>
    </w:p>
    <w:p w14:paraId="2A8F1BAD" w14:textId="5E7D3B37" w:rsidR="00392D7D" w:rsidRDefault="00392D7D" w:rsidP="00BD2F41">
      <w:pPr>
        <w:spacing w:before="100" w:beforeAutospacing="1" w:after="100" w:afterAutospacing="1" w:line="240" w:lineRule="auto"/>
        <w:jc w:val="both"/>
        <w:outlineLvl w:val="1"/>
        <w:rPr>
          <w:ins w:id="517" w:author="Mercedes Ines Fevre Obarrio" w:date="2024-09-03T19:47:00Z" w16du:dateUtc="2024-09-03T17:47:00Z"/>
          <w:rFonts w:ascii="Times New Roman" w:eastAsia="Times New Roman" w:hAnsi="Times New Roman" w:cs="Times New Roman"/>
          <w:b/>
          <w:bCs/>
          <w:kern w:val="0"/>
          <w:sz w:val="36"/>
          <w:szCs w:val="36"/>
          <w:lang w:eastAsia="fr-FR"/>
          <w14:ligatures w14:val="none"/>
        </w:rPr>
      </w:pPr>
      <w:r w:rsidRPr="00392D7D">
        <w:rPr>
          <w:rFonts w:ascii="Times New Roman" w:eastAsia="Times New Roman" w:hAnsi="Times New Roman" w:cs="Times New Roman"/>
          <w:b/>
          <w:bCs/>
          <w:kern w:val="0"/>
          <w:sz w:val="36"/>
          <w:szCs w:val="36"/>
          <w:lang w:eastAsia="fr-FR"/>
          <w14:ligatures w14:val="none"/>
        </w:rPr>
        <w:t>Etapa de negociación (período #</w:t>
      </w:r>
      <w:commentRangeStart w:id="518"/>
      <w:r w:rsidRPr="00392D7D">
        <w:rPr>
          <w:rFonts w:ascii="Times New Roman" w:eastAsia="Times New Roman" w:hAnsi="Times New Roman" w:cs="Times New Roman"/>
          <w:b/>
          <w:bCs/>
          <w:kern w:val="0"/>
          <w:sz w:val="36"/>
          <w:szCs w:val="36"/>
          <w:lang w:eastAsia="fr-FR"/>
          <w14:ligatures w14:val="none"/>
        </w:rPr>
        <w:t>1</w:t>
      </w:r>
      <w:commentRangeEnd w:id="518"/>
      <w:r w:rsidR="003624B9">
        <w:rPr>
          <w:rStyle w:val="CommentReference"/>
        </w:rPr>
        <w:commentReference w:id="518"/>
      </w:r>
      <w:r w:rsidRPr="00392D7D">
        <w:rPr>
          <w:rFonts w:ascii="Times New Roman" w:eastAsia="Times New Roman" w:hAnsi="Times New Roman" w:cs="Times New Roman"/>
          <w:b/>
          <w:bCs/>
          <w:kern w:val="0"/>
          <w:sz w:val="36"/>
          <w:szCs w:val="36"/>
          <w:lang w:eastAsia="fr-FR"/>
          <w14:ligatures w14:val="none"/>
        </w:rPr>
        <w:t>)</w:t>
      </w:r>
    </w:p>
    <w:p w14:paraId="1FD3B2C7" w14:textId="22687495" w:rsidR="006E645C" w:rsidRPr="00392D7D" w:rsidRDefault="006E645C" w:rsidP="00BD2F41">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fr-FR"/>
          <w14:ligatures w14:val="none"/>
        </w:rPr>
      </w:pPr>
      <w:ins w:id="519" w:author="Mercedes Ines Fevre Obarrio" w:date="2024-09-03T19:47:00Z" w16du:dateUtc="2024-09-03T17:47:00Z">
        <w:r w:rsidRPr="006E645C">
          <w:rPr>
            <w:rFonts w:ascii="Times New Roman" w:eastAsia="Times New Roman" w:hAnsi="Times New Roman" w:cs="Times New Roman"/>
            <w:b/>
            <w:bCs/>
            <w:kern w:val="0"/>
            <w:sz w:val="36"/>
            <w:szCs w:val="36"/>
            <w:highlight w:val="yellow"/>
            <w:lang w:eastAsia="fr-FR"/>
            <w14:ligatures w14:val="none"/>
          </w:rPr>
          <w:t>¿????? EMPTY</w:t>
        </w:r>
      </w:ins>
      <w:ins w:id="520" w:author="Mercedes Ines Fevre Obarrio" w:date="2024-09-03T19:48:00Z" w16du:dateUtc="2024-09-03T17:48:00Z">
        <w:r>
          <w:rPr>
            <w:rFonts w:ascii="Times New Roman" w:eastAsia="Times New Roman" w:hAnsi="Times New Roman" w:cs="Times New Roman"/>
            <w:b/>
            <w:bCs/>
            <w:kern w:val="0"/>
            <w:sz w:val="36"/>
            <w:szCs w:val="36"/>
            <w:lang w:eastAsia="fr-FR"/>
            <w14:ligatures w14:val="none"/>
          </w:rPr>
          <w:t xml:space="preserve">. </w:t>
        </w:r>
      </w:ins>
    </w:p>
    <w:p w14:paraId="57A18A9A" w14:textId="77777777" w:rsidR="00196F62" w:rsidRDefault="00196F62" w:rsidP="00196F62">
      <w:pPr>
        <w:spacing w:after="0" w:line="240" w:lineRule="auto"/>
        <w:jc w:val="both"/>
        <w:rPr>
          <w:ins w:id="521" w:author="Mercedes Ines Fevre Obarrio" w:date="2024-09-04T11:00:00Z" w16du:dateUtc="2024-09-04T09:00:00Z"/>
          <w:rFonts w:ascii="Times New Roman" w:eastAsia="Times New Roman" w:hAnsi="Times New Roman" w:cs="Times New Roman"/>
          <w:kern w:val="0"/>
          <w:sz w:val="24"/>
          <w:szCs w:val="24"/>
          <w:lang w:eastAsia="fr-FR"/>
          <w14:ligatures w14:val="none"/>
        </w:rPr>
      </w:pPr>
      <w:ins w:id="522" w:author="Mercedes Ines Fevre Obarrio" w:date="2024-09-04T11:00:00Z" w16du:dateUtc="2024-09-04T09:00:00Z">
        <w:r w:rsidRPr="00392D7D">
          <w:rPr>
            <w:rFonts w:ascii="Times New Roman" w:eastAsia="Times New Roman" w:hAnsi="Times New Roman" w:cs="Times New Roman"/>
            <w:kern w:val="0"/>
            <w:sz w:val="24"/>
            <w:szCs w:val="24"/>
            <w:lang w:eastAsia="fr-FR"/>
            <w14:ligatures w14:val="none"/>
          </w:rPr>
          <w:t>Haga clic en "Siguiente" para continuar</w:t>
        </w:r>
      </w:ins>
    </w:p>
    <w:p w14:paraId="6977B2A9" w14:textId="77777777" w:rsidR="00196F62" w:rsidRDefault="00196F62" w:rsidP="00BD2F41">
      <w:pPr>
        <w:spacing w:before="100" w:beforeAutospacing="1" w:after="100" w:afterAutospacing="1" w:line="240" w:lineRule="auto"/>
        <w:jc w:val="both"/>
        <w:outlineLvl w:val="1"/>
        <w:rPr>
          <w:ins w:id="523" w:author="Mercedes Ines Fevre Obarrio" w:date="2024-09-04T11:00:00Z" w16du:dateUtc="2024-09-04T09:00:00Z"/>
          <w:rFonts w:ascii="Times New Roman" w:eastAsia="Times New Roman" w:hAnsi="Times New Roman" w:cs="Times New Roman"/>
          <w:b/>
          <w:bCs/>
          <w:kern w:val="0"/>
          <w:sz w:val="24"/>
          <w:szCs w:val="24"/>
          <w:lang w:eastAsia="fr-FR"/>
          <w14:ligatures w14:val="none"/>
        </w:rPr>
      </w:pPr>
    </w:p>
    <w:p w14:paraId="4F259084" w14:textId="05DF7AD3" w:rsidR="00392D7D" w:rsidRPr="00392D7D" w:rsidRDefault="00392D7D" w:rsidP="00BD2F41">
      <w:pPr>
        <w:spacing w:before="100" w:beforeAutospacing="1" w:after="100" w:afterAutospacing="1" w:line="240" w:lineRule="auto"/>
        <w:jc w:val="both"/>
        <w:outlineLvl w:val="1"/>
        <w:rPr>
          <w:b/>
          <w:bCs/>
          <w:sz w:val="24"/>
          <w:szCs w:val="24"/>
        </w:rPr>
      </w:pPr>
      <w:r w:rsidRPr="00392D7D">
        <w:rPr>
          <w:rFonts w:ascii="Times New Roman" w:eastAsia="Times New Roman" w:hAnsi="Times New Roman" w:cs="Times New Roman"/>
          <w:b/>
          <w:bCs/>
          <w:kern w:val="0"/>
          <w:sz w:val="24"/>
          <w:szCs w:val="24"/>
          <w:lang w:eastAsia="fr-FR"/>
          <w14:ligatures w14:val="none"/>
        </w:rPr>
        <w:t>{</w:t>
      </w:r>
      <w:r w:rsidR="00BC0C9B">
        <w:rPr>
          <w:rFonts w:ascii="Times New Roman" w:eastAsia="Times New Roman" w:hAnsi="Times New Roman" w:cs="Times New Roman"/>
          <w:b/>
          <w:bCs/>
          <w:kern w:val="0"/>
          <w:sz w:val="24"/>
          <w:szCs w:val="24"/>
          <w:lang w:eastAsia="fr-FR"/>
          <w14:ligatures w14:val="none"/>
        </w:rPr>
        <w:t>Siguiente</w:t>
      </w:r>
      <w:r w:rsidRPr="00392D7D">
        <w:rPr>
          <w:rFonts w:ascii="Times New Roman" w:eastAsia="Times New Roman" w:hAnsi="Times New Roman" w:cs="Times New Roman"/>
          <w:b/>
          <w:bCs/>
          <w:kern w:val="0"/>
          <w:sz w:val="24"/>
          <w:szCs w:val="24"/>
          <w:lang w:eastAsia="fr-FR"/>
          <w14:ligatures w14:val="none"/>
        </w:rPr>
        <w:t>}</w:t>
      </w:r>
    </w:p>
    <w:p w14:paraId="6F25FB88" w14:textId="77777777" w:rsidR="00392D7D" w:rsidRPr="00392D7D" w:rsidRDefault="00392D7D" w:rsidP="00BD2F41">
      <w:pPr>
        <w:jc w:val="both"/>
        <w:rPr>
          <w:b/>
          <w:bCs/>
          <w:sz w:val="24"/>
          <w:szCs w:val="24"/>
        </w:rPr>
      </w:pPr>
      <w:r w:rsidRPr="00392D7D">
        <w:rPr>
          <w:b/>
          <w:bCs/>
          <w:sz w:val="24"/>
          <w:szCs w:val="24"/>
        </w:rPr>
        <w:br w:type="page"/>
      </w:r>
    </w:p>
    <w:p w14:paraId="1F2F799C" w14:textId="77777777" w:rsidR="00392D7D" w:rsidRPr="00392D7D" w:rsidRDefault="00392D7D" w:rsidP="003624B9">
      <w:pPr>
        <w:spacing w:before="100" w:beforeAutospacing="1" w:after="100" w:afterAutospacing="1" w:line="240" w:lineRule="auto"/>
        <w:jc w:val="center"/>
        <w:outlineLvl w:val="1"/>
        <w:rPr>
          <w:b/>
          <w:bCs/>
          <w:sz w:val="24"/>
          <w:szCs w:val="24"/>
        </w:rPr>
      </w:pPr>
      <w:r w:rsidRPr="00392D7D">
        <w:rPr>
          <w:b/>
          <w:bCs/>
          <w:sz w:val="24"/>
          <w:szCs w:val="24"/>
        </w:rPr>
        <w:lastRenderedPageBreak/>
        <w:t>Pantalla 16</w:t>
      </w:r>
    </w:p>
    <w:p w14:paraId="7B590A0B" w14:textId="77777777" w:rsidR="00392D7D" w:rsidRPr="00392D7D" w:rsidRDefault="00392D7D" w:rsidP="00BD2F41">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fr-FR"/>
          <w14:ligatures w14:val="none"/>
        </w:rPr>
      </w:pPr>
      <w:r w:rsidRPr="00392D7D">
        <w:rPr>
          <w:rFonts w:ascii="Times New Roman" w:eastAsia="Times New Roman" w:hAnsi="Times New Roman" w:cs="Times New Roman"/>
          <w:b/>
          <w:bCs/>
          <w:kern w:val="0"/>
          <w:sz w:val="36"/>
          <w:szCs w:val="36"/>
          <w:lang w:eastAsia="fr-FR"/>
          <w14:ligatures w14:val="none"/>
        </w:rPr>
        <w:t>Etapa de negociación</w:t>
      </w:r>
    </w:p>
    <w:p w14:paraId="21E346ED" w14:textId="054A67DB" w:rsidR="00392D7D" w:rsidRDefault="00392D7D" w:rsidP="00BD2F41">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 xml:space="preserve">Elija </w:t>
      </w:r>
      <w:r w:rsidR="004B2371">
        <w:rPr>
          <w:rFonts w:ascii="Times New Roman" w:eastAsia="Times New Roman" w:hAnsi="Times New Roman" w:cs="Times New Roman"/>
          <w:kern w:val="0"/>
          <w:sz w:val="24"/>
          <w:szCs w:val="24"/>
          <w:lang w:eastAsia="fr-FR"/>
          <w14:ligatures w14:val="none"/>
        </w:rPr>
        <w:t>una opción sobre su porcentaje de las cuentas grupales para cada una de las tareas</w:t>
      </w:r>
      <w:r w:rsidRPr="00392D7D">
        <w:rPr>
          <w:rFonts w:ascii="Times New Roman" w:eastAsia="Times New Roman" w:hAnsi="Times New Roman" w:cs="Times New Roman"/>
          <w:kern w:val="0"/>
          <w:sz w:val="24"/>
          <w:szCs w:val="24"/>
          <w:lang w:eastAsia="fr-FR"/>
          <w14:ligatures w14:val="none"/>
        </w:rPr>
        <w:t xml:space="preserve">. En la parte inferior de la </w:t>
      </w:r>
      <w:r w:rsidR="004B2371">
        <w:rPr>
          <w:rFonts w:ascii="Times New Roman" w:eastAsia="Times New Roman" w:hAnsi="Times New Roman" w:cs="Times New Roman"/>
          <w:kern w:val="0"/>
          <w:sz w:val="24"/>
          <w:szCs w:val="24"/>
          <w:lang w:eastAsia="fr-FR"/>
          <w14:ligatures w14:val="none"/>
        </w:rPr>
        <w:t>pantalla</w:t>
      </w:r>
      <w:r w:rsidRPr="00392D7D">
        <w:rPr>
          <w:rFonts w:ascii="Times New Roman" w:eastAsia="Times New Roman" w:hAnsi="Times New Roman" w:cs="Times New Roman"/>
          <w:kern w:val="0"/>
          <w:sz w:val="24"/>
          <w:szCs w:val="24"/>
          <w:lang w:eastAsia="fr-FR"/>
          <w14:ligatures w14:val="none"/>
        </w:rPr>
        <w:t>, puede encontrar un</w:t>
      </w:r>
      <w:r w:rsidR="00900B19">
        <w:rPr>
          <w:rFonts w:ascii="Times New Roman" w:eastAsia="Times New Roman" w:hAnsi="Times New Roman" w:cs="Times New Roman"/>
          <w:kern w:val="0"/>
          <w:sz w:val="24"/>
          <w:szCs w:val="24"/>
          <w:lang w:eastAsia="fr-FR"/>
          <w14:ligatures w14:val="none"/>
        </w:rPr>
        <w:t xml:space="preserve"> cuadro</w:t>
      </w:r>
      <w:r w:rsidRPr="00392D7D">
        <w:rPr>
          <w:rFonts w:ascii="Times New Roman" w:eastAsia="Times New Roman" w:hAnsi="Times New Roman" w:cs="Times New Roman"/>
          <w:kern w:val="0"/>
          <w:sz w:val="24"/>
          <w:szCs w:val="24"/>
          <w:lang w:eastAsia="fr-FR"/>
          <w14:ligatures w14:val="none"/>
        </w:rPr>
        <w:t xml:space="preserve"> de chat para comunicar</w:t>
      </w:r>
      <w:r w:rsidR="00BC0C9B">
        <w:rPr>
          <w:rFonts w:ascii="Times New Roman" w:eastAsia="Times New Roman" w:hAnsi="Times New Roman" w:cs="Times New Roman"/>
          <w:kern w:val="0"/>
          <w:sz w:val="24"/>
          <w:szCs w:val="24"/>
          <w:lang w:eastAsia="fr-FR"/>
          <w14:ligatures w14:val="none"/>
        </w:rPr>
        <w:t>se</w:t>
      </w:r>
      <w:r w:rsidRPr="00392D7D">
        <w:rPr>
          <w:rFonts w:ascii="Times New Roman" w:eastAsia="Times New Roman" w:hAnsi="Times New Roman" w:cs="Times New Roman"/>
          <w:kern w:val="0"/>
          <w:sz w:val="24"/>
          <w:szCs w:val="24"/>
          <w:lang w:eastAsia="fr-FR"/>
          <w14:ligatures w14:val="none"/>
        </w:rPr>
        <w:t xml:space="preserve"> con el </w:t>
      </w:r>
      <w:r w:rsidR="004B2371">
        <w:rPr>
          <w:rFonts w:ascii="Times New Roman" w:eastAsia="Times New Roman" w:hAnsi="Times New Roman" w:cs="Times New Roman"/>
          <w:kern w:val="0"/>
          <w:sz w:val="24"/>
          <w:szCs w:val="24"/>
          <w:lang w:eastAsia="fr-FR"/>
          <w14:ligatures w14:val="none"/>
        </w:rPr>
        <w:t>otro trabajador</w:t>
      </w:r>
      <w:r w:rsidRPr="00392D7D">
        <w:rPr>
          <w:rFonts w:ascii="Times New Roman" w:eastAsia="Times New Roman" w:hAnsi="Times New Roman" w:cs="Times New Roman"/>
          <w:kern w:val="0"/>
          <w:sz w:val="24"/>
          <w:szCs w:val="24"/>
          <w:lang w:eastAsia="fr-FR"/>
          <w14:ligatures w14:val="none"/>
        </w:rPr>
        <w:t>.</w:t>
      </w:r>
    </w:p>
    <w:p w14:paraId="7245674A" w14:textId="39C158BD" w:rsidR="008D0215" w:rsidRPr="006E645C" w:rsidRDefault="008D0215" w:rsidP="008D0215">
      <w:pPr>
        <w:spacing w:before="100" w:beforeAutospacing="1" w:after="100" w:afterAutospacing="1" w:line="240" w:lineRule="auto"/>
        <w:jc w:val="both"/>
        <w:rPr>
          <w:ins w:id="524" w:author="Mercedes Ines Fevre Obarrio" w:date="2024-09-03T19:54:00Z" w16du:dateUtc="2024-09-03T17:54:00Z"/>
          <w:rFonts w:ascii="Times New Roman" w:eastAsia="Times New Roman" w:hAnsi="Times New Roman" w:cs="Times New Roman"/>
          <w:kern w:val="0"/>
          <w:sz w:val="24"/>
          <w:szCs w:val="24"/>
          <w:lang w:val="en-US" w:eastAsia="fr-FR"/>
          <w14:ligatures w14:val="none"/>
        </w:rPr>
      </w:pPr>
      <w:ins w:id="525" w:author="Mercedes Ines Fevre Obarrio" w:date="2024-09-03T19:54:00Z" w16du:dateUtc="2024-09-03T17:54:00Z">
        <w:r w:rsidRPr="006E645C">
          <w:rPr>
            <w:rFonts w:ascii="Times New Roman" w:eastAsia="Times New Roman" w:hAnsi="Times New Roman" w:cs="Times New Roman"/>
            <w:kern w:val="0"/>
            <w:sz w:val="24"/>
            <w:szCs w:val="24"/>
            <w:highlight w:val="yellow"/>
            <w:lang w:val="en-US" w:eastAsia="fr-FR"/>
            <w14:ligatures w14:val="none"/>
          </w:rPr>
          <w:t xml:space="preserve">SHOULD WE REPEAT THE WHOLE TEXT OF SCREEN 11A (PG </w:t>
        </w:r>
      </w:ins>
      <w:ins w:id="526" w:author="Mercedes Ines Fevre Obarrio" w:date="2024-09-04T11:01:00Z" w16du:dateUtc="2024-09-04T09:01:00Z">
        <w:r w:rsidR="00196F62">
          <w:rPr>
            <w:rFonts w:ascii="Times New Roman" w:eastAsia="Times New Roman" w:hAnsi="Times New Roman" w:cs="Times New Roman"/>
            <w:kern w:val="0"/>
            <w:sz w:val="24"/>
            <w:szCs w:val="24"/>
            <w:highlight w:val="yellow"/>
            <w:lang w:val="en-US" w:eastAsia="fr-FR"/>
            <w14:ligatures w14:val="none"/>
          </w:rPr>
          <w:t>19</w:t>
        </w:r>
      </w:ins>
      <w:ins w:id="527" w:author="Mercedes Ines Fevre Obarrio" w:date="2024-09-03T19:54:00Z" w16du:dateUtc="2024-09-03T17:54:00Z">
        <w:r w:rsidRPr="006E645C">
          <w:rPr>
            <w:rFonts w:ascii="Times New Roman" w:eastAsia="Times New Roman" w:hAnsi="Times New Roman" w:cs="Times New Roman"/>
            <w:kern w:val="0"/>
            <w:sz w:val="24"/>
            <w:szCs w:val="24"/>
            <w:highlight w:val="yellow"/>
            <w:lang w:val="en-US" w:eastAsia="fr-FR"/>
            <w14:ligatures w14:val="none"/>
          </w:rPr>
          <w:t>)?</w:t>
        </w:r>
      </w:ins>
    </w:p>
    <w:p w14:paraId="5D5A1455" w14:textId="398C8881" w:rsidR="004B2371" w:rsidRPr="006E645C" w:rsidDel="008D0215" w:rsidRDefault="004B2371" w:rsidP="00BD2F41">
      <w:pPr>
        <w:spacing w:before="100" w:beforeAutospacing="1" w:after="100" w:afterAutospacing="1" w:line="240" w:lineRule="auto"/>
        <w:jc w:val="both"/>
        <w:rPr>
          <w:del w:id="528" w:author="Mercedes Ines Fevre Obarrio" w:date="2024-09-03T19:54:00Z" w16du:dateUtc="2024-09-03T17:54:00Z"/>
          <w:rFonts w:ascii="Times New Roman" w:eastAsia="Times New Roman" w:hAnsi="Times New Roman" w:cs="Times New Roman"/>
          <w:kern w:val="0"/>
          <w:sz w:val="24"/>
          <w:szCs w:val="24"/>
          <w:lang w:val="en-US" w:eastAsia="fr-FR"/>
          <w14:ligatures w14:val="none"/>
        </w:rPr>
      </w:pPr>
    </w:p>
    <w:p w14:paraId="4A54B649" w14:textId="42E380BB" w:rsidR="004B2371" w:rsidRPr="000174AD" w:rsidRDefault="004B2371" w:rsidP="00BD2F41">
      <w:pPr>
        <w:spacing w:before="100" w:beforeAutospacing="1" w:after="100" w:afterAutospacing="1" w:line="240" w:lineRule="auto"/>
        <w:jc w:val="both"/>
        <w:rPr>
          <w:rFonts w:ascii="Times New Roman" w:eastAsia="Times New Roman" w:hAnsi="Times New Roman" w:cs="Times New Roman"/>
          <w:kern w:val="0"/>
          <w:sz w:val="24"/>
          <w:szCs w:val="24"/>
          <w:lang w:val="en-US" w:eastAsia="fr-FR"/>
          <w14:ligatures w14:val="none"/>
        </w:rPr>
      </w:pPr>
      <w:r w:rsidRPr="006E645C">
        <w:rPr>
          <w:rFonts w:ascii="Times New Roman" w:eastAsia="Times New Roman" w:hAnsi="Times New Roman" w:cs="Times New Roman"/>
          <w:kern w:val="0"/>
          <w:sz w:val="24"/>
          <w:szCs w:val="24"/>
          <w:highlight w:val="yellow"/>
          <w:lang w:val="en-US" w:eastAsia="fr-FR"/>
          <w14:ligatures w14:val="none"/>
        </w:rPr>
        <w:t>[Andrea: there should be a timer here, right</w:t>
      </w:r>
      <w:r w:rsidRPr="008D0215">
        <w:rPr>
          <w:rFonts w:ascii="Times New Roman" w:eastAsia="Times New Roman" w:hAnsi="Times New Roman" w:cs="Times New Roman"/>
          <w:kern w:val="0"/>
          <w:sz w:val="24"/>
          <w:szCs w:val="24"/>
          <w:highlight w:val="yellow"/>
          <w:lang w:val="en-US" w:eastAsia="fr-FR"/>
          <w14:ligatures w14:val="none"/>
        </w:rPr>
        <w:t>?]</w:t>
      </w:r>
      <w:ins w:id="529" w:author="Mercedes Ines Fevre Obarrio" w:date="2024-09-03T19:51:00Z" w16du:dateUtc="2024-09-03T17:51:00Z">
        <w:r w:rsidR="008D0215" w:rsidRPr="008D0215">
          <w:rPr>
            <w:rFonts w:ascii="Times New Roman" w:eastAsia="Times New Roman" w:hAnsi="Times New Roman" w:cs="Times New Roman"/>
            <w:kern w:val="0"/>
            <w:sz w:val="24"/>
            <w:szCs w:val="24"/>
            <w:highlight w:val="yellow"/>
            <w:lang w:val="en-US" w:eastAsia="fr-FR"/>
            <w14:ligatures w14:val="none"/>
          </w:rPr>
          <w:t xml:space="preserve"> AND THE NUMBER OF ROUND: E.G. 1 OF 3 ROUNDS</w:t>
        </w:r>
      </w:ins>
    </w:p>
    <w:p w14:paraId="1719CA0A" w14:textId="78955801" w:rsidR="00BC0C9B" w:rsidRPr="00C26963" w:rsidRDefault="00BC0C9B" w:rsidP="00BD2F41">
      <w:pPr>
        <w:spacing w:after="0" w:line="240" w:lineRule="auto"/>
        <w:jc w:val="both"/>
        <w:rPr>
          <w:rFonts w:ascii="Times New Roman" w:eastAsia="Times New Roman" w:hAnsi="Times New Roman" w:cs="Times New Roman"/>
          <w:kern w:val="0"/>
          <w:sz w:val="24"/>
          <w:szCs w:val="24"/>
          <w:lang w:eastAsia="fr-FR"/>
          <w14:ligatures w14:val="none"/>
        </w:rPr>
      </w:pPr>
      <w:r w:rsidRPr="00C26963">
        <w:rPr>
          <w:rFonts w:ascii="Times New Roman" w:eastAsia="Times New Roman" w:hAnsi="Times New Roman" w:cs="Times New Roman"/>
          <w:kern w:val="0"/>
          <w:sz w:val="24"/>
          <w:szCs w:val="24"/>
          <w:lang w:eastAsia="fr-FR"/>
          <w14:ligatures w14:val="none"/>
        </w:rPr>
        <w:t>Tarea</w:t>
      </w:r>
      <w:r w:rsidR="004B2371" w:rsidRPr="00C26963">
        <w:rPr>
          <w:rFonts w:ascii="Times New Roman" w:eastAsia="Times New Roman" w:hAnsi="Times New Roman" w:cs="Times New Roman"/>
          <w:kern w:val="0"/>
          <w:sz w:val="24"/>
          <w:szCs w:val="24"/>
          <w:lang w:eastAsia="fr-FR"/>
          <w14:ligatures w14:val="none"/>
        </w:rPr>
        <w:t xml:space="preserve"> #</w:t>
      </w:r>
    </w:p>
    <w:p w14:paraId="2A036901" w14:textId="4F119C2C" w:rsidR="00BC0C9B" w:rsidRPr="006A0578" w:rsidRDefault="004B2371" w:rsidP="00BD2F41">
      <w:pPr>
        <w:spacing w:after="0" w:line="240" w:lineRule="auto"/>
        <w:jc w:val="both"/>
        <w:rPr>
          <w:rFonts w:ascii="Times New Roman" w:eastAsia="Times New Roman" w:hAnsi="Times New Roman" w:cs="Times New Roman"/>
          <w:kern w:val="0"/>
          <w:sz w:val="24"/>
          <w:szCs w:val="24"/>
          <w:lang w:eastAsia="fr-FR"/>
          <w14:ligatures w14:val="none"/>
        </w:rPr>
      </w:pPr>
      <w:r w:rsidRPr="006A0578">
        <w:rPr>
          <w:rFonts w:ascii="Times New Roman" w:eastAsia="Times New Roman" w:hAnsi="Times New Roman" w:cs="Times New Roman"/>
          <w:kern w:val="0"/>
          <w:sz w:val="24"/>
          <w:szCs w:val="24"/>
          <w:lang w:eastAsia="fr-FR"/>
          <w14:ligatures w14:val="none"/>
        </w:rPr>
        <w:t>Su porcentaje</w:t>
      </w:r>
    </w:p>
    <w:p w14:paraId="6430C37C" w14:textId="42C5B468" w:rsidR="00BC0C9B" w:rsidRDefault="00BC0C9B" w:rsidP="00BD2F41">
      <w:pPr>
        <w:spacing w:after="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Mi elección</w:t>
      </w:r>
    </w:p>
    <w:p w14:paraId="5D58FDB0" w14:textId="7ED26E89" w:rsidR="00BC0C9B" w:rsidRDefault="00BC0C9B" w:rsidP="00BD2F41">
      <w:pPr>
        <w:spacing w:after="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Otro</w:t>
      </w:r>
    </w:p>
    <w:p w14:paraId="6F689BC1" w14:textId="76CD825E" w:rsidR="00BC0C9B" w:rsidRDefault="00BC0C9B" w:rsidP="00BD2F41">
      <w:pPr>
        <w:spacing w:after="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Chat con el otro </w:t>
      </w:r>
      <w:r w:rsidR="004B2371">
        <w:rPr>
          <w:rFonts w:ascii="Times New Roman" w:eastAsia="Times New Roman" w:hAnsi="Times New Roman" w:cs="Times New Roman"/>
          <w:kern w:val="0"/>
          <w:sz w:val="24"/>
          <w:szCs w:val="24"/>
          <w:lang w:eastAsia="fr-FR"/>
          <w14:ligatures w14:val="none"/>
        </w:rPr>
        <w:t>trabajador</w:t>
      </w:r>
    </w:p>
    <w:p w14:paraId="202CE071" w14:textId="4515E9B9" w:rsidR="00BC0C9B" w:rsidRPr="00392D7D" w:rsidRDefault="00BC0C9B" w:rsidP="00BD2F41">
      <w:pPr>
        <w:spacing w:after="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Enviar</w:t>
      </w:r>
    </w:p>
    <w:p w14:paraId="2724C08D" w14:textId="77777777" w:rsidR="00392D7D" w:rsidRDefault="00392D7D" w:rsidP="00BD2F41">
      <w:pPr>
        <w:spacing w:before="100" w:beforeAutospacing="1" w:after="100" w:afterAutospacing="1" w:line="240" w:lineRule="auto"/>
        <w:jc w:val="both"/>
        <w:outlineLvl w:val="1"/>
        <w:rPr>
          <w:b/>
          <w:bCs/>
          <w:sz w:val="24"/>
          <w:szCs w:val="24"/>
          <w:lang w:val="fr-FR"/>
        </w:rPr>
      </w:pPr>
      <w:r>
        <w:rPr>
          <w:noProof/>
        </w:rPr>
        <w:drawing>
          <wp:inline distT="0" distB="0" distL="0" distR="0" wp14:anchorId="75DA3515" wp14:editId="4F334E8E">
            <wp:extent cx="5400040" cy="4369435"/>
            <wp:effectExtent l="0" t="0" r="0" b="0"/>
            <wp:docPr id="113627934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79344" name="Image 1" descr="Une image contenant texte, capture d’écran, nombre, Police&#10;&#10;Description générée automatiquement"/>
                    <pic:cNvPicPr/>
                  </pic:nvPicPr>
                  <pic:blipFill>
                    <a:blip r:embed="rId18"/>
                    <a:stretch>
                      <a:fillRect/>
                    </a:stretch>
                  </pic:blipFill>
                  <pic:spPr>
                    <a:xfrm>
                      <a:off x="0" y="0"/>
                      <a:ext cx="5400040" cy="4369435"/>
                    </a:xfrm>
                    <a:prstGeom prst="rect">
                      <a:avLst/>
                    </a:prstGeom>
                  </pic:spPr>
                </pic:pic>
              </a:graphicData>
            </a:graphic>
          </wp:inline>
        </w:drawing>
      </w:r>
    </w:p>
    <w:p w14:paraId="647D32B6" w14:textId="59FC63B3" w:rsidR="00196F62" w:rsidRPr="00196F62" w:rsidRDefault="00196F62" w:rsidP="00EF0FC9">
      <w:pPr>
        <w:spacing w:before="100" w:beforeAutospacing="1" w:after="100" w:afterAutospacing="1" w:line="240" w:lineRule="auto"/>
        <w:jc w:val="both"/>
        <w:outlineLvl w:val="1"/>
        <w:rPr>
          <w:ins w:id="530" w:author="Mercedes Ines Fevre Obarrio" w:date="2024-09-04T11:02:00Z" w16du:dateUtc="2024-09-04T09:02:00Z"/>
          <w:rFonts w:ascii="Times New Roman" w:eastAsia="Times New Roman" w:hAnsi="Times New Roman" w:cs="Times New Roman"/>
          <w:b/>
          <w:bCs/>
          <w:kern w:val="0"/>
          <w:sz w:val="24"/>
          <w:szCs w:val="24"/>
          <w:highlight w:val="yellow"/>
          <w:lang w:eastAsia="fr-FR"/>
          <w14:ligatures w14:val="none"/>
        </w:rPr>
      </w:pPr>
      <w:ins w:id="531" w:author="Mercedes Ines Fevre Obarrio" w:date="2024-09-04T11:02:00Z" w16du:dateUtc="2024-09-04T09:02:00Z">
        <w:r w:rsidRPr="00196F62">
          <w:rPr>
            <w:rFonts w:ascii="Times New Roman" w:eastAsia="Times New Roman" w:hAnsi="Times New Roman" w:cs="Times New Roman"/>
            <w:b/>
            <w:bCs/>
            <w:kern w:val="0"/>
            <w:sz w:val="24"/>
            <w:szCs w:val="24"/>
            <w:highlight w:val="yellow"/>
            <w:lang w:eastAsia="fr-FR"/>
            <w14:ligatures w14:val="none"/>
          </w:rPr>
          <w:t>SCREEN 11a (</w:t>
        </w:r>
        <w:proofErr w:type="spellStart"/>
        <w:r w:rsidRPr="00196F62">
          <w:rPr>
            <w:rFonts w:ascii="Times New Roman" w:eastAsia="Times New Roman" w:hAnsi="Times New Roman" w:cs="Times New Roman"/>
            <w:b/>
            <w:bCs/>
            <w:kern w:val="0"/>
            <w:sz w:val="24"/>
            <w:szCs w:val="24"/>
            <w:highlight w:val="yellow"/>
            <w:lang w:eastAsia="fr-FR"/>
            <w14:ligatures w14:val="none"/>
          </w:rPr>
          <w:t>instructions</w:t>
        </w:r>
        <w:proofErr w:type="spellEnd"/>
        <w:r w:rsidRPr="00196F62">
          <w:rPr>
            <w:rFonts w:ascii="Times New Roman" w:eastAsia="Times New Roman" w:hAnsi="Times New Roman" w:cs="Times New Roman"/>
            <w:b/>
            <w:bCs/>
            <w:kern w:val="0"/>
            <w:sz w:val="24"/>
            <w:szCs w:val="24"/>
            <w:highlight w:val="yellow"/>
            <w:lang w:eastAsia="fr-FR"/>
            <w14:ligatures w14:val="none"/>
          </w:rPr>
          <w:t>)</w:t>
        </w:r>
      </w:ins>
    </w:p>
    <w:p w14:paraId="39433056" w14:textId="77777777" w:rsidR="00196F62" w:rsidRPr="00196F62" w:rsidRDefault="00196F62" w:rsidP="00196F62">
      <w:pPr>
        <w:spacing w:before="100" w:beforeAutospacing="1" w:after="100" w:afterAutospacing="1" w:line="240" w:lineRule="auto"/>
        <w:jc w:val="both"/>
        <w:rPr>
          <w:ins w:id="532" w:author="Mercedes Ines Fevre Obarrio" w:date="2024-09-04T11:02:00Z" w16du:dateUtc="2024-09-04T09:02:00Z"/>
          <w:rFonts w:ascii="Times New Roman" w:eastAsia="Times New Roman" w:hAnsi="Times New Roman" w:cs="Times New Roman"/>
          <w:kern w:val="0"/>
          <w:sz w:val="24"/>
          <w:szCs w:val="24"/>
          <w:highlight w:val="yellow"/>
          <w:lang w:eastAsia="fr-FR"/>
          <w14:ligatures w14:val="none"/>
        </w:rPr>
      </w:pPr>
      <w:ins w:id="533" w:author="Mercedes Ines Fevre Obarrio" w:date="2024-09-04T11:02:00Z" w16du:dateUtc="2024-09-04T09:02:00Z">
        <w:r w:rsidRPr="00196F62">
          <w:rPr>
            <w:rFonts w:ascii="Times New Roman" w:eastAsia="Times New Roman" w:hAnsi="Times New Roman" w:cs="Times New Roman"/>
            <w:kern w:val="0"/>
            <w:sz w:val="24"/>
            <w:szCs w:val="24"/>
            <w:highlight w:val="yellow"/>
            <w:lang w:eastAsia="fr-FR"/>
            <w14:ligatures w14:val="none"/>
          </w:rPr>
          <w:t xml:space="preserve">Elija una de las opciones, es decir, el porcentaje que usted recibirá de la cuenta grupal para cada una de las tareas. </w:t>
        </w:r>
      </w:ins>
    </w:p>
    <w:p w14:paraId="61A224FD" w14:textId="77777777" w:rsidR="00196F62" w:rsidRPr="00196F62" w:rsidRDefault="00196F62" w:rsidP="00196F62">
      <w:pPr>
        <w:spacing w:before="100" w:beforeAutospacing="1" w:after="100" w:afterAutospacing="1" w:line="240" w:lineRule="auto"/>
        <w:jc w:val="both"/>
        <w:rPr>
          <w:ins w:id="534" w:author="Mercedes Ines Fevre Obarrio" w:date="2024-09-04T11:02:00Z" w16du:dateUtc="2024-09-04T09:02:00Z"/>
          <w:rFonts w:ascii="Times New Roman" w:eastAsia="Times New Roman" w:hAnsi="Times New Roman" w:cs="Times New Roman"/>
          <w:kern w:val="0"/>
          <w:sz w:val="24"/>
          <w:szCs w:val="24"/>
          <w:highlight w:val="yellow"/>
          <w:lang w:eastAsia="fr-FR"/>
          <w14:ligatures w14:val="none"/>
        </w:rPr>
      </w:pPr>
      <w:ins w:id="535" w:author="Mercedes Ines Fevre Obarrio" w:date="2024-09-04T11:02:00Z" w16du:dateUtc="2024-09-04T09:02:00Z">
        <w:r w:rsidRPr="00196F62">
          <w:rPr>
            <w:rFonts w:ascii="Times New Roman" w:eastAsia="Times New Roman" w:hAnsi="Times New Roman" w:cs="Times New Roman"/>
            <w:kern w:val="0"/>
            <w:sz w:val="24"/>
            <w:szCs w:val="24"/>
            <w:highlight w:val="yellow"/>
            <w:u w:val="single"/>
            <w:lang w:eastAsia="fr-FR"/>
            <w14:ligatures w14:val="none"/>
          </w:rPr>
          <w:lastRenderedPageBreak/>
          <w:t xml:space="preserve">[ANDREA: </w:t>
        </w:r>
        <w:proofErr w:type="gramStart"/>
        <w:r w:rsidRPr="00196F62">
          <w:rPr>
            <w:rFonts w:ascii="Times New Roman" w:eastAsia="Times New Roman" w:hAnsi="Times New Roman" w:cs="Times New Roman"/>
            <w:kern w:val="0"/>
            <w:sz w:val="24"/>
            <w:szCs w:val="24"/>
            <w:highlight w:val="yellow"/>
            <w:u w:val="single"/>
            <w:lang w:eastAsia="fr-FR"/>
            <w14:ligatures w14:val="none"/>
          </w:rPr>
          <w:t xml:space="preserve">can </w:t>
        </w:r>
        <w:proofErr w:type="spellStart"/>
        <w:r w:rsidRPr="00196F62">
          <w:rPr>
            <w:rFonts w:ascii="Times New Roman" w:eastAsia="Times New Roman" w:hAnsi="Times New Roman" w:cs="Times New Roman"/>
            <w:kern w:val="0"/>
            <w:sz w:val="24"/>
            <w:szCs w:val="24"/>
            <w:highlight w:val="yellow"/>
            <w:u w:val="single"/>
            <w:lang w:eastAsia="fr-FR"/>
            <w14:ligatures w14:val="none"/>
          </w:rPr>
          <w:t>we</w:t>
        </w:r>
        <w:proofErr w:type="spellEnd"/>
        <w:r w:rsidRPr="00196F62">
          <w:rPr>
            <w:rFonts w:ascii="Times New Roman" w:eastAsia="Times New Roman" w:hAnsi="Times New Roman" w:cs="Times New Roman"/>
            <w:kern w:val="0"/>
            <w:sz w:val="24"/>
            <w:szCs w:val="24"/>
            <w:highlight w:val="yellow"/>
            <w:u w:val="single"/>
            <w:lang w:eastAsia="fr-FR"/>
            <w14:ligatures w14:val="none"/>
          </w:rPr>
          <w:t xml:space="preserve"> </w:t>
        </w:r>
        <w:proofErr w:type="spellStart"/>
        <w:r w:rsidRPr="00196F62">
          <w:rPr>
            <w:rFonts w:ascii="Times New Roman" w:eastAsia="Times New Roman" w:hAnsi="Times New Roman" w:cs="Times New Roman"/>
            <w:kern w:val="0"/>
            <w:sz w:val="24"/>
            <w:szCs w:val="24"/>
            <w:highlight w:val="yellow"/>
            <w:u w:val="single"/>
            <w:lang w:eastAsia="fr-FR"/>
            <w14:ligatures w14:val="none"/>
          </w:rPr>
          <w:t>have</w:t>
        </w:r>
        <w:proofErr w:type="spellEnd"/>
        <w:r w:rsidRPr="00196F62">
          <w:rPr>
            <w:rFonts w:ascii="Times New Roman" w:eastAsia="Times New Roman" w:hAnsi="Times New Roman" w:cs="Times New Roman"/>
            <w:kern w:val="0"/>
            <w:sz w:val="24"/>
            <w:szCs w:val="24"/>
            <w:highlight w:val="yellow"/>
            <w:u w:val="single"/>
            <w:lang w:eastAsia="fr-FR"/>
            <w14:ligatures w14:val="none"/>
          </w:rPr>
          <w:t xml:space="preserve"> </w:t>
        </w:r>
        <w:proofErr w:type="spellStart"/>
        <w:r w:rsidRPr="00196F62">
          <w:rPr>
            <w:rFonts w:ascii="Times New Roman" w:eastAsia="Times New Roman" w:hAnsi="Times New Roman" w:cs="Times New Roman"/>
            <w:kern w:val="0"/>
            <w:sz w:val="24"/>
            <w:szCs w:val="24"/>
            <w:highlight w:val="yellow"/>
            <w:u w:val="single"/>
            <w:lang w:eastAsia="fr-FR"/>
            <w14:ligatures w14:val="none"/>
          </w:rPr>
          <w:t>some</w:t>
        </w:r>
        <w:proofErr w:type="spellEnd"/>
        <w:r w:rsidRPr="00196F62">
          <w:rPr>
            <w:rFonts w:ascii="Times New Roman" w:eastAsia="Times New Roman" w:hAnsi="Times New Roman" w:cs="Times New Roman"/>
            <w:kern w:val="0"/>
            <w:sz w:val="24"/>
            <w:szCs w:val="24"/>
            <w:highlight w:val="yellow"/>
            <w:u w:val="single"/>
            <w:lang w:eastAsia="fr-FR"/>
            <w14:ligatures w14:val="none"/>
          </w:rPr>
          <w:t xml:space="preserve"> </w:t>
        </w:r>
        <w:proofErr w:type="spellStart"/>
        <w:r w:rsidRPr="00196F62">
          <w:rPr>
            <w:rFonts w:ascii="Times New Roman" w:eastAsia="Times New Roman" w:hAnsi="Times New Roman" w:cs="Times New Roman"/>
            <w:kern w:val="0"/>
            <w:sz w:val="24"/>
            <w:szCs w:val="24"/>
            <w:highlight w:val="yellow"/>
            <w:u w:val="single"/>
            <w:lang w:eastAsia="fr-FR"/>
            <w14:ligatures w14:val="none"/>
          </w:rPr>
          <w:t>arrows</w:t>
        </w:r>
        <w:proofErr w:type="spellEnd"/>
        <w:r w:rsidRPr="00196F62">
          <w:rPr>
            <w:rFonts w:ascii="Times New Roman" w:eastAsia="Times New Roman" w:hAnsi="Times New Roman" w:cs="Times New Roman"/>
            <w:kern w:val="0"/>
            <w:sz w:val="24"/>
            <w:szCs w:val="24"/>
            <w:highlight w:val="yellow"/>
            <w:u w:val="single"/>
            <w:lang w:eastAsia="fr-FR"/>
            <w14:ligatures w14:val="none"/>
          </w:rPr>
          <w:t xml:space="preserve"> </w:t>
        </w:r>
        <w:proofErr w:type="spellStart"/>
        <w:r w:rsidRPr="00196F62">
          <w:rPr>
            <w:rFonts w:ascii="Times New Roman" w:eastAsia="Times New Roman" w:hAnsi="Times New Roman" w:cs="Times New Roman"/>
            <w:kern w:val="0"/>
            <w:sz w:val="24"/>
            <w:szCs w:val="24"/>
            <w:highlight w:val="yellow"/>
            <w:u w:val="single"/>
            <w:lang w:eastAsia="fr-FR"/>
            <w14:ligatures w14:val="none"/>
          </w:rPr>
          <w:t>to</w:t>
        </w:r>
        <w:proofErr w:type="spellEnd"/>
        <w:r w:rsidRPr="00196F62">
          <w:rPr>
            <w:rFonts w:ascii="Times New Roman" w:eastAsia="Times New Roman" w:hAnsi="Times New Roman" w:cs="Times New Roman"/>
            <w:kern w:val="0"/>
            <w:sz w:val="24"/>
            <w:szCs w:val="24"/>
            <w:highlight w:val="yellow"/>
            <w:u w:val="single"/>
            <w:lang w:eastAsia="fr-FR"/>
            <w14:ligatures w14:val="none"/>
          </w:rPr>
          <w:t xml:space="preserve"> </w:t>
        </w:r>
        <w:proofErr w:type="spellStart"/>
        <w:r w:rsidRPr="00196F62">
          <w:rPr>
            <w:rFonts w:ascii="Times New Roman" w:eastAsia="Times New Roman" w:hAnsi="Times New Roman" w:cs="Times New Roman"/>
            <w:kern w:val="0"/>
            <w:sz w:val="24"/>
            <w:szCs w:val="24"/>
            <w:highlight w:val="yellow"/>
            <w:u w:val="single"/>
            <w:lang w:eastAsia="fr-FR"/>
            <w14:ligatures w14:val="none"/>
          </w:rPr>
          <w:t>each</w:t>
        </w:r>
        <w:proofErr w:type="spellEnd"/>
        <w:r w:rsidRPr="00196F62">
          <w:rPr>
            <w:rFonts w:ascii="Times New Roman" w:eastAsia="Times New Roman" w:hAnsi="Times New Roman" w:cs="Times New Roman"/>
            <w:kern w:val="0"/>
            <w:sz w:val="24"/>
            <w:szCs w:val="24"/>
            <w:highlight w:val="yellow"/>
            <w:u w:val="single"/>
            <w:lang w:eastAsia="fr-FR"/>
            <w14:ligatures w14:val="none"/>
          </w:rPr>
          <w:t xml:space="preserve"> </w:t>
        </w:r>
        <w:proofErr w:type="spellStart"/>
        <w:r w:rsidRPr="00196F62">
          <w:rPr>
            <w:rFonts w:ascii="Times New Roman" w:eastAsia="Times New Roman" w:hAnsi="Times New Roman" w:cs="Times New Roman"/>
            <w:kern w:val="0"/>
            <w:sz w:val="24"/>
            <w:szCs w:val="24"/>
            <w:highlight w:val="yellow"/>
            <w:u w:val="single"/>
            <w:lang w:eastAsia="fr-FR"/>
            <w14:ligatures w14:val="none"/>
          </w:rPr>
          <w:t>field</w:t>
        </w:r>
        <w:proofErr w:type="spellEnd"/>
        <w:r w:rsidRPr="00196F62">
          <w:rPr>
            <w:rFonts w:ascii="Times New Roman" w:eastAsia="Times New Roman" w:hAnsi="Times New Roman" w:cs="Times New Roman"/>
            <w:kern w:val="0"/>
            <w:sz w:val="24"/>
            <w:szCs w:val="24"/>
            <w:highlight w:val="yellow"/>
            <w:u w:val="single"/>
            <w:lang w:eastAsia="fr-FR"/>
            <w14:ligatures w14:val="none"/>
          </w:rPr>
          <w:t>?</w:t>
        </w:r>
        <w:proofErr w:type="gramEnd"/>
        <w:r w:rsidRPr="00196F62">
          <w:rPr>
            <w:rFonts w:ascii="Times New Roman" w:eastAsia="Times New Roman" w:hAnsi="Times New Roman" w:cs="Times New Roman"/>
            <w:kern w:val="0"/>
            <w:sz w:val="24"/>
            <w:szCs w:val="24"/>
            <w:highlight w:val="yellow"/>
            <w:u w:val="single"/>
            <w:lang w:eastAsia="fr-FR"/>
            <w14:ligatures w14:val="none"/>
          </w:rPr>
          <w:t>]</w:t>
        </w:r>
        <w:r w:rsidRPr="00196F62">
          <w:rPr>
            <w:rFonts w:ascii="Times New Roman" w:eastAsia="Times New Roman" w:hAnsi="Times New Roman" w:cs="Times New Roman"/>
            <w:kern w:val="0"/>
            <w:sz w:val="24"/>
            <w:szCs w:val="24"/>
            <w:highlight w:val="yellow"/>
            <w:lang w:eastAsia="fr-FR"/>
            <w14:ligatures w14:val="none"/>
          </w:rPr>
          <w:t xml:space="preserve">: </w:t>
        </w:r>
        <w:r w:rsidRPr="00196F62">
          <w:rPr>
            <w:rFonts w:ascii="Times New Roman" w:eastAsia="Times New Roman" w:hAnsi="Times New Roman" w:cs="Times New Roman"/>
            <w:kern w:val="0"/>
            <w:sz w:val="24"/>
            <w:szCs w:val="24"/>
            <w:highlight w:val="yellow"/>
            <w:u w:val="single"/>
            <w:lang w:eastAsia="fr-FR"/>
            <w14:ligatures w14:val="none"/>
          </w:rPr>
          <w:t>Cómo indicar su elección preferida</w:t>
        </w:r>
        <w:r w:rsidRPr="00196F62">
          <w:rPr>
            <w:rFonts w:ascii="Times New Roman" w:eastAsia="Times New Roman" w:hAnsi="Times New Roman" w:cs="Times New Roman"/>
            <w:kern w:val="0"/>
            <w:sz w:val="24"/>
            <w:szCs w:val="24"/>
            <w:highlight w:val="yellow"/>
            <w:lang w:eastAsia="fr-FR"/>
            <w14:ligatures w14:val="none"/>
          </w:rPr>
          <w:t xml:space="preserve">: En la tabla de negociación, usted puede señalar su opción preferida haciendo </w:t>
        </w:r>
        <w:proofErr w:type="spellStart"/>
        <w:r w:rsidRPr="00196F62">
          <w:rPr>
            <w:rFonts w:ascii="Times New Roman" w:eastAsia="Times New Roman" w:hAnsi="Times New Roman" w:cs="Times New Roman"/>
            <w:kern w:val="0"/>
            <w:sz w:val="24"/>
            <w:szCs w:val="24"/>
            <w:highlight w:val="yellow"/>
            <w:lang w:eastAsia="fr-FR"/>
            <w14:ligatures w14:val="none"/>
          </w:rPr>
          <w:t>click</w:t>
        </w:r>
        <w:proofErr w:type="spellEnd"/>
        <w:r w:rsidRPr="00196F62">
          <w:rPr>
            <w:rFonts w:ascii="Times New Roman" w:eastAsia="Times New Roman" w:hAnsi="Times New Roman" w:cs="Times New Roman"/>
            <w:kern w:val="0"/>
            <w:sz w:val="24"/>
            <w:szCs w:val="24"/>
            <w:highlight w:val="yellow"/>
            <w:lang w:eastAsia="fr-FR"/>
            <w14:ligatures w14:val="none"/>
          </w:rPr>
          <w:t xml:space="preserve"> en cualquiera de los botones de la columna “Mi opción”. En la columna “Otro", usted verá un icono de una persona señalando la decisión del otro trabajador. </w:t>
        </w:r>
      </w:ins>
    </w:p>
    <w:p w14:paraId="2471DE45" w14:textId="77777777" w:rsidR="00196F62" w:rsidRPr="00196F62" w:rsidRDefault="00196F62" w:rsidP="00196F62">
      <w:pPr>
        <w:spacing w:before="100" w:beforeAutospacing="1" w:after="100" w:afterAutospacing="1" w:line="240" w:lineRule="auto"/>
        <w:jc w:val="both"/>
        <w:rPr>
          <w:ins w:id="536" w:author="Mercedes Ines Fevre Obarrio" w:date="2024-09-04T11:02:00Z" w16du:dateUtc="2024-09-04T09:02:00Z"/>
          <w:rFonts w:ascii="Times New Roman" w:eastAsia="Times New Roman" w:hAnsi="Times New Roman" w:cs="Times New Roman"/>
          <w:kern w:val="0"/>
          <w:sz w:val="24"/>
          <w:szCs w:val="24"/>
          <w:highlight w:val="yellow"/>
          <w:lang w:eastAsia="fr-FR"/>
          <w14:ligatures w14:val="none"/>
        </w:rPr>
      </w:pPr>
      <w:ins w:id="537" w:author="Mercedes Ines Fevre Obarrio" w:date="2024-09-04T11:02:00Z" w16du:dateUtc="2024-09-04T09:02:00Z">
        <w:r w:rsidRPr="00196F62">
          <w:rPr>
            <w:rFonts w:ascii="Times New Roman" w:eastAsia="Times New Roman" w:hAnsi="Times New Roman" w:cs="Times New Roman"/>
            <w:kern w:val="0"/>
            <w:sz w:val="24"/>
            <w:szCs w:val="24"/>
            <w:highlight w:val="yellow"/>
            <w:lang w:eastAsia="fr-FR"/>
            <w14:ligatures w14:val="none"/>
          </w:rPr>
          <w:t>Si en una tarea, las opciones seleccionadas por cada trabajador no coinciden, el encabezado de esa tarea estará con un color gris (por ejemplo, ver la Tarea 1 en el ejemplo). Si usted y el otro trabajador han elegido la misma opción para una tarea, el encabezado de esa tarea estará en color verde. En cualquier momento usted puede cambiar la opción elegida para cada tarea, tanto si el otro jugador ha elegido la misma opción o no. (Ver siguiente pantalla).</w:t>
        </w:r>
      </w:ins>
    </w:p>
    <w:p w14:paraId="3F68C72C" w14:textId="77777777" w:rsidR="00196F62" w:rsidRPr="00196F62" w:rsidRDefault="00196F62" w:rsidP="00196F62">
      <w:pPr>
        <w:spacing w:before="100" w:beforeAutospacing="1" w:after="100" w:afterAutospacing="1" w:line="240" w:lineRule="auto"/>
        <w:jc w:val="both"/>
        <w:rPr>
          <w:ins w:id="538" w:author="Mercedes Ines Fevre Obarrio" w:date="2024-09-04T11:02:00Z" w16du:dateUtc="2024-09-04T09:02:00Z"/>
          <w:rFonts w:ascii="Times New Roman" w:eastAsia="Times New Roman" w:hAnsi="Times New Roman" w:cs="Times New Roman"/>
          <w:kern w:val="0"/>
          <w:sz w:val="24"/>
          <w:szCs w:val="24"/>
          <w:highlight w:val="yellow"/>
          <w:lang w:eastAsia="fr-FR"/>
          <w14:ligatures w14:val="none"/>
        </w:rPr>
      </w:pPr>
      <w:ins w:id="539" w:author="Mercedes Ines Fevre Obarrio" w:date="2024-09-04T11:02:00Z" w16du:dateUtc="2024-09-04T09:02:00Z">
        <w:r w:rsidRPr="00196F62">
          <w:rPr>
            <w:rFonts w:ascii="Times New Roman" w:eastAsia="Times New Roman" w:hAnsi="Times New Roman" w:cs="Times New Roman"/>
            <w:kern w:val="0"/>
            <w:sz w:val="24"/>
            <w:szCs w:val="24"/>
            <w:highlight w:val="yellow"/>
            <w:lang w:eastAsia="fr-FR"/>
            <w14:ligatures w14:val="none"/>
          </w:rPr>
          <w:t>Nota: los porcentajes que aparecen en pantalla son los porcentajes que usted recibirá para cada opción. El porcentaje que el otro trabajador y el gerente reciben para cada opción puede ser diferente del suyo. Usted sólo podrá ver sus porcentajes y no los del otro trabajador o del gerente. Igualmente, el otro trabajador sólo podrá ver sus propios porcentajes.</w:t>
        </w:r>
      </w:ins>
    </w:p>
    <w:p w14:paraId="31ADAF1D" w14:textId="77777777" w:rsidR="00196F62" w:rsidRPr="00196F62" w:rsidRDefault="00196F62" w:rsidP="00196F62">
      <w:pPr>
        <w:spacing w:before="100" w:beforeAutospacing="1" w:after="100" w:afterAutospacing="1" w:line="240" w:lineRule="auto"/>
        <w:jc w:val="both"/>
        <w:rPr>
          <w:ins w:id="540" w:author="Mercedes Ines Fevre Obarrio" w:date="2024-09-04T11:02:00Z" w16du:dateUtc="2024-09-04T09:02:00Z"/>
          <w:rFonts w:ascii="Times New Roman" w:eastAsia="Times New Roman" w:hAnsi="Times New Roman" w:cs="Times New Roman"/>
          <w:kern w:val="0"/>
          <w:sz w:val="24"/>
          <w:szCs w:val="24"/>
          <w:highlight w:val="yellow"/>
          <w:lang w:eastAsia="fr-FR"/>
          <w14:ligatures w14:val="none"/>
        </w:rPr>
      </w:pPr>
      <w:ins w:id="541" w:author="Mercedes Ines Fevre Obarrio" w:date="2024-09-04T11:02:00Z" w16du:dateUtc="2024-09-04T09:02:00Z">
        <w:r w:rsidRPr="00196F62">
          <w:rPr>
            <w:rFonts w:ascii="Times New Roman" w:eastAsia="Times New Roman" w:hAnsi="Times New Roman" w:cs="Times New Roman"/>
            <w:kern w:val="0"/>
            <w:sz w:val="24"/>
            <w:szCs w:val="24"/>
            <w:highlight w:val="yellow"/>
            <w:lang w:eastAsia="fr-FR"/>
            <w14:ligatures w14:val="none"/>
          </w:rPr>
          <w:t>Durante esta fase de negociación, puede utilizar el cuadro de chat (parte inferior de la pantalla) para comunicarse con el otro trabajador. El gerente no tiene acceso a lo que se escriba en este chat o las decisiones que ustedes tomen.</w:t>
        </w:r>
      </w:ins>
    </w:p>
    <w:p w14:paraId="6F23B3FD" w14:textId="77777777" w:rsidR="00196F62" w:rsidRPr="00196F62" w:rsidRDefault="00196F62" w:rsidP="00196F62">
      <w:pPr>
        <w:spacing w:before="100" w:beforeAutospacing="1" w:after="100" w:afterAutospacing="1" w:line="240" w:lineRule="auto"/>
        <w:jc w:val="both"/>
        <w:rPr>
          <w:ins w:id="542" w:author="Mercedes Ines Fevre Obarrio" w:date="2024-09-04T11:02:00Z" w16du:dateUtc="2024-09-04T09:02:00Z"/>
          <w:rFonts w:ascii="Times New Roman" w:eastAsia="Times New Roman" w:hAnsi="Times New Roman" w:cs="Times New Roman"/>
          <w:kern w:val="0"/>
          <w:sz w:val="24"/>
          <w:szCs w:val="24"/>
          <w:highlight w:val="yellow"/>
          <w:lang w:eastAsia="fr-FR"/>
          <w14:ligatures w14:val="none"/>
        </w:rPr>
      </w:pPr>
    </w:p>
    <w:p w14:paraId="47BCE38D" w14:textId="77777777" w:rsidR="00196F62" w:rsidRPr="00196F62" w:rsidRDefault="00196F62" w:rsidP="00196F62">
      <w:pPr>
        <w:spacing w:before="100" w:beforeAutospacing="1" w:after="100" w:afterAutospacing="1" w:line="240" w:lineRule="auto"/>
        <w:jc w:val="both"/>
        <w:rPr>
          <w:ins w:id="543" w:author="Mercedes Ines Fevre Obarrio" w:date="2024-09-04T11:02:00Z" w16du:dateUtc="2024-09-04T09:02:00Z"/>
          <w:rFonts w:ascii="Times New Roman" w:eastAsia="Times New Roman" w:hAnsi="Times New Roman" w:cs="Times New Roman"/>
          <w:kern w:val="0"/>
          <w:sz w:val="24"/>
          <w:szCs w:val="24"/>
          <w:highlight w:val="yellow"/>
          <w:lang w:eastAsia="fr-FR"/>
          <w14:ligatures w14:val="none"/>
        </w:rPr>
      </w:pPr>
      <w:ins w:id="544" w:author="Mercedes Ines Fevre Obarrio" w:date="2024-09-04T11:02:00Z" w16du:dateUtc="2024-09-04T09:02:00Z">
        <w:r w:rsidRPr="00196F62">
          <w:rPr>
            <w:rFonts w:ascii="Times New Roman" w:eastAsia="Times New Roman" w:hAnsi="Times New Roman" w:cs="Times New Roman"/>
            <w:kern w:val="0"/>
            <w:sz w:val="24"/>
            <w:szCs w:val="24"/>
            <w:highlight w:val="yellow"/>
            <w:lang w:eastAsia="fr-FR"/>
            <w14:ligatures w14:val="none"/>
          </w:rPr>
          <w:t>IMPORTANTE: En el chat no está permitido revelar su identidad, o cualquier tipo de información personal que pueda servir para identificarle, realizar amenazas o hacer comentarios groseros, discriminatorios o de mal gusto. Este tipo de comentarios supondrá la expulsión inmediata del experimento y no recibir ningún pago por la participación en el experimento. Al mismo tiempo, estos comentarios podrían ser trasladados a las autoridades competentes.</w:t>
        </w:r>
      </w:ins>
    </w:p>
    <w:p w14:paraId="34726EC4" w14:textId="77777777" w:rsidR="00196F62" w:rsidRPr="00196F62" w:rsidRDefault="00196F62" w:rsidP="00196F62">
      <w:pPr>
        <w:spacing w:after="0" w:line="240" w:lineRule="auto"/>
        <w:jc w:val="both"/>
        <w:rPr>
          <w:ins w:id="545" w:author="Mercedes Ines Fevre Obarrio" w:date="2024-09-04T11:02:00Z" w16du:dateUtc="2024-09-04T09:02:00Z"/>
          <w:rFonts w:ascii="Times New Roman" w:eastAsia="Times New Roman" w:hAnsi="Times New Roman" w:cs="Times New Roman"/>
          <w:kern w:val="0"/>
          <w:sz w:val="24"/>
          <w:szCs w:val="24"/>
          <w:highlight w:val="yellow"/>
          <w:lang w:eastAsia="fr-FR"/>
          <w14:ligatures w14:val="none"/>
        </w:rPr>
      </w:pPr>
      <w:ins w:id="546" w:author="Mercedes Ines Fevre Obarrio" w:date="2024-09-04T11:02:00Z" w16du:dateUtc="2024-09-04T09:02:00Z">
        <w:r w:rsidRPr="00196F62">
          <w:rPr>
            <w:rFonts w:ascii="Times New Roman" w:eastAsia="Times New Roman" w:hAnsi="Times New Roman" w:cs="Times New Roman"/>
            <w:kern w:val="0"/>
            <w:sz w:val="24"/>
            <w:szCs w:val="24"/>
            <w:highlight w:val="yellow"/>
            <w:lang w:eastAsia="fr-FR"/>
            <w14:ligatures w14:val="none"/>
          </w:rPr>
          <w:t>Chat con el otro trabajador de su grupo (NO EXAMPLE IN THE SCREENSHOT)</w:t>
        </w:r>
      </w:ins>
    </w:p>
    <w:p w14:paraId="2510272D" w14:textId="77777777" w:rsidR="00196F62" w:rsidRPr="00196F62" w:rsidRDefault="00196F62" w:rsidP="00196F62">
      <w:pPr>
        <w:spacing w:after="0" w:line="240" w:lineRule="auto"/>
        <w:jc w:val="both"/>
        <w:rPr>
          <w:ins w:id="547" w:author="Mercedes Ines Fevre Obarrio" w:date="2024-09-04T11:02:00Z" w16du:dateUtc="2024-09-04T09:02:00Z"/>
          <w:rFonts w:ascii="Times New Roman" w:eastAsia="Times New Roman" w:hAnsi="Times New Roman" w:cs="Times New Roman"/>
          <w:kern w:val="0"/>
          <w:sz w:val="24"/>
          <w:szCs w:val="24"/>
          <w:highlight w:val="yellow"/>
          <w:lang w:eastAsia="fr-FR"/>
          <w14:ligatures w14:val="none"/>
        </w:rPr>
      </w:pPr>
      <w:ins w:id="548" w:author="Mercedes Ines Fevre Obarrio" w:date="2024-09-04T11:02:00Z" w16du:dateUtc="2024-09-04T09:02:00Z">
        <w:r w:rsidRPr="00196F62">
          <w:rPr>
            <w:rFonts w:ascii="Times New Roman" w:eastAsia="Times New Roman" w:hAnsi="Times New Roman" w:cs="Times New Roman"/>
            <w:kern w:val="0"/>
            <w:sz w:val="24"/>
            <w:szCs w:val="24"/>
            <w:highlight w:val="yellow"/>
            <w:lang w:eastAsia="fr-FR"/>
            <w14:ligatures w14:val="none"/>
          </w:rPr>
          <w:t xml:space="preserve">P2 (yo) Hola (IS P2: </w:t>
        </w:r>
        <w:proofErr w:type="gramStart"/>
        <w:r w:rsidRPr="00196F62">
          <w:rPr>
            <w:rFonts w:ascii="Times New Roman" w:eastAsia="Times New Roman" w:hAnsi="Times New Roman" w:cs="Times New Roman"/>
            <w:kern w:val="0"/>
            <w:sz w:val="24"/>
            <w:szCs w:val="24"/>
            <w:highlight w:val="yellow"/>
            <w:lang w:eastAsia="fr-FR"/>
            <w14:ligatures w14:val="none"/>
          </w:rPr>
          <w:t>PLAYER A?</w:t>
        </w:r>
        <w:proofErr w:type="gramEnd"/>
        <w:r w:rsidRPr="00196F62">
          <w:rPr>
            <w:rFonts w:ascii="Times New Roman" w:eastAsia="Times New Roman" w:hAnsi="Times New Roman" w:cs="Times New Roman"/>
            <w:kern w:val="0"/>
            <w:sz w:val="24"/>
            <w:szCs w:val="24"/>
            <w:highlight w:val="yellow"/>
            <w:lang w:eastAsia="fr-FR"/>
            <w14:ligatures w14:val="none"/>
          </w:rPr>
          <w:t xml:space="preserve"> I WOULD WRITE TRABAJADOR A (USTED)</w:t>
        </w:r>
      </w:ins>
    </w:p>
    <w:p w14:paraId="77BBB83E" w14:textId="77777777" w:rsidR="00196F62" w:rsidRPr="00196F62" w:rsidRDefault="00196F62" w:rsidP="00196F62">
      <w:pPr>
        <w:spacing w:after="0" w:line="240" w:lineRule="auto"/>
        <w:jc w:val="both"/>
        <w:rPr>
          <w:ins w:id="549" w:author="Mercedes Ines Fevre Obarrio" w:date="2024-09-04T11:02:00Z" w16du:dateUtc="2024-09-04T09:02:00Z"/>
          <w:rFonts w:ascii="Times New Roman" w:eastAsia="Times New Roman" w:hAnsi="Times New Roman" w:cs="Times New Roman"/>
          <w:kern w:val="0"/>
          <w:sz w:val="24"/>
          <w:szCs w:val="24"/>
          <w:highlight w:val="yellow"/>
          <w:lang w:eastAsia="fr-FR"/>
          <w14:ligatures w14:val="none"/>
        </w:rPr>
      </w:pPr>
      <w:ins w:id="550" w:author="Mercedes Ines Fevre Obarrio" w:date="2024-09-04T11:02:00Z" w16du:dateUtc="2024-09-04T09:02:00Z">
        <w:r w:rsidRPr="00196F62">
          <w:rPr>
            <w:rFonts w:ascii="Times New Roman" w:eastAsia="Times New Roman" w:hAnsi="Times New Roman" w:cs="Times New Roman"/>
            <w:kern w:val="0"/>
            <w:sz w:val="24"/>
            <w:szCs w:val="24"/>
            <w:highlight w:val="yellow"/>
            <w:lang w:eastAsia="fr-FR"/>
            <w14:ligatures w14:val="none"/>
          </w:rPr>
          <w:t xml:space="preserve">P1 Yo elegiría la primera opción </w:t>
        </w:r>
        <w:r w:rsidRPr="00196F62">
          <w:rPr>
            <w:rFonts w:ascii="Times New Roman" w:eastAsia="Times New Roman" w:hAnsi="Times New Roman" w:cs="Times New Roman"/>
            <w:strike/>
            <w:kern w:val="0"/>
            <w:sz w:val="24"/>
            <w:szCs w:val="24"/>
            <w:highlight w:val="yellow"/>
            <w:lang w:eastAsia="fr-FR"/>
            <w14:ligatures w14:val="none"/>
          </w:rPr>
          <w:t>“a”</w:t>
        </w:r>
      </w:ins>
    </w:p>
    <w:p w14:paraId="77982CFD" w14:textId="77777777" w:rsidR="00196F62" w:rsidRPr="00196F62" w:rsidRDefault="00196F62" w:rsidP="00196F62">
      <w:pPr>
        <w:spacing w:before="100" w:beforeAutospacing="1" w:after="100" w:afterAutospacing="1" w:line="240" w:lineRule="auto"/>
        <w:jc w:val="both"/>
        <w:rPr>
          <w:ins w:id="551" w:author="Mercedes Ines Fevre Obarrio" w:date="2024-09-04T11:02:00Z" w16du:dateUtc="2024-09-04T09:02:00Z"/>
          <w:rFonts w:ascii="Times New Roman" w:eastAsia="Times New Roman" w:hAnsi="Times New Roman" w:cs="Times New Roman"/>
          <w:kern w:val="0"/>
          <w:sz w:val="24"/>
          <w:szCs w:val="24"/>
          <w:highlight w:val="yellow"/>
          <w:lang w:eastAsia="fr-FR"/>
          <w14:ligatures w14:val="none"/>
        </w:rPr>
      </w:pPr>
    </w:p>
    <w:p w14:paraId="2402D987" w14:textId="77777777" w:rsidR="00196F62" w:rsidRPr="00392D7D" w:rsidRDefault="00196F62" w:rsidP="00196F62">
      <w:pPr>
        <w:spacing w:before="100" w:beforeAutospacing="1" w:after="100" w:afterAutospacing="1" w:line="240" w:lineRule="auto"/>
        <w:jc w:val="both"/>
        <w:rPr>
          <w:ins w:id="552" w:author="Mercedes Ines Fevre Obarrio" w:date="2024-09-04T11:02:00Z" w16du:dateUtc="2024-09-04T09:02:00Z"/>
          <w:rFonts w:ascii="Times New Roman" w:eastAsia="Times New Roman" w:hAnsi="Times New Roman" w:cs="Times New Roman"/>
          <w:kern w:val="0"/>
          <w:sz w:val="24"/>
          <w:szCs w:val="24"/>
          <w:lang w:eastAsia="fr-FR"/>
          <w14:ligatures w14:val="none"/>
        </w:rPr>
      </w:pPr>
      <w:ins w:id="553" w:author="Mercedes Ines Fevre Obarrio" w:date="2024-09-04T11:02:00Z" w16du:dateUtc="2024-09-04T09:02:00Z">
        <w:r w:rsidRPr="00196F62">
          <w:rPr>
            <w:rFonts w:ascii="Times New Roman" w:eastAsia="Times New Roman" w:hAnsi="Times New Roman" w:cs="Times New Roman"/>
            <w:kern w:val="0"/>
            <w:sz w:val="24"/>
            <w:szCs w:val="24"/>
            <w:highlight w:val="yellow"/>
            <w:lang w:eastAsia="fr-FR"/>
            <w14:ligatures w14:val="none"/>
          </w:rPr>
          <w:t xml:space="preserve">Cuando haya tomado la decisión sobre las opciones, pulse el botón “Enviar” al final de la </w:t>
        </w:r>
        <w:proofErr w:type="gramStart"/>
        <w:r w:rsidRPr="00196F62">
          <w:rPr>
            <w:rFonts w:ascii="Times New Roman" w:eastAsia="Times New Roman" w:hAnsi="Times New Roman" w:cs="Times New Roman"/>
            <w:kern w:val="0"/>
            <w:sz w:val="24"/>
            <w:szCs w:val="24"/>
            <w:highlight w:val="yellow"/>
            <w:lang w:eastAsia="fr-FR"/>
            <w14:ligatures w14:val="none"/>
          </w:rPr>
          <w:t>página..</w:t>
        </w:r>
        <w:proofErr w:type="gramEnd"/>
        <w:r w:rsidRPr="00196F62">
          <w:rPr>
            <w:rFonts w:ascii="Times New Roman" w:eastAsia="Times New Roman" w:hAnsi="Times New Roman" w:cs="Times New Roman"/>
            <w:kern w:val="0"/>
            <w:sz w:val="24"/>
            <w:szCs w:val="24"/>
            <w:highlight w:val="yellow"/>
            <w:lang w:eastAsia="fr-FR"/>
            <w14:ligatures w14:val="none"/>
          </w:rPr>
          <w:t xml:space="preserve"> Recuerde que en el caso de que no se llegue a un acuerdo dentro del tiempo indicado, el</w:t>
        </w:r>
        <w:r w:rsidRPr="00196F62">
          <w:rPr>
            <w:rFonts w:ascii="Times New Roman" w:eastAsia="Times New Roman" w:hAnsi="Times New Roman" w:cs="Times New Roman"/>
            <w:b/>
            <w:bCs/>
            <w:kern w:val="0"/>
            <w:sz w:val="24"/>
            <w:szCs w:val="24"/>
            <w:highlight w:val="yellow"/>
            <w:lang w:eastAsia="fr-FR"/>
            <w14:ligatures w14:val="none"/>
          </w:rPr>
          <w:t xml:space="preserve"> </w:t>
        </w:r>
        <w:r w:rsidRPr="00196F62">
          <w:rPr>
            <w:rFonts w:ascii="Times New Roman" w:eastAsia="Times New Roman" w:hAnsi="Times New Roman" w:cs="Times New Roman"/>
            <w:kern w:val="0"/>
            <w:sz w:val="24"/>
            <w:szCs w:val="24"/>
            <w:highlight w:val="yellow"/>
            <w:lang w:eastAsia="fr-FR"/>
            <w14:ligatures w14:val="none"/>
          </w:rPr>
          <w:t>gerente determinará los porcentajes que usted y el otro trabajador recibirán de la cuenta grupal de cada tarea.</w:t>
        </w:r>
      </w:ins>
    </w:p>
    <w:p w14:paraId="4FA7DEE3" w14:textId="0596C2F1" w:rsidR="00196F62" w:rsidRDefault="00196F62" w:rsidP="00EF0FC9">
      <w:pPr>
        <w:spacing w:before="100" w:beforeAutospacing="1" w:after="100" w:afterAutospacing="1" w:line="240" w:lineRule="auto"/>
        <w:jc w:val="both"/>
        <w:outlineLvl w:val="1"/>
        <w:rPr>
          <w:ins w:id="554" w:author="Mercedes Ines Fevre Obarrio" w:date="2024-09-04T11:02:00Z" w16du:dateUtc="2024-09-04T09:02:00Z"/>
          <w:rFonts w:ascii="Times New Roman" w:eastAsia="Times New Roman" w:hAnsi="Times New Roman" w:cs="Times New Roman"/>
          <w:b/>
          <w:bCs/>
          <w:kern w:val="0"/>
          <w:sz w:val="24"/>
          <w:szCs w:val="24"/>
          <w:lang w:eastAsia="fr-FR"/>
          <w14:ligatures w14:val="none"/>
        </w:rPr>
      </w:pPr>
      <w:ins w:id="555" w:author="Mercedes Ines Fevre Obarrio" w:date="2024-09-04T11:03:00Z" w16du:dateUtc="2024-09-04T09:03:00Z">
        <w:r w:rsidRPr="00392D7D">
          <w:rPr>
            <w:rFonts w:ascii="Times New Roman" w:eastAsia="Times New Roman" w:hAnsi="Times New Roman" w:cs="Times New Roman"/>
            <w:kern w:val="0"/>
            <w:sz w:val="24"/>
            <w:szCs w:val="24"/>
            <w:lang w:eastAsia="fr-FR"/>
            <w14:ligatures w14:val="none"/>
          </w:rPr>
          <w:t>Haga clic en "Siguiente" para continuar</w:t>
        </w:r>
      </w:ins>
    </w:p>
    <w:p w14:paraId="47FB9B84" w14:textId="64D54321" w:rsidR="00392D7D" w:rsidRPr="006E645C" w:rsidRDefault="000174AD" w:rsidP="00EF0FC9">
      <w:pPr>
        <w:spacing w:before="100" w:beforeAutospacing="1" w:after="100" w:afterAutospacing="1" w:line="240" w:lineRule="auto"/>
        <w:jc w:val="both"/>
        <w:outlineLvl w:val="1"/>
        <w:rPr>
          <w:b/>
          <w:bCs/>
          <w:sz w:val="24"/>
          <w:szCs w:val="24"/>
        </w:rPr>
      </w:pPr>
      <w:r w:rsidRPr="00392D7D">
        <w:rPr>
          <w:rFonts w:ascii="Times New Roman" w:eastAsia="Times New Roman" w:hAnsi="Times New Roman" w:cs="Times New Roman"/>
          <w:b/>
          <w:bCs/>
          <w:kern w:val="0"/>
          <w:sz w:val="24"/>
          <w:szCs w:val="24"/>
          <w:lang w:eastAsia="fr-FR"/>
          <w14:ligatures w14:val="none"/>
        </w:rPr>
        <w:t>{</w:t>
      </w:r>
      <w:r>
        <w:rPr>
          <w:rFonts w:ascii="Times New Roman" w:eastAsia="Times New Roman" w:hAnsi="Times New Roman" w:cs="Times New Roman"/>
          <w:b/>
          <w:bCs/>
          <w:kern w:val="0"/>
          <w:sz w:val="24"/>
          <w:szCs w:val="24"/>
          <w:lang w:eastAsia="fr-FR"/>
          <w14:ligatures w14:val="none"/>
        </w:rPr>
        <w:t>Siguiente</w:t>
      </w:r>
      <w:r w:rsidRPr="00392D7D">
        <w:rPr>
          <w:rFonts w:ascii="Times New Roman" w:eastAsia="Times New Roman" w:hAnsi="Times New Roman" w:cs="Times New Roman"/>
          <w:b/>
          <w:bCs/>
          <w:kern w:val="0"/>
          <w:sz w:val="24"/>
          <w:szCs w:val="24"/>
          <w:lang w:eastAsia="fr-FR"/>
          <w14:ligatures w14:val="none"/>
        </w:rPr>
        <w:t>}</w:t>
      </w:r>
      <w:r w:rsidR="00392D7D" w:rsidRPr="006E645C">
        <w:rPr>
          <w:b/>
          <w:bCs/>
          <w:sz w:val="24"/>
          <w:szCs w:val="24"/>
        </w:rPr>
        <w:br w:type="page"/>
      </w:r>
    </w:p>
    <w:p w14:paraId="1A89FCEF" w14:textId="775DE8C1" w:rsidR="00392D7D" w:rsidRPr="00392D7D" w:rsidRDefault="00392D7D" w:rsidP="003624B9">
      <w:pPr>
        <w:spacing w:before="100" w:beforeAutospacing="1" w:after="100" w:afterAutospacing="1" w:line="240" w:lineRule="auto"/>
        <w:jc w:val="center"/>
        <w:outlineLvl w:val="1"/>
        <w:rPr>
          <w:b/>
          <w:bCs/>
          <w:sz w:val="24"/>
          <w:szCs w:val="24"/>
        </w:rPr>
      </w:pPr>
      <w:r w:rsidRPr="00392D7D">
        <w:rPr>
          <w:b/>
          <w:bCs/>
          <w:sz w:val="24"/>
          <w:szCs w:val="24"/>
        </w:rPr>
        <w:lastRenderedPageBreak/>
        <w:t>Pantalla 17 {SI ACUERDO}</w:t>
      </w:r>
    </w:p>
    <w:p w14:paraId="3AB91878" w14:textId="77777777" w:rsidR="00392D7D" w:rsidRPr="00392D7D" w:rsidRDefault="00392D7D" w:rsidP="00BD2F41">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fr-FR"/>
          <w14:ligatures w14:val="none"/>
        </w:rPr>
      </w:pPr>
      <w:r w:rsidRPr="00392D7D">
        <w:rPr>
          <w:rFonts w:ascii="Times New Roman" w:eastAsia="Times New Roman" w:hAnsi="Times New Roman" w:cs="Times New Roman"/>
          <w:b/>
          <w:bCs/>
          <w:kern w:val="0"/>
          <w:sz w:val="36"/>
          <w:szCs w:val="36"/>
          <w:lang w:eastAsia="fr-FR"/>
          <w14:ligatures w14:val="none"/>
        </w:rPr>
        <w:t>Resultados de la etapa de negociación</w:t>
      </w:r>
    </w:p>
    <w:p w14:paraId="69EC7D8C" w14:textId="4C08A556" w:rsidR="00392D7D" w:rsidRPr="00392D7D" w:rsidRDefault="00F81600" w:rsidP="00BD2F41">
      <w:pPr>
        <w:spacing w:after="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Usted y el otro trabajador han</w:t>
      </w:r>
      <w:r w:rsidR="00392D7D" w:rsidRPr="00392D7D">
        <w:rPr>
          <w:rFonts w:ascii="Times New Roman" w:eastAsia="Times New Roman" w:hAnsi="Times New Roman" w:cs="Times New Roman"/>
          <w:kern w:val="0"/>
          <w:sz w:val="24"/>
          <w:szCs w:val="24"/>
          <w:lang w:eastAsia="fr-FR"/>
          <w14:ligatures w14:val="none"/>
        </w:rPr>
        <w:t xml:space="preserve"> llegado a un acuerdo en la etapa de negociación.</w:t>
      </w:r>
    </w:p>
    <w:p w14:paraId="3099486A" w14:textId="77777777"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p>
    <w:p w14:paraId="152481B1" w14:textId="77777777" w:rsidR="00EF0FC9" w:rsidRDefault="00F81600" w:rsidP="00BD2F41">
      <w:pPr>
        <w:spacing w:after="0" w:line="240" w:lineRule="auto"/>
        <w:jc w:val="both"/>
        <w:rPr>
          <w:ins w:id="556" w:author="Mercedes Ines Fevre Obarrio" w:date="2024-09-03T20:15:00Z" w16du:dateUtc="2024-09-03T18:15:00Z"/>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L</w:t>
      </w:r>
      <w:r w:rsidRPr="00392D7D">
        <w:rPr>
          <w:rFonts w:ascii="Times New Roman" w:eastAsia="Times New Roman" w:hAnsi="Times New Roman" w:cs="Times New Roman"/>
          <w:kern w:val="0"/>
          <w:sz w:val="24"/>
          <w:szCs w:val="24"/>
          <w:lang w:eastAsia="fr-FR"/>
          <w14:ligatures w14:val="none"/>
        </w:rPr>
        <w:t xml:space="preserve">os </w:t>
      </w:r>
      <w:r w:rsidR="00392D7D" w:rsidRPr="00392D7D">
        <w:rPr>
          <w:rFonts w:ascii="Times New Roman" w:eastAsia="Times New Roman" w:hAnsi="Times New Roman" w:cs="Times New Roman"/>
          <w:kern w:val="0"/>
          <w:sz w:val="24"/>
          <w:szCs w:val="24"/>
          <w:lang w:eastAsia="fr-FR"/>
          <w14:ligatures w14:val="none"/>
        </w:rPr>
        <w:t xml:space="preserve">porcentajes que se muestran a continuación </w:t>
      </w:r>
      <w:r>
        <w:rPr>
          <w:rFonts w:ascii="Times New Roman" w:eastAsia="Times New Roman" w:hAnsi="Times New Roman" w:cs="Times New Roman"/>
          <w:kern w:val="0"/>
          <w:sz w:val="24"/>
          <w:szCs w:val="24"/>
          <w:lang w:eastAsia="fr-FR"/>
          <w14:ligatures w14:val="none"/>
        </w:rPr>
        <w:t>representan su porcentaje de la cuenta grupal de</w:t>
      </w:r>
      <w:r w:rsidR="00392D7D" w:rsidRPr="00392D7D">
        <w:rPr>
          <w:rFonts w:ascii="Times New Roman" w:eastAsia="Times New Roman" w:hAnsi="Times New Roman" w:cs="Times New Roman"/>
          <w:kern w:val="0"/>
          <w:sz w:val="24"/>
          <w:szCs w:val="24"/>
          <w:lang w:eastAsia="fr-FR"/>
          <w14:ligatures w14:val="none"/>
        </w:rPr>
        <w:t xml:space="preserve"> la </w:t>
      </w:r>
      <w:r>
        <w:rPr>
          <w:rFonts w:ascii="Times New Roman" w:eastAsia="Times New Roman" w:hAnsi="Times New Roman" w:cs="Times New Roman"/>
          <w:kern w:val="0"/>
          <w:sz w:val="24"/>
          <w:szCs w:val="24"/>
          <w:lang w:eastAsia="fr-FR"/>
          <w14:ligatures w14:val="none"/>
        </w:rPr>
        <w:t xml:space="preserve">siguiente </w:t>
      </w:r>
      <w:r w:rsidR="00392D7D" w:rsidRPr="00392D7D">
        <w:rPr>
          <w:rFonts w:ascii="Times New Roman" w:eastAsia="Times New Roman" w:hAnsi="Times New Roman" w:cs="Times New Roman"/>
          <w:kern w:val="0"/>
          <w:sz w:val="24"/>
          <w:szCs w:val="24"/>
          <w:lang w:eastAsia="fr-FR"/>
          <w14:ligatures w14:val="none"/>
        </w:rPr>
        <w:t>etapa de producción.</w:t>
      </w:r>
    </w:p>
    <w:p w14:paraId="037BDB36" w14:textId="61A4F834"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del w:id="557" w:author="Mercedes Ines Fevre Obarrio" w:date="2024-09-03T20:15:00Z" w16du:dateUtc="2024-09-03T18:15:00Z">
        <w:r w:rsidRPr="00392D7D" w:rsidDel="00EF0FC9">
          <w:rPr>
            <w:rFonts w:ascii="Times New Roman" w:eastAsia="Times New Roman" w:hAnsi="Times New Roman" w:cs="Times New Roman"/>
            <w:kern w:val="0"/>
            <w:sz w:val="24"/>
            <w:szCs w:val="24"/>
            <w:lang w:eastAsia="fr-FR"/>
            <w14:ligatures w14:val="none"/>
          </w:rPr>
          <w:br/>
        </w:r>
      </w:del>
      <w:r w:rsidRPr="00392D7D">
        <w:rPr>
          <w:rFonts w:ascii="Times New Roman" w:eastAsia="Times New Roman" w:hAnsi="Times New Roman" w:cs="Times New Roman"/>
          <w:kern w:val="0"/>
          <w:sz w:val="24"/>
          <w:szCs w:val="24"/>
          <w:lang w:eastAsia="fr-FR"/>
          <w14:ligatures w14:val="none"/>
        </w:rPr>
        <w:br/>
      </w:r>
      <w:moveFromRangeStart w:id="558" w:author="Mercedes Ines Fevre Obarrio" w:date="2024-09-04T11:04:00Z" w:name="move176340305"/>
      <w:moveFrom w:id="559" w:author="Mercedes Ines Fevre Obarrio" w:date="2024-09-04T11:04:00Z" w16du:dateUtc="2024-09-04T09:04:00Z">
        <w:r w:rsidR="00F81600" w:rsidDel="00196F62">
          <w:rPr>
            <w:rFonts w:ascii="Times New Roman" w:eastAsia="Times New Roman" w:hAnsi="Times New Roman" w:cs="Times New Roman"/>
            <w:kern w:val="0"/>
            <w:sz w:val="24"/>
            <w:szCs w:val="24"/>
            <w:lang w:eastAsia="fr-FR"/>
            <w14:ligatures w14:val="none"/>
          </w:rPr>
          <w:t>Haga click en “</w:t>
        </w:r>
        <w:r w:rsidR="000174AD" w:rsidDel="00196F62">
          <w:rPr>
            <w:rFonts w:ascii="Times New Roman" w:eastAsia="Times New Roman" w:hAnsi="Times New Roman" w:cs="Times New Roman"/>
            <w:kern w:val="0"/>
            <w:sz w:val="24"/>
            <w:szCs w:val="24"/>
            <w:lang w:eastAsia="fr-FR"/>
            <w14:ligatures w14:val="none"/>
          </w:rPr>
          <w:t>Siguiente</w:t>
        </w:r>
        <w:r w:rsidR="00F81600" w:rsidDel="00196F62">
          <w:rPr>
            <w:rFonts w:ascii="Times New Roman" w:eastAsia="Times New Roman" w:hAnsi="Times New Roman" w:cs="Times New Roman"/>
            <w:kern w:val="0"/>
            <w:sz w:val="24"/>
            <w:szCs w:val="24"/>
            <w:lang w:eastAsia="fr-FR"/>
            <w14:ligatures w14:val="none"/>
          </w:rPr>
          <w:t xml:space="preserve">” </w:t>
        </w:r>
        <w:r w:rsidRPr="00392D7D" w:rsidDel="00196F62">
          <w:rPr>
            <w:rFonts w:ascii="Times New Roman" w:eastAsia="Times New Roman" w:hAnsi="Times New Roman" w:cs="Times New Roman"/>
            <w:kern w:val="0"/>
            <w:sz w:val="24"/>
            <w:szCs w:val="24"/>
            <w:lang w:eastAsia="fr-FR"/>
            <w14:ligatures w14:val="none"/>
          </w:rPr>
          <w:t>para pasar a la etapa de producción.</w:t>
        </w:r>
      </w:moveFrom>
      <w:moveFromRangeEnd w:id="558"/>
    </w:p>
    <w:p w14:paraId="41954BC8" w14:textId="77777777" w:rsidR="00392D7D" w:rsidRPr="00392D7D" w:rsidRDefault="00392D7D" w:rsidP="00BD2F41">
      <w:pPr>
        <w:spacing w:after="0" w:line="240" w:lineRule="auto"/>
        <w:jc w:val="both"/>
        <w:rPr>
          <w:rFonts w:ascii="Times New Roman" w:eastAsia="Times New Roman" w:hAnsi="Times New Roman" w:cs="Times New Roman"/>
          <w:kern w:val="0"/>
          <w:sz w:val="24"/>
          <w:szCs w:val="24"/>
          <w:lang w:eastAsia="fr-FR"/>
          <w14:ligatures w14:val="none"/>
        </w:rPr>
      </w:pPr>
    </w:p>
    <w:tbl>
      <w:tblPr>
        <w:tblStyle w:val="TableGrid"/>
        <w:tblW w:w="8327" w:type="dxa"/>
        <w:tblLook w:val="04A0" w:firstRow="1" w:lastRow="0" w:firstColumn="1" w:lastColumn="0" w:noHBand="0" w:noVBand="1"/>
      </w:tblPr>
      <w:tblGrid>
        <w:gridCol w:w="5265"/>
        <w:gridCol w:w="1531"/>
        <w:gridCol w:w="1531"/>
      </w:tblGrid>
      <w:tr w:rsidR="00392D7D" w:rsidRPr="00AF5CFA" w14:paraId="5F81D4D0" w14:textId="77777777" w:rsidTr="003624B9">
        <w:trPr>
          <w:trHeight w:val="378"/>
        </w:trPr>
        <w:tc>
          <w:tcPr>
            <w:tcW w:w="0" w:type="auto"/>
            <w:hideMark/>
          </w:tcPr>
          <w:p w14:paraId="17891518" w14:textId="77777777" w:rsidR="00392D7D" w:rsidRPr="00392D7D" w:rsidRDefault="00392D7D" w:rsidP="00BD2F41">
            <w:pPr>
              <w:jc w:val="both"/>
              <w:rPr>
                <w:rFonts w:ascii="Times New Roman" w:eastAsia="Times New Roman" w:hAnsi="Times New Roman" w:cs="Times New Roman"/>
                <w:kern w:val="0"/>
                <w:sz w:val="24"/>
                <w:szCs w:val="24"/>
                <w:lang w:eastAsia="fr-FR"/>
                <w14:ligatures w14:val="none"/>
              </w:rPr>
            </w:pPr>
          </w:p>
        </w:tc>
        <w:tc>
          <w:tcPr>
            <w:tcW w:w="0" w:type="auto"/>
            <w:hideMark/>
          </w:tcPr>
          <w:p w14:paraId="00FB009B" w14:textId="77777777" w:rsidR="00392D7D" w:rsidRPr="00AF5CFA" w:rsidRDefault="00392D7D" w:rsidP="00BD2F41">
            <w:pPr>
              <w:jc w:val="both"/>
              <w:rPr>
                <w:rFonts w:ascii="Times New Roman" w:eastAsia="Times New Roman" w:hAnsi="Times New Roman" w:cs="Times New Roman"/>
                <w:b/>
                <w:bCs/>
                <w:kern w:val="0"/>
                <w:sz w:val="24"/>
                <w:szCs w:val="24"/>
                <w:lang w:val="fr-FR" w:eastAsia="fr-FR"/>
                <w14:ligatures w14:val="none"/>
              </w:rPr>
            </w:pPr>
            <w:proofErr w:type="spellStart"/>
            <w:r w:rsidRPr="00AF5CFA">
              <w:rPr>
                <w:rFonts w:ascii="Times New Roman" w:eastAsia="Times New Roman" w:hAnsi="Times New Roman" w:cs="Times New Roman"/>
                <w:b/>
                <w:bCs/>
                <w:kern w:val="0"/>
                <w:sz w:val="24"/>
                <w:szCs w:val="24"/>
                <w:lang w:val="fr-FR" w:eastAsia="fr-FR"/>
                <w14:ligatures w14:val="none"/>
              </w:rPr>
              <w:t>Tarea</w:t>
            </w:r>
            <w:proofErr w:type="spellEnd"/>
            <w:r w:rsidRPr="00AF5CFA">
              <w:rPr>
                <w:rFonts w:ascii="Times New Roman" w:eastAsia="Times New Roman" w:hAnsi="Times New Roman" w:cs="Times New Roman"/>
                <w:b/>
                <w:bCs/>
                <w:kern w:val="0"/>
                <w:sz w:val="24"/>
                <w:szCs w:val="24"/>
                <w:lang w:val="fr-FR" w:eastAsia="fr-FR"/>
                <w14:ligatures w14:val="none"/>
              </w:rPr>
              <w:t xml:space="preserve"> 1</w:t>
            </w:r>
          </w:p>
        </w:tc>
        <w:tc>
          <w:tcPr>
            <w:tcW w:w="0" w:type="auto"/>
            <w:hideMark/>
          </w:tcPr>
          <w:p w14:paraId="3852E757" w14:textId="77777777" w:rsidR="00392D7D" w:rsidRPr="00AF5CFA" w:rsidRDefault="00392D7D" w:rsidP="00BD2F41">
            <w:pPr>
              <w:jc w:val="both"/>
              <w:rPr>
                <w:rFonts w:ascii="Times New Roman" w:eastAsia="Times New Roman" w:hAnsi="Times New Roman" w:cs="Times New Roman"/>
                <w:b/>
                <w:bCs/>
                <w:kern w:val="0"/>
                <w:sz w:val="24"/>
                <w:szCs w:val="24"/>
                <w:lang w:val="fr-FR" w:eastAsia="fr-FR"/>
                <w14:ligatures w14:val="none"/>
              </w:rPr>
            </w:pPr>
            <w:proofErr w:type="spellStart"/>
            <w:r w:rsidRPr="00AF5CFA">
              <w:rPr>
                <w:rFonts w:ascii="Times New Roman" w:eastAsia="Times New Roman" w:hAnsi="Times New Roman" w:cs="Times New Roman"/>
                <w:b/>
                <w:bCs/>
                <w:kern w:val="0"/>
                <w:sz w:val="24"/>
                <w:szCs w:val="24"/>
                <w:lang w:val="fr-FR" w:eastAsia="fr-FR"/>
                <w14:ligatures w14:val="none"/>
              </w:rPr>
              <w:t>Tarea</w:t>
            </w:r>
            <w:proofErr w:type="spellEnd"/>
            <w:r w:rsidRPr="00AF5CFA">
              <w:rPr>
                <w:rFonts w:ascii="Times New Roman" w:eastAsia="Times New Roman" w:hAnsi="Times New Roman" w:cs="Times New Roman"/>
                <w:b/>
                <w:bCs/>
                <w:kern w:val="0"/>
                <w:sz w:val="24"/>
                <w:szCs w:val="24"/>
                <w:lang w:val="fr-FR" w:eastAsia="fr-FR"/>
                <w14:ligatures w14:val="none"/>
              </w:rPr>
              <w:t xml:space="preserve"> 2</w:t>
            </w:r>
          </w:p>
        </w:tc>
      </w:tr>
      <w:tr w:rsidR="00392D7D" w:rsidRPr="00AF5CFA" w14:paraId="36A12928" w14:textId="77777777" w:rsidTr="003624B9">
        <w:trPr>
          <w:trHeight w:val="378"/>
        </w:trPr>
        <w:tc>
          <w:tcPr>
            <w:tcW w:w="0" w:type="auto"/>
            <w:hideMark/>
          </w:tcPr>
          <w:p w14:paraId="12CE1D8F" w14:textId="111A83D5" w:rsidR="00392D7D" w:rsidRPr="000174AD" w:rsidRDefault="00452C67" w:rsidP="003624B9">
            <w:pPr>
              <w:jc w:val="both"/>
              <w:rPr>
                <w:rFonts w:ascii="Times New Roman" w:eastAsia="Times New Roman" w:hAnsi="Times New Roman" w:cs="Times New Roman"/>
                <w:kern w:val="0"/>
                <w:sz w:val="24"/>
                <w:szCs w:val="24"/>
                <w:lang w:eastAsia="fr-FR"/>
                <w14:ligatures w14:val="none"/>
              </w:rPr>
            </w:pPr>
            <w:r w:rsidRPr="000174AD">
              <w:rPr>
                <w:rFonts w:ascii="Times New Roman" w:eastAsia="Times New Roman" w:hAnsi="Times New Roman" w:cs="Times New Roman"/>
                <w:kern w:val="0"/>
                <w:sz w:val="24"/>
                <w:szCs w:val="24"/>
                <w:lang w:eastAsia="fr-FR"/>
                <w14:ligatures w14:val="none"/>
              </w:rPr>
              <w:t>S</w:t>
            </w:r>
            <w:r w:rsidR="00392D7D" w:rsidRPr="000174AD">
              <w:rPr>
                <w:rFonts w:ascii="Times New Roman" w:eastAsia="Times New Roman" w:hAnsi="Times New Roman" w:cs="Times New Roman"/>
                <w:kern w:val="0"/>
                <w:sz w:val="24"/>
                <w:szCs w:val="24"/>
                <w:lang w:eastAsia="fr-FR"/>
                <w14:ligatures w14:val="none"/>
              </w:rPr>
              <w:t xml:space="preserve">u porcentaje </w:t>
            </w:r>
            <w:r w:rsidR="00F81600" w:rsidRPr="000174AD">
              <w:rPr>
                <w:rFonts w:ascii="Times New Roman" w:eastAsia="Times New Roman" w:hAnsi="Times New Roman" w:cs="Times New Roman"/>
                <w:kern w:val="0"/>
                <w:sz w:val="24"/>
                <w:szCs w:val="24"/>
                <w:lang w:eastAsia="fr-FR"/>
                <w14:ligatures w14:val="none"/>
              </w:rPr>
              <w:t>de la cuenta grupal</w:t>
            </w:r>
            <w:r w:rsidR="00392D7D" w:rsidRPr="000174AD">
              <w:rPr>
                <w:rFonts w:ascii="Times New Roman" w:eastAsia="Times New Roman" w:hAnsi="Times New Roman" w:cs="Times New Roman"/>
                <w:kern w:val="0"/>
                <w:sz w:val="24"/>
                <w:szCs w:val="24"/>
                <w:lang w:eastAsia="fr-FR"/>
                <w14:ligatures w14:val="none"/>
              </w:rPr>
              <w:t>:</w:t>
            </w:r>
          </w:p>
        </w:tc>
        <w:tc>
          <w:tcPr>
            <w:tcW w:w="0" w:type="auto"/>
            <w:hideMark/>
          </w:tcPr>
          <w:p w14:paraId="0850C34E" w14:textId="77777777" w:rsidR="00392D7D" w:rsidRPr="00AF5CFA" w:rsidRDefault="00392D7D" w:rsidP="003624B9">
            <w:pPr>
              <w:jc w:val="both"/>
              <w:rPr>
                <w:rFonts w:ascii="Times New Roman" w:eastAsia="Times New Roman" w:hAnsi="Times New Roman" w:cs="Times New Roman"/>
                <w:kern w:val="0"/>
                <w:sz w:val="24"/>
                <w:szCs w:val="24"/>
                <w:lang w:val="fr-FR" w:eastAsia="fr-FR"/>
                <w14:ligatures w14:val="none"/>
              </w:rPr>
            </w:pPr>
            <w:r w:rsidRPr="00AF5CFA">
              <w:rPr>
                <w:rFonts w:ascii="Times New Roman" w:eastAsia="Times New Roman" w:hAnsi="Times New Roman" w:cs="Times New Roman"/>
                <w:kern w:val="0"/>
                <w:sz w:val="24"/>
                <w:szCs w:val="24"/>
                <w:lang w:val="fr-FR" w:eastAsia="fr-FR"/>
                <w14:ligatures w14:val="none"/>
              </w:rPr>
              <w:t>26,5%</w:t>
            </w:r>
          </w:p>
        </w:tc>
        <w:tc>
          <w:tcPr>
            <w:tcW w:w="0" w:type="auto"/>
            <w:hideMark/>
          </w:tcPr>
          <w:p w14:paraId="1D613E56" w14:textId="77777777" w:rsidR="00392D7D" w:rsidRPr="00AF5CFA" w:rsidRDefault="00392D7D" w:rsidP="003624B9">
            <w:pPr>
              <w:jc w:val="both"/>
              <w:rPr>
                <w:rFonts w:ascii="Times New Roman" w:eastAsia="Times New Roman" w:hAnsi="Times New Roman" w:cs="Times New Roman"/>
                <w:kern w:val="0"/>
                <w:sz w:val="24"/>
                <w:szCs w:val="24"/>
                <w:lang w:val="fr-FR" w:eastAsia="fr-FR"/>
                <w14:ligatures w14:val="none"/>
              </w:rPr>
            </w:pPr>
            <w:r w:rsidRPr="00AF5CFA">
              <w:rPr>
                <w:rFonts w:ascii="Times New Roman" w:eastAsia="Times New Roman" w:hAnsi="Times New Roman" w:cs="Times New Roman"/>
                <w:kern w:val="0"/>
                <w:sz w:val="24"/>
                <w:szCs w:val="24"/>
                <w:lang w:val="fr-FR" w:eastAsia="fr-FR"/>
                <w14:ligatures w14:val="none"/>
              </w:rPr>
              <w:t>46,5%</w:t>
            </w:r>
          </w:p>
        </w:tc>
      </w:tr>
    </w:tbl>
    <w:p w14:paraId="369E277C" w14:textId="77777777" w:rsidR="00196F62" w:rsidRDefault="00196F62" w:rsidP="00196F62">
      <w:pPr>
        <w:spacing w:after="0" w:line="240" w:lineRule="auto"/>
        <w:jc w:val="both"/>
        <w:rPr>
          <w:ins w:id="560" w:author="Mercedes Ines Fevre Obarrio" w:date="2024-09-04T11:04:00Z" w16du:dateUtc="2024-09-04T09:04:00Z"/>
          <w:rFonts w:ascii="Times New Roman" w:eastAsia="Times New Roman" w:hAnsi="Times New Roman" w:cs="Times New Roman"/>
          <w:kern w:val="0"/>
          <w:sz w:val="24"/>
          <w:szCs w:val="24"/>
          <w:lang w:eastAsia="fr-FR"/>
          <w14:ligatures w14:val="none"/>
        </w:rPr>
      </w:pPr>
    </w:p>
    <w:p w14:paraId="2BA64260" w14:textId="3DA9D005" w:rsidR="00196F62" w:rsidRPr="00392D7D" w:rsidRDefault="00196F62" w:rsidP="00196F62">
      <w:pPr>
        <w:spacing w:after="0" w:line="240" w:lineRule="auto"/>
        <w:jc w:val="both"/>
        <w:rPr>
          <w:moveTo w:id="561" w:author="Mercedes Ines Fevre Obarrio" w:date="2024-09-04T11:04:00Z" w16du:dateUtc="2024-09-04T09:04:00Z"/>
          <w:rFonts w:ascii="Times New Roman" w:eastAsia="Times New Roman" w:hAnsi="Times New Roman" w:cs="Times New Roman"/>
          <w:kern w:val="0"/>
          <w:sz w:val="24"/>
          <w:szCs w:val="24"/>
          <w:lang w:eastAsia="fr-FR"/>
          <w14:ligatures w14:val="none"/>
        </w:rPr>
      </w:pPr>
      <w:moveToRangeStart w:id="562" w:author="Mercedes Ines Fevre Obarrio" w:date="2024-09-04T11:04:00Z" w:name="move176340305"/>
      <w:moveTo w:id="563" w:author="Mercedes Ines Fevre Obarrio" w:date="2024-09-04T11:04:00Z" w16du:dateUtc="2024-09-04T09:04:00Z">
        <w:r>
          <w:rPr>
            <w:rFonts w:ascii="Times New Roman" w:eastAsia="Times New Roman" w:hAnsi="Times New Roman" w:cs="Times New Roman"/>
            <w:kern w:val="0"/>
            <w:sz w:val="24"/>
            <w:szCs w:val="24"/>
            <w:lang w:eastAsia="fr-FR"/>
            <w14:ligatures w14:val="none"/>
          </w:rPr>
          <w:t xml:space="preserve">Haga </w:t>
        </w:r>
        <w:proofErr w:type="spellStart"/>
        <w:proofErr w:type="gramStart"/>
        <w:r>
          <w:rPr>
            <w:rFonts w:ascii="Times New Roman" w:eastAsia="Times New Roman" w:hAnsi="Times New Roman" w:cs="Times New Roman"/>
            <w:kern w:val="0"/>
            <w:sz w:val="24"/>
            <w:szCs w:val="24"/>
            <w:lang w:eastAsia="fr-FR"/>
            <w14:ligatures w14:val="none"/>
          </w:rPr>
          <w:t>click</w:t>
        </w:r>
        <w:proofErr w:type="spellEnd"/>
        <w:proofErr w:type="gramEnd"/>
        <w:r>
          <w:rPr>
            <w:rFonts w:ascii="Times New Roman" w:eastAsia="Times New Roman" w:hAnsi="Times New Roman" w:cs="Times New Roman"/>
            <w:kern w:val="0"/>
            <w:sz w:val="24"/>
            <w:szCs w:val="24"/>
            <w:lang w:eastAsia="fr-FR"/>
            <w14:ligatures w14:val="none"/>
          </w:rPr>
          <w:t xml:space="preserve"> en “Siguiente” </w:t>
        </w:r>
        <w:r w:rsidRPr="00392D7D">
          <w:rPr>
            <w:rFonts w:ascii="Times New Roman" w:eastAsia="Times New Roman" w:hAnsi="Times New Roman" w:cs="Times New Roman"/>
            <w:kern w:val="0"/>
            <w:sz w:val="24"/>
            <w:szCs w:val="24"/>
            <w:lang w:eastAsia="fr-FR"/>
            <w14:ligatures w14:val="none"/>
          </w:rPr>
          <w:t>para pasar a la etapa de producción.</w:t>
        </w:r>
      </w:moveTo>
    </w:p>
    <w:moveToRangeEnd w:id="562"/>
    <w:p w14:paraId="5FB4BB0C" w14:textId="77777777" w:rsidR="00392D7D" w:rsidRPr="00196F62" w:rsidRDefault="00392D7D" w:rsidP="003624B9">
      <w:pPr>
        <w:spacing w:before="100" w:beforeAutospacing="1" w:after="100" w:afterAutospacing="1" w:line="240" w:lineRule="auto"/>
        <w:jc w:val="both"/>
        <w:outlineLvl w:val="1"/>
        <w:rPr>
          <w:rFonts w:ascii="Arial" w:eastAsia="Times New Roman" w:hAnsi="Arial" w:cs="Arial"/>
          <w:vanish/>
          <w:kern w:val="0"/>
          <w:sz w:val="16"/>
          <w:szCs w:val="16"/>
          <w:lang w:eastAsia="fr-FR"/>
          <w14:ligatures w14:val="none"/>
        </w:rPr>
      </w:pPr>
    </w:p>
    <w:p w14:paraId="6AA49E0F" w14:textId="77777777" w:rsidR="000174AD" w:rsidRPr="00392D7D" w:rsidRDefault="000174AD" w:rsidP="003624B9">
      <w:pPr>
        <w:spacing w:before="100" w:beforeAutospacing="1" w:after="100" w:afterAutospacing="1" w:line="240" w:lineRule="auto"/>
        <w:jc w:val="both"/>
        <w:outlineLvl w:val="1"/>
        <w:rPr>
          <w:b/>
          <w:bCs/>
          <w:sz w:val="24"/>
          <w:szCs w:val="24"/>
        </w:rPr>
      </w:pPr>
      <w:r w:rsidRPr="00392D7D">
        <w:rPr>
          <w:rFonts w:ascii="Times New Roman" w:eastAsia="Times New Roman" w:hAnsi="Times New Roman" w:cs="Times New Roman"/>
          <w:b/>
          <w:bCs/>
          <w:kern w:val="0"/>
          <w:sz w:val="24"/>
          <w:szCs w:val="24"/>
          <w:lang w:eastAsia="fr-FR"/>
          <w14:ligatures w14:val="none"/>
        </w:rPr>
        <w:t>{</w:t>
      </w:r>
      <w:r>
        <w:rPr>
          <w:rFonts w:ascii="Times New Roman" w:eastAsia="Times New Roman" w:hAnsi="Times New Roman" w:cs="Times New Roman"/>
          <w:b/>
          <w:bCs/>
          <w:kern w:val="0"/>
          <w:sz w:val="24"/>
          <w:szCs w:val="24"/>
          <w:lang w:eastAsia="fr-FR"/>
          <w14:ligatures w14:val="none"/>
        </w:rPr>
        <w:t>Siguiente</w:t>
      </w:r>
      <w:r w:rsidRPr="00392D7D">
        <w:rPr>
          <w:rFonts w:ascii="Times New Roman" w:eastAsia="Times New Roman" w:hAnsi="Times New Roman" w:cs="Times New Roman"/>
          <w:b/>
          <w:bCs/>
          <w:kern w:val="0"/>
          <w:sz w:val="24"/>
          <w:szCs w:val="24"/>
          <w:lang w:eastAsia="fr-FR"/>
          <w14:ligatures w14:val="none"/>
        </w:rPr>
        <w:t>}</w:t>
      </w:r>
    </w:p>
    <w:p w14:paraId="42FE2900" w14:textId="77777777" w:rsidR="000174AD" w:rsidRDefault="000174AD" w:rsidP="003624B9">
      <w:pPr>
        <w:spacing w:before="100" w:beforeAutospacing="1" w:after="100" w:afterAutospacing="1" w:line="240" w:lineRule="auto"/>
        <w:jc w:val="both"/>
        <w:outlineLvl w:val="1"/>
        <w:rPr>
          <w:rFonts w:ascii="Arial" w:eastAsia="Times New Roman" w:hAnsi="Arial" w:cs="Arial"/>
          <w:vanish/>
          <w:kern w:val="0"/>
          <w:sz w:val="16"/>
          <w:szCs w:val="16"/>
          <w:lang w:val="fr-FR" w:eastAsia="fr-FR"/>
          <w14:ligatures w14:val="none"/>
        </w:rPr>
      </w:pPr>
    </w:p>
    <w:p w14:paraId="33789B32" w14:textId="0726D264" w:rsidR="00392D7D" w:rsidRPr="00392D7D" w:rsidRDefault="00392D7D" w:rsidP="003624B9">
      <w:pPr>
        <w:spacing w:before="100" w:beforeAutospacing="1" w:after="100" w:afterAutospacing="1" w:line="240" w:lineRule="auto"/>
        <w:jc w:val="center"/>
        <w:outlineLvl w:val="1"/>
        <w:rPr>
          <w:b/>
          <w:bCs/>
          <w:sz w:val="24"/>
          <w:szCs w:val="24"/>
        </w:rPr>
      </w:pPr>
      <w:r w:rsidRPr="00392D7D">
        <w:rPr>
          <w:b/>
          <w:bCs/>
          <w:sz w:val="24"/>
          <w:szCs w:val="24"/>
        </w:rPr>
        <w:t>Pantalla 18 {SI NO HAY ACUERDO –}</w:t>
      </w:r>
    </w:p>
    <w:p w14:paraId="34E68CDB" w14:textId="77777777" w:rsidR="00392D7D" w:rsidRPr="00392D7D" w:rsidRDefault="00392D7D" w:rsidP="003624B9">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fr-FR"/>
          <w14:ligatures w14:val="none"/>
        </w:rPr>
      </w:pPr>
      <w:r w:rsidRPr="00392D7D">
        <w:rPr>
          <w:rFonts w:ascii="Times New Roman" w:eastAsia="Times New Roman" w:hAnsi="Times New Roman" w:cs="Times New Roman"/>
          <w:b/>
          <w:bCs/>
          <w:kern w:val="0"/>
          <w:sz w:val="36"/>
          <w:szCs w:val="36"/>
          <w:lang w:eastAsia="fr-FR"/>
          <w14:ligatures w14:val="none"/>
        </w:rPr>
        <w:t>Resultados de la etapa de negociación</w:t>
      </w:r>
    </w:p>
    <w:p w14:paraId="31B67054" w14:textId="309B5C72" w:rsidR="00F81600" w:rsidRPr="00392D7D" w:rsidRDefault="00F81600" w:rsidP="003624B9">
      <w:pPr>
        <w:spacing w:after="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Usted y el otro trabajador </w:t>
      </w:r>
      <w:r w:rsidR="00BB09C0">
        <w:rPr>
          <w:rFonts w:ascii="Times New Roman" w:eastAsia="Times New Roman" w:hAnsi="Times New Roman" w:cs="Times New Roman"/>
          <w:kern w:val="0"/>
          <w:sz w:val="24"/>
          <w:szCs w:val="24"/>
          <w:lang w:eastAsia="fr-FR"/>
          <w14:ligatures w14:val="none"/>
        </w:rPr>
        <w:t xml:space="preserve">no </w:t>
      </w:r>
      <w:r>
        <w:rPr>
          <w:rFonts w:ascii="Times New Roman" w:eastAsia="Times New Roman" w:hAnsi="Times New Roman" w:cs="Times New Roman"/>
          <w:kern w:val="0"/>
          <w:sz w:val="24"/>
          <w:szCs w:val="24"/>
          <w:lang w:eastAsia="fr-FR"/>
          <w14:ligatures w14:val="none"/>
        </w:rPr>
        <w:t>han</w:t>
      </w:r>
      <w:r w:rsidRPr="00392D7D">
        <w:rPr>
          <w:rFonts w:ascii="Times New Roman" w:eastAsia="Times New Roman" w:hAnsi="Times New Roman" w:cs="Times New Roman"/>
          <w:kern w:val="0"/>
          <w:sz w:val="24"/>
          <w:szCs w:val="24"/>
          <w:lang w:eastAsia="fr-FR"/>
          <w14:ligatures w14:val="none"/>
        </w:rPr>
        <w:t xml:space="preserve"> llegado a un acuerdo en la etapa de negociación.</w:t>
      </w:r>
    </w:p>
    <w:p w14:paraId="0BB6702C" w14:textId="05F73E18" w:rsidR="00392D7D" w:rsidRPr="00392D7D" w:rsidRDefault="00392D7D" w:rsidP="003624B9">
      <w:pPr>
        <w:spacing w:after="240" w:line="240" w:lineRule="auto"/>
        <w:jc w:val="both"/>
        <w:rPr>
          <w:rFonts w:ascii="Times New Roman" w:eastAsia="Times New Roman" w:hAnsi="Times New Roman" w:cs="Times New Roman"/>
          <w:kern w:val="0"/>
          <w:sz w:val="24"/>
          <w:szCs w:val="24"/>
          <w:lang w:eastAsia="fr-FR"/>
          <w14:ligatures w14:val="none"/>
        </w:rPr>
      </w:pPr>
    </w:p>
    <w:p w14:paraId="70FA0DD1" w14:textId="64A83186" w:rsidR="00392D7D" w:rsidRPr="00392D7D" w:rsidRDefault="00F81600" w:rsidP="003624B9">
      <w:pPr>
        <w:spacing w:after="0" w:line="240" w:lineRule="auto"/>
        <w:jc w:val="both"/>
        <w:rPr>
          <w:rFonts w:ascii="Times New Roman" w:eastAsia="Times New Roman" w:hAnsi="Times New Roman" w:cs="Times New Roman"/>
          <w:kern w:val="0"/>
          <w:sz w:val="24"/>
          <w:szCs w:val="24"/>
          <w:lang w:eastAsia="fr-FR"/>
          <w14:ligatures w14:val="none"/>
        </w:rPr>
      </w:pPr>
      <w:r w:rsidRPr="00FE58E6">
        <w:rPr>
          <w:rFonts w:ascii="Times New Roman" w:eastAsia="Times New Roman" w:hAnsi="Times New Roman" w:cs="Times New Roman"/>
          <w:kern w:val="0"/>
          <w:sz w:val="24"/>
          <w:szCs w:val="24"/>
          <w:highlight w:val="yellow"/>
          <w:lang w:eastAsia="fr-FR"/>
          <w14:ligatures w14:val="none"/>
        </w:rPr>
        <w:t>[</w:t>
      </w:r>
      <w:r>
        <w:rPr>
          <w:rFonts w:ascii="Times New Roman" w:eastAsia="Times New Roman" w:hAnsi="Times New Roman" w:cs="Times New Roman"/>
          <w:kern w:val="0"/>
          <w:sz w:val="24"/>
          <w:szCs w:val="24"/>
          <w:highlight w:val="yellow"/>
          <w:lang w:eastAsia="fr-FR"/>
          <w14:ligatures w14:val="none"/>
        </w:rPr>
        <w:t>Un</w:t>
      </w:r>
      <w:r w:rsidRPr="00FE58E6">
        <w:rPr>
          <w:rFonts w:ascii="Times New Roman" w:eastAsia="Times New Roman" w:hAnsi="Times New Roman" w:cs="Times New Roman"/>
          <w:kern w:val="0"/>
          <w:sz w:val="24"/>
          <w:szCs w:val="24"/>
          <w:highlight w:val="yellow"/>
          <w:lang w:eastAsia="fr-FR"/>
          <w14:ligatures w14:val="none"/>
        </w:rPr>
        <w:t xml:space="preserve"> algoritmo diseñado para imitar las decisiones tomadas por gerentes reales con experiencia práctica en entornos empresariales]</w:t>
      </w:r>
      <w:r>
        <w:rPr>
          <w:rFonts w:ascii="Times New Roman" w:eastAsia="Times New Roman" w:hAnsi="Times New Roman" w:cs="Times New Roman"/>
          <w:kern w:val="0"/>
          <w:sz w:val="24"/>
          <w:szCs w:val="24"/>
          <w:lang w:eastAsia="fr-FR"/>
          <w14:ligatures w14:val="none"/>
        </w:rPr>
        <w:t xml:space="preserve"> </w:t>
      </w:r>
      <w:r w:rsidRPr="00FE58E6">
        <w:rPr>
          <w:rFonts w:ascii="Times New Roman" w:eastAsia="Times New Roman" w:hAnsi="Times New Roman" w:cs="Times New Roman"/>
          <w:kern w:val="0"/>
          <w:sz w:val="24"/>
          <w:szCs w:val="24"/>
          <w:highlight w:val="green"/>
          <w:lang w:eastAsia="fr-FR"/>
          <w14:ligatures w14:val="none"/>
        </w:rPr>
        <w:t xml:space="preserve">[El gerente con experiencia </w:t>
      </w:r>
      <w:del w:id="564" w:author="Mercedes Ines Fevre Obarrio" w:date="2024-09-03T19:52:00Z" w16du:dateUtc="2024-09-03T17:52:00Z">
        <w:r w:rsidRPr="00FE58E6" w:rsidDel="008D0215">
          <w:rPr>
            <w:rFonts w:ascii="Times New Roman" w:eastAsia="Times New Roman" w:hAnsi="Times New Roman" w:cs="Times New Roman"/>
            <w:kern w:val="0"/>
            <w:sz w:val="24"/>
            <w:szCs w:val="24"/>
            <w:highlight w:val="green"/>
            <w:lang w:eastAsia="fr-FR"/>
            <w14:ligatures w14:val="none"/>
          </w:rPr>
          <w:delText xml:space="preserve">práctica </w:delText>
        </w:r>
      </w:del>
      <w:r w:rsidRPr="00FE58E6">
        <w:rPr>
          <w:rFonts w:ascii="Times New Roman" w:eastAsia="Times New Roman" w:hAnsi="Times New Roman" w:cs="Times New Roman"/>
          <w:kern w:val="0"/>
          <w:sz w:val="24"/>
          <w:szCs w:val="24"/>
          <w:highlight w:val="green"/>
          <w:lang w:eastAsia="fr-FR"/>
          <w14:ligatures w14:val="none"/>
        </w:rPr>
        <w:t>en entornos empresariales]</w:t>
      </w:r>
      <w:r w:rsidR="00392D7D" w:rsidRPr="00392D7D">
        <w:rPr>
          <w:rFonts w:ascii="Times New Roman" w:eastAsia="Times New Roman" w:hAnsi="Times New Roman" w:cs="Times New Roman"/>
          <w:kern w:val="0"/>
          <w:sz w:val="24"/>
          <w:szCs w:val="24"/>
          <w:lang w:eastAsia="fr-FR"/>
          <w14:ligatures w14:val="none"/>
        </w:rPr>
        <w:t xml:space="preserve"> ha decidido </w:t>
      </w:r>
      <w:r>
        <w:rPr>
          <w:rFonts w:ascii="Times New Roman" w:eastAsia="Times New Roman" w:hAnsi="Times New Roman" w:cs="Times New Roman"/>
          <w:kern w:val="0"/>
          <w:sz w:val="24"/>
          <w:szCs w:val="24"/>
          <w:lang w:eastAsia="fr-FR"/>
          <w14:ligatures w14:val="none"/>
        </w:rPr>
        <w:t>los</w:t>
      </w:r>
      <w:r w:rsidRPr="00392D7D">
        <w:rPr>
          <w:rFonts w:ascii="Times New Roman" w:eastAsia="Times New Roman" w:hAnsi="Times New Roman" w:cs="Times New Roman"/>
          <w:kern w:val="0"/>
          <w:sz w:val="24"/>
          <w:szCs w:val="24"/>
          <w:lang w:eastAsia="fr-FR"/>
          <w14:ligatures w14:val="none"/>
        </w:rPr>
        <w:t xml:space="preserve"> </w:t>
      </w:r>
      <w:r w:rsidR="00392D7D" w:rsidRPr="00392D7D">
        <w:rPr>
          <w:rFonts w:ascii="Times New Roman" w:eastAsia="Times New Roman" w:hAnsi="Times New Roman" w:cs="Times New Roman"/>
          <w:kern w:val="0"/>
          <w:sz w:val="24"/>
          <w:szCs w:val="24"/>
          <w:lang w:eastAsia="fr-FR"/>
          <w14:ligatures w14:val="none"/>
        </w:rPr>
        <w:t>porcentaje</w:t>
      </w:r>
      <w:r>
        <w:rPr>
          <w:rFonts w:ascii="Times New Roman" w:eastAsia="Times New Roman" w:hAnsi="Times New Roman" w:cs="Times New Roman"/>
          <w:kern w:val="0"/>
          <w:sz w:val="24"/>
          <w:szCs w:val="24"/>
          <w:lang w:eastAsia="fr-FR"/>
          <w14:ligatures w14:val="none"/>
        </w:rPr>
        <w:t>s de la cuenta grupal</w:t>
      </w:r>
      <w:r w:rsidR="00392D7D" w:rsidRPr="00392D7D">
        <w:rPr>
          <w:rFonts w:ascii="Times New Roman" w:eastAsia="Times New Roman" w:hAnsi="Times New Roman" w:cs="Times New Roman"/>
          <w:kern w:val="0"/>
          <w:sz w:val="24"/>
          <w:szCs w:val="24"/>
          <w:lang w:eastAsia="fr-FR"/>
          <w14:ligatures w14:val="none"/>
        </w:rPr>
        <w:t xml:space="preserve"> que usted y el otro </w:t>
      </w:r>
      <w:r>
        <w:rPr>
          <w:rFonts w:ascii="Times New Roman" w:eastAsia="Times New Roman" w:hAnsi="Times New Roman" w:cs="Times New Roman"/>
          <w:kern w:val="0"/>
          <w:sz w:val="24"/>
          <w:szCs w:val="24"/>
          <w:lang w:eastAsia="fr-FR"/>
          <w14:ligatures w14:val="none"/>
        </w:rPr>
        <w:t>trabajador recibirán</w:t>
      </w:r>
      <w:r w:rsidR="00392D7D" w:rsidRPr="00392D7D">
        <w:rPr>
          <w:rFonts w:ascii="Times New Roman" w:eastAsia="Times New Roman" w:hAnsi="Times New Roman" w:cs="Times New Roman"/>
          <w:kern w:val="0"/>
          <w:sz w:val="24"/>
          <w:szCs w:val="24"/>
          <w:lang w:eastAsia="fr-FR"/>
          <w14:ligatures w14:val="none"/>
        </w:rPr>
        <w:t xml:space="preserve"> </w:t>
      </w:r>
      <w:r>
        <w:rPr>
          <w:rFonts w:ascii="Times New Roman" w:eastAsia="Times New Roman" w:hAnsi="Times New Roman" w:cs="Times New Roman"/>
          <w:kern w:val="0"/>
          <w:sz w:val="24"/>
          <w:szCs w:val="24"/>
          <w:lang w:eastAsia="fr-FR"/>
          <w14:ligatures w14:val="none"/>
        </w:rPr>
        <w:t>en</w:t>
      </w:r>
      <w:r w:rsidRPr="00392D7D">
        <w:rPr>
          <w:rFonts w:ascii="Times New Roman" w:eastAsia="Times New Roman" w:hAnsi="Times New Roman" w:cs="Times New Roman"/>
          <w:kern w:val="0"/>
          <w:sz w:val="24"/>
          <w:szCs w:val="24"/>
          <w:lang w:eastAsia="fr-FR"/>
          <w14:ligatures w14:val="none"/>
        </w:rPr>
        <w:t xml:space="preserve"> </w:t>
      </w:r>
      <w:r w:rsidR="00392D7D" w:rsidRPr="00392D7D">
        <w:rPr>
          <w:rFonts w:ascii="Times New Roman" w:eastAsia="Times New Roman" w:hAnsi="Times New Roman" w:cs="Times New Roman"/>
          <w:kern w:val="0"/>
          <w:sz w:val="24"/>
          <w:szCs w:val="24"/>
          <w:lang w:eastAsia="fr-FR"/>
          <w14:ligatures w14:val="none"/>
        </w:rPr>
        <w:t>cada tarea. Recuerd</w:t>
      </w:r>
      <w:r w:rsidR="00452C67">
        <w:rPr>
          <w:rFonts w:ascii="Times New Roman" w:eastAsia="Times New Roman" w:hAnsi="Times New Roman" w:cs="Times New Roman"/>
          <w:kern w:val="0"/>
          <w:sz w:val="24"/>
          <w:szCs w:val="24"/>
          <w:lang w:eastAsia="fr-FR"/>
          <w14:ligatures w14:val="none"/>
        </w:rPr>
        <w:t>e</w:t>
      </w:r>
      <w:r w:rsidR="00392D7D" w:rsidRPr="00392D7D">
        <w:rPr>
          <w:rFonts w:ascii="Times New Roman" w:eastAsia="Times New Roman" w:hAnsi="Times New Roman" w:cs="Times New Roman"/>
          <w:kern w:val="0"/>
          <w:sz w:val="24"/>
          <w:szCs w:val="24"/>
          <w:lang w:eastAsia="fr-FR"/>
          <w14:ligatures w14:val="none"/>
        </w:rPr>
        <w:t xml:space="preserve"> que el </w:t>
      </w:r>
      <w:r w:rsidRPr="00FE58E6">
        <w:rPr>
          <w:rFonts w:ascii="Times New Roman" w:eastAsia="Times New Roman" w:hAnsi="Times New Roman" w:cs="Times New Roman"/>
          <w:kern w:val="0"/>
          <w:sz w:val="24"/>
          <w:szCs w:val="24"/>
          <w:highlight w:val="yellow"/>
          <w:lang w:eastAsia="fr-FR"/>
          <w14:ligatures w14:val="none"/>
        </w:rPr>
        <w:t>[algoritmo]</w:t>
      </w:r>
      <w:r>
        <w:rPr>
          <w:rFonts w:ascii="Times New Roman" w:eastAsia="Times New Roman" w:hAnsi="Times New Roman" w:cs="Times New Roman"/>
          <w:kern w:val="0"/>
          <w:sz w:val="24"/>
          <w:szCs w:val="24"/>
          <w:lang w:eastAsia="fr-FR"/>
          <w14:ligatures w14:val="none"/>
        </w:rPr>
        <w:t xml:space="preserve"> </w:t>
      </w:r>
      <w:r w:rsidRPr="00FE58E6">
        <w:rPr>
          <w:rFonts w:ascii="Times New Roman" w:eastAsia="Times New Roman" w:hAnsi="Times New Roman" w:cs="Times New Roman"/>
          <w:kern w:val="0"/>
          <w:sz w:val="24"/>
          <w:szCs w:val="24"/>
          <w:highlight w:val="green"/>
          <w:lang w:eastAsia="fr-FR"/>
          <w14:ligatures w14:val="none"/>
        </w:rPr>
        <w:t>[gerente]</w:t>
      </w:r>
      <w:r w:rsidRPr="00392D7D">
        <w:rPr>
          <w:rFonts w:ascii="Times New Roman" w:eastAsia="Times New Roman" w:hAnsi="Times New Roman" w:cs="Times New Roman"/>
          <w:kern w:val="0"/>
          <w:sz w:val="24"/>
          <w:szCs w:val="24"/>
          <w:lang w:eastAsia="fr-FR"/>
          <w14:ligatures w14:val="none"/>
        </w:rPr>
        <w:t xml:space="preserve"> </w:t>
      </w:r>
      <w:r w:rsidR="00392D7D" w:rsidRPr="00392D7D">
        <w:rPr>
          <w:rFonts w:ascii="Times New Roman" w:eastAsia="Times New Roman" w:hAnsi="Times New Roman" w:cs="Times New Roman"/>
          <w:kern w:val="0"/>
          <w:sz w:val="24"/>
          <w:szCs w:val="24"/>
          <w:lang w:eastAsia="fr-FR"/>
          <w14:ligatures w14:val="none"/>
        </w:rPr>
        <w:t>no tiene acceso a la</w:t>
      </w:r>
      <w:r>
        <w:rPr>
          <w:rFonts w:ascii="Times New Roman" w:eastAsia="Times New Roman" w:hAnsi="Times New Roman" w:cs="Times New Roman"/>
          <w:kern w:val="0"/>
          <w:sz w:val="24"/>
          <w:szCs w:val="24"/>
          <w:lang w:eastAsia="fr-FR"/>
          <w14:ligatures w14:val="none"/>
        </w:rPr>
        <w:t>s</w:t>
      </w:r>
      <w:r w:rsidR="00392D7D" w:rsidRPr="00392D7D">
        <w:rPr>
          <w:rFonts w:ascii="Times New Roman" w:eastAsia="Times New Roman" w:hAnsi="Times New Roman" w:cs="Times New Roman"/>
          <w:kern w:val="0"/>
          <w:sz w:val="24"/>
          <w:szCs w:val="24"/>
          <w:lang w:eastAsia="fr-FR"/>
          <w14:ligatures w14:val="none"/>
        </w:rPr>
        <w:t xml:space="preserve"> propuesta</w:t>
      </w:r>
      <w:r>
        <w:rPr>
          <w:rFonts w:ascii="Times New Roman" w:eastAsia="Times New Roman" w:hAnsi="Times New Roman" w:cs="Times New Roman"/>
          <w:kern w:val="0"/>
          <w:sz w:val="24"/>
          <w:szCs w:val="24"/>
          <w:lang w:eastAsia="fr-FR"/>
          <w14:ligatures w14:val="none"/>
        </w:rPr>
        <w:t>s</w:t>
      </w:r>
      <w:r w:rsidR="00392D7D" w:rsidRPr="00392D7D">
        <w:rPr>
          <w:rFonts w:ascii="Times New Roman" w:eastAsia="Times New Roman" w:hAnsi="Times New Roman" w:cs="Times New Roman"/>
          <w:kern w:val="0"/>
          <w:sz w:val="24"/>
          <w:szCs w:val="24"/>
          <w:lang w:eastAsia="fr-FR"/>
          <w14:ligatures w14:val="none"/>
        </w:rPr>
        <w:t xml:space="preserve"> que </w:t>
      </w:r>
      <w:r w:rsidR="00452C67">
        <w:rPr>
          <w:rFonts w:ascii="Times New Roman" w:eastAsia="Times New Roman" w:hAnsi="Times New Roman" w:cs="Times New Roman"/>
          <w:kern w:val="0"/>
          <w:sz w:val="24"/>
          <w:szCs w:val="24"/>
          <w:lang w:eastAsia="fr-FR"/>
          <w14:ligatures w14:val="none"/>
        </w:rPr>
        <w:t>usted</w:t>
      </w:r>
      <w:r w:rsidR="00392D7D" w:rsidRPr="00392D7D">
        <w:rPr>
          <w:rFonts w:ascii="Times New Roman" w:eastAsia="Times New Roman" w:hAnsi="Times New Roman" w:cs="Times New Roman"/>
          <w:kern w:val="0"/>
          <w:sz w:val="24"/>
          <w:szCs w:val="24"/>
          <w:lang w:eastAsia="fr-FR"/>
          <w14:ligatures w14:val="none"/>
        </w:rPr>
        <w:t xml:space="preserve"> y el otro </w:t>
      </w:r>
      <w:r>
        <w:rPr>
          <w:rFonts w:ascii="Times New Roman" w:eastAsia="Times New Roman" w:hAnsi="Times New Roman" w:cs="Times New Roman"/>
          <w:kern w:val="0"/>
          <w:sz w:val="24"/>
          <w:szCs w:val="24"/>
          <w:lang w:eastAsia="fr-FR"/>
          <w14:ligatures w14:val="none"/>
        </w:rPr>
        <w:t>trabajador</w:t>
      </w:r>
      <w:r w:rsidR="00392D7D" w:rsidRPr="00392D7D">
        <w:rPr>
          <w:rFonts w:ascii="Times New Roman" w:eastAsia="Times New Roman" w:hAnsi="Times New Roman" w:cs="Times New Roman"/>
          <w:kern w:val="0"/>
          <w:sz w:val="24"/>
          <w:szCs w:val="24"/>
          <w:lang w:eastAsia="fr-FR"/>
          <w14:ligatures w14:val="none"/>
        </w:rPr>
        <w:t xml:space="preserve"> hicieron en la etapa de negociación ni a los mensajes que intercambiaron en el chat.</w:t>
      </w:r>
    </w:p>
    <w:p w14:paraId="43F0EFDB" w14:textId="77777777" w:rsidR="00392D7D" w:rsidRPr="00392D7D" w:rsidRDefault="00392D7D" w:rsidP="003624B9">
      <w:pPr>
        <w:spacing w:after="0" w:line="240" w:lineRule="auto"/>
        <w:jc w:val="both"/>
        <w:rPr>
          <w:rFonts w:ascii="Times New Roman" w:eastAsia="Times New Roman" w:hAnsi="Times New Roman" w:cs="Times New Roman"/>
          <w:kern w:val="0"/>
          <w:sz w:val="24"/>
          <w:szCs w:val="24"/>
          <w:lang w:eastAsia="fr-FR"/>
          <w14:ligatures w14:val="none"/>
        </w:rPr>
      </w:pPr>
    </w:p>
    <w:p w14:paraId="50FB0D35" w14:textId="77777777" w:rsidR="003624B9" w:rsidRDefault="00F81600" w:rsidP="003624B9">
      <w:pPr>
        <w:spacing w:after="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Los</w:t>
      </w:r>
      <w:r w:rsidRPr="00392D7D">
        <w:rPr>
          <w:rFonts w:ascii="Times New Roman" w:eastAsia="Times New Roman" w:hAnsi="Times New Roman" w:cs="Times New Roman"/>
          <w:kern w:val="0"/>
          <w:sz w:val="24"/>
          <w:szCs w:val="24"/>
          <w:lang w:eastAsia="fr-FR"/>
          <w14:ligatures w14:val="none"/>
        </w:rPr>
        <w:t xml:space="preserve"> </w:t>
      </w:r>
      <w:r w:rsidR="00392D7D" w:rsidRPr="00392D7D">
        <w:rPr>
          <w:rFonts w:ascii="Times New Roman" w:eastAsia="Times New Roman" w:hAnsi="Times New Roman" w:cs="Times New Roman"/>
          <w:kern w:val="0"/>
          <w:sz w:val="24"/>
          <w:szCs w:val="24"/>
          <w:lang w:eastAsia="fr-FR"/>
          <w14:ligatures w14:val="none"/>
        </w:rPr>
        <w:t xml:space="preserve">porcentajes que se muestran a continuación </w:t>
      </w:r>
      <w:r>
        <w:rPr>
          <w:rFonts w:ascii="Times New Roman" w:eastAsia="Times New Roman" w:hAnsi="Times New Roman" w:cs="Times New Roman"/>
          <w:kern w:val="0"/>
          <w:sz w:val="24"/>
          <w:szCs w:val="24"/>
          <w:lang w:eastAsia="fr-FR"/>
          <w14:ligatures w14:val="none"/>
        </w:rPr>
        <w:t>representan su porcentaje de la cuenta grupal</w:t>
      </w:r>
      <w:r w:rsidRPr="00392D7D">
        <w:rPr>
          <w:rFonts w:ascii="Times New Roman" w:eastAsia="Times New Roman" w:hAnsi="Times New Roman" w:cs="Times New Roman"/>
          <w:kern w:val="0"/>
          <w:sz w:val="24"/>
          <w:szCs w:val="24"/>
          <w:lang w:eastAsia="fr-FR"/>
          <w14:ligatures w14:val="none"/>
        </w:rPr>
        <w:t xml:space="preserve"> </w:t>
      </w:r>
      <w:r>
        <w:rPr>
          <w:rFonts w:ascii="Times New Roman" w:eastAsia="Times New Roman" w:hAnsi="Times New Roman" w:cs="Times New Roman"/>
          <w:kern w:val="0"/>
          <w:sz w:val="24"/>
          <w:szCs w:val="24"/>
          <w:lang w:eastAsia="fr-FR"/>
          <w14:ligatures w14:val="none"/>
        </w:rPr>
        <w:t xml:space="preserve">de </w:t>
      </w:r>
      <w:r w:rsidR="00392D7D" w:rsidRPr="00392D7D">
        <w:rPr>
          <w:rFonts w:ascii="Times New Roman" w:eastAsia="Times New Roman" w:hAnsi="Times New Roman" w:cs="Times New Roman"/>
          <w:kern w:val="0"/>
          <w:sz w:val="24"/>
          <w:szCs w:val="24"/>
          <w:lang w:eastAsia="fr-FR"/>
          <w14:ligatures w14:val="none"/>
        </w:rPr>
        <w:t xml:space="preserve">la </w:t>
      </w:r>
      <w:r>
        <w:rPr>
          <w:rFonts w:ascii="Times New Roman" w:eastAsia="Times New Roman" w:hAnsi="Times New Roman" w:cs="Times New Roman"/>
          <w:kern w:val="0"/>
          <w:sz w:val="24"/>
          <w:szCs w:val="24"/>
          <w:lang w:eastAsia="fr-FR"/>
          <w14:ligatures w14:val="none"/>
        </w:rPr>
        <w:t xml:space="preserve">siguiente </w:t>
      </w:r>
      <w:r w:rsidR="00392D7D" w:rsidRPr="00392D7D">
        <w:rPr>
          <w:rFonts w:ascii="Times New Roman" w:eastAsia="Times New Roman" w:hAnsi="Times New Roman" w:cs="Times New Roman"/>
          <w:kern w:val="0"/>
          <w:sz w:val="24"/>
          <w:szCs w:val="24"/>
          <w:lang w:eastAsia="fr-FR"/>
          <w14:ligatures w14:val="none"/>
        </w:rPr>
        <w:t>etapa de producción.</w:t>
      </w:r>
    </w:p>
    <w:p w14:paraId="0D2E71D0" w14:textId="1B432448" w:rsidR="00392D7D" w:rsidRDefault="00392D7D" w:rsidP="003624B9">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br/>
      </w:r>
      <w:moveFromRangeStart w:id="565" w:author="Mercedes Ines Fevre Obarrio" w:date="2024-09-04T11:05:00Z" w:name="move176340329"/>
      <w:moveFrom w:id="566" w:author="Mercedes Ines Fevre Obarrio" w:date="2024-09-04T11:05:00Z" w16du:dateUtc="2024-09-04T09:05:00Z">
        <w:r w:rsidR="00F81600" w:rsidDel="00196F62">
          <w:rPr>
            <w:rFonts w:ascii="Times New Roman" w:eastAsia="Times New Roman" w:hAnsi="Times New Roman" w:cs="Times New Roman"/>
            <w:kern w:val="0"/>
            <w:sz w:val="24"/>
            <w:szCs w:val="24"/>
            <w:lang w:eastAsia="fr-FR"/>
            <w14:ligatures w14:val="none"/>
          </w:rPr>
          <w:t>Haga click en “</w:t>
        </w:r>
        <w:r w:rsidR="000174AD" w:rsidDel="00196F62">
          <w:rPr>
            <w:rFonts w:ascii="Times New Roman" w:eastAsia="Times New Roman" w:hAnsi="Times New Roman" w:cs="Times New Roman"/>
            <w:kern w:val="0"/>
            <w:sz w:val="24"/>
            <w:szCs w:val="24"/>
            <w:lang w:eastAsia="fr-FR"/>
            <w14:ligatures w14:val="none"/>
          </w:rPr>
          <w:t>Siguiente</w:t>
        </w:r>
        <w:r w:rsidR="00F81600" w:rsidDel="00196F62">
          <w:rPr>
            <w:rFonts w:ascii="Times New Roman" w:eastAsia="Times New Roman" w:hAnsi="Times New Roman" w:cs="Times New Roman"/>
            <w:kern w:val="0"/>
            <w:sz w:val="24"/>
            <w:szCs w:val="24"/>
            <w:lang w:eastAsia="fr-FR"/>
            <w14:ligatures w14:val="none"/>
          </w:rPr>
          <w:t xml:space="preserve">” </w:t>
        </w:r>
        <w:r w:rsidRPr="00392D7D" w:rsidDel="00196F62">
          <w:rPr>
            <w:rFonts w:ascii="Times New Roman" w:eastAsia="Times New Roman" w:hAnsi="Times New Roman" w:cs="Times New Roman"/>
            <w:kern w:val="0"/>
            <w:sz w:val="24"/>
            <w:szCs w:val="24"/>
            <w:lang w:eastAsia="fr-FR"/>
            <w14:ligatures w14:val="none"/>
          </w:rPr>
          <w:t>para pasar a la etapa de producción.</w:t>
        </w:r>
      </w:moveFrom>
      <w:moveFromRangeEnd w:id="565"/>
    </w:p>
    <w:p w14:paraId="2B360A70" w14:textId="77777777" w:rsidR="00F81600" w:rsidRDefault="00F81600" w:rsidP="003624B9">
      <w:pPr>
        <w:spacing w:after="0" w:line="240" w:lineRule="auto"/>
        <w:jc w:val="both"/>
        <w:rPr>
          <w:rFonts w:ascii="Times New Roman" w:eastAsia="Times New Roman" w:hAnsi="Times New Roman" w:cs="Times New Roman"/>
          <w:kern w:val="0"/>
          <w:sz w:val="24"/>
          <w:szCs w:val="24"/>
          <w:lang w:eastAsia="fr-FR"/>
          <w14:ligatures w14:val="none"/>
        </w:rPr>
      </w:pPr>
    </w:p>
    <w:p w14:paraId="31F27603" w14:textId="7E00CEBD" w:rsidR="00452C67" w:rsidRDefault="00452C67" w:rsidP="003624B9">
      <w:pPr>
        <w:spacing w:after="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Tarea</w:t>
      </w:r>
    </w:p>
    <w:p w14:paraId="54CC6FC1" w14:textId="7658FE52" w:rsidR="00452C67" w:rsidRPr="00392D7D" w:rsidRDefault="00452C67" w:rsidP="003624B9">
      <w:pPr>
        <w:spacing w:after="0"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 xml:space="preserve">Su porcentaje </w:t>
      </w:r>
      <w:r w:rsidR="00F81600">
        <w:rPr>
          <w:rFonts w:ascii="Times New Roman" w:eastAsia="Times New Roman" w:hAnsi="Times New Roman" w:cs="Times New Roman"/>
          <w:kern w:val="0"/>
          <w:sz w:val="24"/>
          <w:szCs w:val="24"/>
          <w:lang w:eastAsia="fr-FR"/>
          <w14:ligatures w14:val="none"/>
        </w:rPr>
        <w:t>de la cuenta grupal</w:t>
      </w:r>
    </w:p>
    <w:p w14:paraId="49D0F674" w14:textId="77777777" w:rsidR="00392D7D" w:rsidRDefault="00392D7D" w:rsidP="003624B9">
      <w:pPr>
        <w:pBdr>
          <w:top w:val="single" w:sz="6" w:space="1" w:color="auto"/>
        </w:pBdr>
        <w:spacing w:after="0" w:line="240" w:lineRule="auto"/>
        <w:jc w:val="both"/>
        <w:rPr>
          <w:ins w:id="567" w:author="Mercedes Ines Fevre Obarrio" w:date="2024-09-04T11:05:00Z" w16du:dateUtc="2024-09-04T09:05:00Z"/>
          <w:rFonts w:ascii="Times New Roman" w:eastAsia="Times New Roman" w:hAnsi="Times New Roman" w:cs="Times New Roman"/>
          <w:kern w:val="0"/>
          <w:sz w:val="24"/>
          <w:szCs w:val="24"/>
          <w:lang w:val="fr-FR" w:eastAsia="fr-FR"/>
          <w14:ligatures w14:val="none"/>
        </w:rPr>
      </w:pPr>
      <w:r>
        <w:rPr>
          <w:noProof/>
        </w:rPr>
        <w:drawing>
          <wp:inline distT="0" distB="0" distL="0" distR="0" wp14:anchorId="7E597506" wp14:editId="48EB6668">
            <wp:extent cx="5400040" cy="510540"/>
            <wp:effectExtent l="0" t="0" r="0" b="3810"/>
            <wp:docPr id="15877234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23476" name=""/>
                    <pic:cNvPicPr/>
                  </pic:nvPicPr>
                  <pic:blipFill>
                    <a:blip r:embed="rId19"/>
                    <a:stretch>
                      <a:fillRect/>
                    </a:stretch>
                  </pic:blipFill>
                  <pic:spPr>
                    <a:xfrm>
                      <a:off x="0" y="0"/>
                      <a:ext cx="5400040" cy="510540"/>
                    </a:xfrm>
                    <a:prstGeom prst="rect">
                      <a:avLst/>
                    </a:prstGeom>
                  </pic:spPr>
                </pic:pic>
              </a:graphicData>
            </a:graphic>
          </wp:inline>
        </w:drawing>
      </w:r>
    </w:p>
    <w:p w14:paraId="1147FF33" w14:textId="5CF84D5D" w:rsidR="00196F62" w:rsidRPr="003447A7" w:rsidRDefault="00196F62" w:rsidP="003624B9">
      <w:pPr>
        <w:pBdr>
          <w:top w:val="single" w:sz="6" w:space="1" w:color="auto"/>
        </w:pBdr>
        <w:spacing w:after="0" w:line="240" w:lineRule="auto"/>
        <w:jc w:val="both"/>
        <w:rPr>
          <w:rFonts w:ascii="Times New Roman" w:eastAsia="Times New Roman" w:hAnsi="Times New Roman" w:cs="Times New Roman"/>
          <w:kern w:val="0"/>
          <w:sz w:val="24"/>
          <w:szCs w:val="24"/>
          <w:lang w:val="fr-FR" w:eastAsia="fr-FR"/>
          <w14:ligatures w14:val="none"/>
        </w:rPr>
      </w:pPr>
      <w:moveToRangeStart w:id="568" w:author="Mercedes Ines Fevre Obarrio" w:date="2024-09-04T11:05:00Z" w:name="move176340329"/>
      <w:moveTo w:id="569" w:author="Mercedes Ines Fevre Obarrio" w:date="2024-09-04T11:05:00Z" w16du:dateUtc="2024-09-04T09:05:00Z">
        <w:r>
          <w:rPr>
            <w:rFonts w:ascii="Times New Roman" w:eastAsia="Times New Roman" w:hAnsi="Times New Roman" w:cs="Times New Roman"/>
            <w:kern w:val="0"/>
            <w:sz w:val="24"/>
            <w:szCs w:val="24"/>
            <w:lang w:eastAsia="fr-FR"/>
            <w14:ligatures w14:val="none"/>
          </w:rPr>
          <w:t xml:space="preserve">Haga </w:t>
        </w:r>
        <w:proofErr w:type="spellStart"/>
        <w:proofErr w:type="gramStart"/>
        <w:r>
          <w:rPr>
            <w:rFonts w:ascii="Times New Roman" w:eastAsia="Times New Roman" w:hAnsi="Times New Roman" w:cs="Times New Roman"/>
            <w:kern w:val="0"/>
            <w:sz w:val="24"/>
            <w:szCs w:val="24"/>
            <w:lang w:eastAsia="fr-FR"/>
            <w14:ligatures w14:val="none"/>
          </w:rPr>
          <w:t>click</w:t>
        </w:r>
        <w:proofErr w:type="spellEnd"/>
        <w:proofErr w:type="gramEnd"/>
        <w:r>
          <w:rPr>
            <w:rFonts w:ascii="Times New Roman" w:eastAsia="Times New Roman" w:hAnsi="Times New Roman" w:cs="Times New Roman"/>
            <w:kern w:val="0"/>
            <w:sz w:val="24"/>
            <w:szCs w:val="24"/>
            <w:lang w:eastAsia="fr-FR"/>
            <w14:ligatures w14:val="none"/>
          </w:rPr>
          <w:t xml:space="preserve"> en “Siguiente” </w:t>
        </w:r>
        <w:r w:rsidRPr="00392D7D">
          <w:rPr>
            <w:rFonts w:ascii="Times New Roman" w:eastAsia="Times New Roman" w:hAnsi="Times New Roman" w:cs="Times New Roman"/>
            <w:kern w:val="0"/>
            <w:sz w:val="24"/>
            <w:szCs w:val="24"/>
            <w:lang w:eastAsia="fr-FR"/>
            <w14:ligatures w14:val="none"/>
          </w:rPr>
          <w:t>para pasar a la etapa de producción.</w:t>
        </w:r>
      </w:moveTo>
      <w:moveToRangeEnd w:id="568"/>
    </w:p>
    <w:p w14:paraId="6172324F" w14:textId="77777777" w:rsidR="000174AD" w:rsidRPr="00392D7D" w:rsidRDefault="000174AD" w:rsidP="003624B9">
      <w:pPr>
        <w:spacing w:before="100" w:beforeAutospacing="1" w:after="100" w:afterAutospacing="1" w:line="240" w:lineRule="auto"/>
        <w:jc w:val="both"/>
        <w:outlineLvl w:val="1"/>
        <w:rPr>
          <w:b/>
          <w:bCs/>
          <w:sz w:val="24"/>
          <w:szCs w:val="24"/>
        </w:rPr>
      </w:pPr>
      <w:r w:rsidRPr="00392D7D">
        <w:rPr>
          <w:rFonts w:ascii="Times New Roman" w:eastAsia="Times New Roman" w:hAnsi="Times New Roman" w:cs="Times New Roman"/>
          <w:b/>
          <w:bCs/>
          <w:kern w:val="0"/>
          <w:sz w:val="24"/>
          <w:szCs w:val="24"/>
          <w:lang w:eastAsia="fr-FR"/>
          <w14:ligatures w14:val="none"/>
        </w:rPr>
        <w:t>{</w:t>
      </w:r>
      <w:r>
        <w:rPr>
          <w:rFonts w:ascii="Times New Roman" w:eastAsia="Times New Roman" w:hAnsi="Times New Roman" w:cs="Times New Roman"/>
          <w:b/>
          <w:bCs/>
          <w:kern w:val="0"/>
          <w:sz w:val="24"/>
          <w:szCs w:val="24"/>
          <w:lang w:eastAsia="fr-FR"/>
          <w14:ligatures w14:val="none"/>
        </w:rPr>
        <w:t>Siguiente</w:t>
      </w:r>
      <w:r w:rsidRPr="00392D7D">
        <w:rPr>
          <w:rFonts w:ascii="Times New Roman" w:eastAsia="Times New Roman" w:hAnsi="Times New Roman" w:cs="Times New Roman"/>
          <w:b/>
          <w:bCs/>
          <w:kern w:val="0"/>
          <w:sz w:val="24"/>
          <w:szCs w:val="24"/>
          <w:lang w:eastAsia="fr-FR"/>
          <w14:ligatures w14:val="none"/>
        </w:rPr>
        <w:t>}</w:t>
      </w:r>
    </w:p>
    <w:p w14:paraId="708B9B53" w14:textId="77777777" w:rsidR="00392D7D" w:rsidRPr="008D0215" w:rsidRDefault="00392D7D" w:rsidP="003624B9">
      <w:pPr>
        <w:spacing w:before="100" w:beforeAutospacing="1" w:after="100" w:afterAutospacing="1" w:line="240" w:lineRule="auto"/>
        <w:jc w:val="both"/>
        <w:outlineLvl w:val="1"/>
        <w:rPr>
          <w:b/>
          <w:bCs/>
          <w:sz w:val="24"/>
          <w:szCs w:val="24"/>
        </w:rPr>
      </w:pPr>
    </w:p>
    <w:p w14:paraId="36D2C187" w14:textId="77777777" w:rsidR="00392D7D" w:rsidRPr="00392D7D" w:rsidRDefault="00392D7D" w:rsidP="00FA7665">
      <w:pPr>
        <w:jc w:val="center"/>
        <w:rPr>
          <w:b/>
          <w:bCs/>
          <w:sz w:val="24"/>
          <w:szCs w:val="24"/>
        </w:rPr>
      </w:pPr>
      <w:r w:rsidRPr="00392D7D">
        <w:rPr>
          <w:b/>
          <w:bCs/>
          <w:sz w:val="24"/>
          <w:szCs w:val="24"/>
        </w:rPr>
        <w:br w:type="page"/>
      </w:r>
      <w:r w:rsidRPr="00392D7D">
        <w:rPr>
          <w:b/>
          <w:bCs/>
          <w:sz w:val="24"/>
          <w:szCs w:val="24"/>
        </w:rPr>
        <w:lastRenderedPageBreak/>
        <w:t>Pantalla 19</w:t>
      </w:r>
    </w:p>
    <w:p w14:paraId="4E5733FB" w14:textId="2F2D6303" w:rsidR="00392D7D" w:rsidRPr="00392D7D" w:rsidRDefault="00392D7D" w:rsidP="003624B9">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fr-FR"/>
          <w14:ligatures w14:val="none"/>
        </w:rPr>
      </w:pPr>
      <w:r w:rsidRPr="00392D7D">
        <w:rPr>
          <w:rFonts w:ascii="Times New Roman" w:eastAsia="Times New Roman" w:hAnsi="Times New Roman" w:cs="Times New Roman"/>
          <w:b/>
          <w:bCs/>
          <w:kern w:val="0"/>
          <w:sz w:val="36"/>
          <w:szCs w:val="36"/>
          <w:lang w:eastAsia="fr-FR"/>
          <w14:ligatures w14:val="none"/>
        </w:rPr>
        <w:t>Etapa de producción (</w:t>
      </w:r>
      <w:r w:rsidR="00F81600">
        <w:rPr>
          <w:rFonts w:ascii="Times New Roman" w:eastAsia="Times New Roman" w:hAnsi="Times New Roman" w:cs="Times New Roman"/>
          <w:b/>
          <w:bCs/>
          <w:kern w:val="0"/>
          <w:sz w:val="36"/>
          <w:szCs w:val="36"/>
          <w:lang w:eastAsia="fr-FR"/>
          <w14:ligatures w14:val="none"/>
        </w:rPr>
        <w:t>ronda</w:t>
      </w:r>
      <w:r w:rsidR="00F81600" w:rsidRPr="00392D7D">
        <w:rPr>
          <w:rFonts w:ascii="Times New Roman" w:eastAsia="Times New Roman" w:hAnsi="Times New Roman" w:cs="Times New Roman"/>
          <w:b/>
          <w:bCs/>
          <w:kern w:val="0"/>
          <w:sz w:val="36"/>
          <w:szCs w:val="36"/>
          <w:lang w:eastAsia="fr-FR"/>
          <w14:ligatures w14:val="none"/>
        </w:rPr>
        <w:t xml:space="preserve"> </w:t>
      </w:r>
      <w:r w:rsidRPr="00392D7D">
        <w:rPr>
          <w:rFonts w:ascii="Times New Roman" w:eastAsia="Times New Roman" w:hAnsi="Times New Roman" w:cs="Times New Roman"/>
          <w:b/>
          <w:bCs/>
          <w:kern w:val="0"/>
          <w:sz w:val="36"/>
          <w:szCs w:val="36"/>
          <w:lang w:eastAsia="fr-FR"/>
          <w14:ligatures w14:val="none"/>
        </w:rPr>
        <w:t>#1)</w:t>
      </w:r>
    </w:p>
    <w:p w14:paraId="1B26B66E" w14:textId="77777777" w:rsidR="003624B9" w:rsidRDefault="00392D7D" w:rsidP="003624B9">
      <w:pPr>
        <w:spacing w:after="24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b/>
          <w:bCs/>
          <w:kern w:val="0"/>
          <w:sz w:val="24"/>
          <w:szCs w:val="24"/>
          <w:lang w:eastAsia="fr-FR"/>
          <w14:ligatures w14:val="none"/>
        </w:rPr>
        <w:t xml:space="preserve">Ahora comenzará la etapa de </w:t>
      </w:r>
      <w:commentRangeStart w:id="570"/>
      <w:r w:rsidRPr="00392D7D">
        <w:rPr>
          <w:rFonts w:ascii="Times New Roman" w:eastAsia="Times New Roman" w:hAnsi="Times New Roman" w:cs="Times New Roman"/>
          <w:b/>
          <w:bCs/>
          <w:kern w:val="0"/>
          <w:sz w:val="24"/>
          <w:szCs w:val="24"/>
          <w:lang w:eastAsia="fr-FR"/>
          <w14:ligatures w14:val="none"/>
        </w:rPr>
        <w:t>producción</w:t>
      </w:r>
      <w:commentRangeEnd w:id="570"/>
      <w:r w:rsidR="008D0215">
        <w:rPr>
          <w:rStyle w:val="CommentReference"/>
        </w:rPr>
        <w:commentReference w:id="570"/>
      </w:r>
      <w:r w:rsidRPr="00392D7D">
        <w:rPr>
          <w:rFonts w:ascii="Times New Roman" w:eastAsia="Times New Roman" w:hAnsi="Times New Roman" w:cs="Times New Roman"/>
          <w:b/>
          <w:bCs/>
          <w:kern w:val="0"/>
          <w:sz w:val="24"/>
          <w:szCs w:val="24"/>
          <w:lang w:eastAsia="fr-FR"/>
          <w14:ligatures w14:val="none"/>
        </w:rPr>
        <w:t>.</w:t>
      </w:r>
      <w:r w:rsidRPr="00392D7D">
        <w:rPr>
          <w:rFonts w:ascii="Times New Roman" w:eastAsia="Times New Roman" w:hAnsi="Times New Roman" w:cs="Times New Roman"/>
          <w:kern w:val="0"/>
          <w:sz w:val="24"/>
          <w:szCs w:val="24"/>
          <w:lang w:eastAsia="fr-FR"/>
          <w14:ligatures w14:val="none"/>
        </w:rPr>
        <w:t xml:space="preserve"> </w:t>
      </w:r>
    </w:p>
    <w:p w14:paraId="2D6D32A6" w14:textId="2C324A48" w:rsidR="008D0215" w:rsidRPr="006E645C" w:rsidRDefault="00392D7D" w:rsidP="008D0215">
      <w:pPr>
        <w:spacing w:before="100" w:beforeAutospacing="1" w:after="100" w:afterAutospacing="1" w:line="240" w:lineRule="auto"/>
        <w:jc w:val="both"/>
        <w:rPr>
          <w:ins w:id="571" w:author="Mercedes Ines Fevre Obarrio" w:date="2024-09-03T19:54:00Z" w16du:dateUtc="2024-09-03T17:54:00Z"/>
          <w:rFonts w:ascii="Times New Roman" w:eastAsia="Times New Roman" w:hAnsi="Times New Roman" w:cs="Times New Roman"/>
          <w:kern w:val="0"/>
          <w:sz w:val="24"/>
          <w:szCs w:val="24"/>
          <w:lang w:val="en-US" w:eastAsia="fr-FR"/>
          <w14:ligatures w14:val="none"/>
        </w:rPr>
      </w:pPr>
      <w:r w:rsidRPr="00070DC6">
        <w:rPr>
          <w:rFonts w:ascii="Times New Roman" w:eastAsia="Times New Roman" w:hAnsi="Times New Roman" w:cs="Times New Roman"/>
          <w:kern w:val="0"/>
          <w:sz w:val="24"/>
          <w:szCs w:val="24"/>
          <w:lang w:val="en-US" w:eastAsia="fr-FR"/>
          <w14:ligatures w14:val="none"/>
        </w:rPr>
        <w:br/>
      </w:r>
      <w:ins w:id="572" w:author="Mercedes Ines Fevre Obarrio" w:date="2024-09-03T19:54:00Z" w16du:dateUtc="2024-09-03T17:54:00Z">
        <w:r w:rsidR="008D0215" w:rsidRPr="006E645C">
          <w:rPr>
            <w:rFonts w:ascii="Times New Roman" w:eastAsia="Times New Roman" w:hAnsi="Times New Roman" w:cs="Times New Roman"/>
            <w:kern w:val="0"/>
            <w:sz w:val="24"/>
            <w:szCs w:val="24"/>
            <w:highlight w:val="yellow"/>
            <w:lang w:val="en-US" w:eastAsia="fr-FR"/>
            <w14:ligatures w14:val="none"/>
          </w:rPr>
          <w:t xml:space="preserve">SHOULD WE REPEAT THE WHOLE TEXT OF SCREEN 11A (PG </w:t>
        </w:r>
      </w:ins>
      <w:ins w:id="573" w:author="Mercedes Ines Fevre Obarrio" w:date="2024-09-04T11:16:00Z" w16du:dateUtc="2024-09-04T09:16:00Z">
        <w:r w:rsidR="00122897">
          <w:rPr>
            <w:rFonts w:ascii="Times New Roman" w:eastAsia="Times New Roman" w:hAnsi="Times New Roman" w:cs="Times New Roman"/>
            <w:kern w:val="0"/>
            <w:sz w:val="24"/>
            <w:szCs w:val="24"/>
            <w:highlight w:val="yellow"/>
            <w:lang w:val="en-US" w:eastAsia="fr-FR"/>
            <w14:ligatures w14:val="none"/>
          </w:rPr>
          <w:t>19</w:t>
        </w:r>
      </w:ins>
      <w:ins w:id="574" w:author="Mercedes Ines Fevre Obarrio" w:date="2024-09-03T19:54:00Z" w16du:dateUtc="2024-09-03T17:54:00Z">
        <w:r w:rsidR="008D0215" w:rsidRPr="006E645C">
          <w:rPr>
            <w:rFonts w:ascii="Times New Roman" w:eastAsia="Times New Roman" w:hAnsi="Times New Roman" w:cs="Times New Roman"/>
            <w:kern w:val="0"/>
            <w:sz w:val="24"/>
            <w:szCs w:val="24"/>
            <w:highlight w:val="yellow"/>
            <w:lang w:val="en-US" w:eastAsia="fr-FR"/>
            <w14:ligatures w14:val="none"/>
          </w:rPr>
          <w:t>)?</w:t>
        </w:r>
      </w:ins>
    </w:p>
    <w:p w14:paraId="0271F928" w14:textId="714937B3" w:rsidR="00392D7D" w:rsidRPr="00196F62" w:rsidRDefault="00196F62" w:rsidP="003624B9">
      <w:pPr>
        <w:spacing w:after="240" w:line="240" w:lineRule="auto"/>
        <w:jc w:val="both"/>
        <w:rPr>
          <w:rFonts w:ascii="Times New Roman" w:eastAsia="Times New Roman" w:hAnsi="Times New Roman" w:cs="Times New Roman"/>
          <w:kern w:val="0"/>
          <w:sz w:val="24"/>
          <w:szCs w:val="24"/>
          <w:lang w:eastAsia="fr-FR"/>
          <w14:ligatures w14:val="none"/>
        </w:rPr>
      </w:pPr>
      <w:ins w:id="575" w:author="Mercedes Ines Fevre Obarrio" w:date="2024-09-04T11:05:00Z" w16du:dateUtc="2024-09-04T09:05:00Z">
        <w:r w:rsidRPr="00392D7D">
          <w:rPr>
            <w:rFonts w:ascii="Times New Roman" w:eastAsia="Times New Roman" w:hAnsi="Times New Roman" w:cs="Times New Roman"/>
            <w:kern w:val="0"/>
            <w:sz w:val="24"/>
            <w:szCs w:val="24"/>
            <w:lang w:eastAsia="fr-FR"/>
            <w14:ligatures w14:val="none"/>
          </w:rPr>
          <w:t>Haga clic en "Siguiente" para continuar</w:t>
        </w:r>
      </w:ins>
    </w:p>
    <w:p w14:paraId="69702641" w14:textId="611D706D" w:rsidR="00392D7D" w:rsidRPr="00C26963" w:rsidRDefault="00392D7D" w:rsidP="003624B9">
      <w:pPr>
        <w:jc w:val="both"/>
        <w:rPr>
          <w:b/>
          <w:bCs/>
          <w:sz w:val="24"/>
          <w:szCs w:val="24"/>
        </w:rPr>
      </w:pPr>
      <w:r w:rsidRPr="00C26963">
        <w:rPr>
          <w:b/>
          <w:bCs/>
          <w:sz w:val="24"/>
          <w:szCs w:val="24"/>
        </w:rPr>
        <w:t>{</w:t>
      </w:r>
      <w:proofErr w:type="gramStart"/>
      <w:r w:rsidR="00452C67" w:rsidRPr="00C26963">
        <w:rPr>
          <w:b/>
          <w:bCs/>
          <w:sz w:val="24"/>
          <w:szCs w:val="24"/>
        </w:rPr>
        <w:t>Siguiente</w:t>
      </w:r>
      <w:r w:rsidR="003624B9" w:rsidRPr="00C26963">
        <w:rPr>
          <w:b/>
          <w:bCs/>
          <w:sz w:val="24"/>
          <w:szCs w:val="24"/>
        </w:rPr>
        <w:t xml:space="preserve"> </w:t>
      </w:r>
      <w:r w:rsidRPr="00C26963">
        <w:rPr>
          <w:b/>
          <w:bCs/>
          <w:sz w:val="24"/>
          <w:szCs w:val="24"/>
        </w:rPr>
        <w:t>}</w:t>
      </w:r>
      <w:proofErr w:type="gramEnd"/>
    </w:p>
    <w:p w14:paraId="0E788AB3" w14:textId="77777777" w:rsidR="00392D7D" w:rsidRPr="00C26963" w:rsidRDefault="00392D7D" w:rsidP="003624B9">
      <w:pPr>
        <w:jc w:val="both"/>
        <w:rPr>
          <w:b/>
          <w:bCs/>
          <w:sz w:val="24"/>
          <w:szCs w:val="24"/>
        </w:rPr>
      </w:pPr>
    </w:p>
    <w:p w14:paraId="416D9B8A" w14:textId="77777777" w:rsidR="00392D7D" w:rsidRPr="00C26963" w:rsidRDefault="00392D7D" w:rsidP="003624B9">
      <w:pPr>
        <w:jc w:val="both"/>
        <w:rPr>
          <w:b/>
          <w:bCs/>
          <w:sz w:val="24"/>
          <w:szCs w:val="24"/>
        </w:rPr>
      </w:pPr>
      <w:r w:rsidRPr="00C26963">
        <w:rPr>
          <w:b/>
          <w:bCs/>
          <w:sz w:val="24"/>
          <w:szCs w:val="24"/>
        </w:rPr>
        <w:br w:type="page"/>
      </w:r>
    </w:p>
    <w:p w14:paraId="24F4E4E9" w14:textId="77777777" w:rsidR="00392D7D" w:rsidRPr="00392D7D" w:rsidRDefault="00392D7D" w:rsidP="00392D7D">
      <w:pPr>
        <w:jc w:val="center"/>
        <w:rPr>
          <w:b/>
          <w:bCs/>
          <w:sz w:val="24"/>
          <w:szCs w:val="24"/>
        </w:rPr>
      </w:pPr>
      <w:r w:rsidRPr="00392D7D">
        <w:rPr>
          <w:b/>
          <w:bCs/>
          <w:sz w:val="24"/>
          <w:szCs w:val="24"/>
        </w:rPr>
        <w:lastRenderedPageBreak/>
        <w:t>Pantalla 20</w:t>
      </w:r>
    </w:p>
    <w:p w14:paraId="61FE8813" w14:textId="165810D5" w:rsidR="00392D7D" w:rsidRPr="00392D7D" w:rsidRDefault="00392D7D" w:rsidP="00F81600">
      <w:pPr>
        <w:spacing w:before="100" w:beforeAutospacing="1" w:after="100" w:afterAutospacing="1" w:line="240" w:lineRule="auto"/>
        <w:outlineLvl w:val="1"/>
        <w:rPr>
          <w:rFonts w:ascii="Times New Roman" w:eastAsia="Times New Roman" w:hAnsi="Times New Roman" w:cs="Times New Roman"/>
          <w:b/>
          <w:bCs/>
          <w:kern w:val="0"/>
          <w:sz w:val="36"/>
          <w:szCs w:val="36"/>
          <w:lang w:eastAsia="fr-FR"/>
          <w14:ligatures w14:val="none"/>
        </w:rPr>
      </w:pPr>
      <w:r w:rsidRPr="00392D7D">
        <w:rPr>
          <w:rFonts w:ascii="Times New Roman" w:eastAsia="Times New Roman" w:hAnsi="Times New Roman" w:cs="Times New Roman"/>
          <w:b/>
          <w:bCs/>
          <w:kern w:val="0"/>
          <w:sz w:val="36"/>
          <w:szCs w:val="36"/>
          <w:lang w:eastAsia="fr-FR"/>
          <w14:ligatures w14:val="none"/>
        </w:rPr>
        <w:t>Etapa de producción - (</w:t>
      </w:r>
      <w:r w:rsidR="00F81600">
        <w:rPr>
          <w:rFonts w:ascii="Times New Roman" w:eastAsia="Times New Roman" w:hAnsi="Times New Roman" w:cs="Times New Roman"/>
          <w:b/>
          <w:bCs/>
          <w:kern w:val="0"/>
          <w:sz w:val="36"/>
          <w:szCs w:val="36"/>
          <w:lang w:eastAsia="fr-FR"/>
          <w14:ligatures w14:val="none"/>
        </w:rPr>
        <w:t>Ronda</w:t>
      </w:r>
      <w:r w:rsidR="00F81600" w:rsidRPr="00392D7D">
        <w:rPr>
          <w:rFonts w:ascii="Times New Roman" w:eastAsia="Times New Roman" w:hAnsi="Times New Roman" w:cs="Times New Roman"/>
          <w:b/>
          <w:bCs/>
          <w:kern w:val="0"/>
          <w:sz w:val="36"/>
          <w:szCs w:val="36"/>
          <w:lang w:eastAsia="fr-FR"/>
          <w14:ligatures w14:val="none"/>
        </w:rPr>
        <w:t xml:space="preserve"> </w:t>
      </w:r>
      <w:r w:rsidRPr="00392D7D">
        <w:rPr>
          <w:rFonts w:ascii="Times New Roman" w:eastAsia="Times New Roman" w:hAnsi="Times New Roman" w:cs="Times New Roman"/>
          <w:b/>
          <w:bCs/>
          <w:kern w:val="0"/>
          <w:sz w:val="36"/>
          <w:szCs w:val="36"/>
          <w:lang w:eastAsia="fr-FR"/>
          <w14:ligatures w14:val="none"/>
        </w:rPr>
        <w:t>#1)</w:t>
      </w:r>
    </w:p>
    <w:p w14:paraId="7CB71B0A" w14:textId="3AE27722" w:rsidR="00392D7D" w:rsidRPr="00392D7D" w:rsidRDefault="00392D7D" w:rsidP="00FA766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 xml:space="preserve">En esta etapa, usted y el otro </w:t>
      </w:r>
      <w:r w:rsidR="00FA7665">
        <w:rPr>
          <w:rFonts w:ascii="Times New Roman" w:eastAsia="Times New Roman" w:hAnsi="Times New Roman" w:cs="Times New Roman"/>
          <w:kern w:val="0"/>
          <w:sz w:val="24"/>
          <w:szCs w:val="24"/>
          <w:lang w:eastAsia="fr-FR"/>
          <w14:ligatures w14:val="none"/>
        </w:rPr>
        <w:t xml:space="preserve">trabajador </w:t>
      </w:r>
      <w:r w:rsidRPr="00392D7D">
        <w:rPr>
          <w:rFonts w:ascii="Times New Roman" w:eastAsia="Times New Roman" w:hAnsi="Times New Roman" w:cs="Times New Roman"/>
          <w:kern w:val="0"/>
          <w:sz w:val="24"/>
          <w:szCs w:val="24"/>
          <w:lang w:eastAsia="fr-FR"/>
          <w14:ligatures w14:val="none"/>
        </w:rPr>
        <w:t xml:space="preserve">recibirán 20 puntos por tarea. Depende de usted decidir cuántos de cada 20 puntos desea asignar a la </w:t>
      </w:r>
      <w:r w:rsidR="00900B19">
        <w:rPr>
          <w:rFonts w:ascii="Times New Roman" w:eastAsia="Times New Roman" w:hAnsi="Times New Roman" w:cs="Times New Roman"/>
          <w:kern w:val="0"/>
          <w:sz w:val="24"/>
          <w:szCs w:val="24"/>
          <w:lang w:eastAsia="fr-FR"/>
          <w14:ligatures w14:val="none"/>
        </w:rPr>
        <w:t>c</w:t>
      </w:r>
      <w:r w:rsidRPr="00392D7D">
        <w:rPr>
          <w:rFonts w:ascii="Times New Roman" w:eastAsia="Times New Roman" w:hAnsi="Times New Roman" w:cs="Times New Roman"/>
          <w:kern w:val="0"/>
          <w:sz w:val="24"/>
          <w:szCs w:val="24"/>
          <w:lang w:eastAsia="fr-FR"/>
          <w14:ligatures w14:val="none"/>
        </w:rPr>
        <w:t>uenta grup</w:t>
      </w:r>
      <w:r w:rsidR="00452C67">
        <w:rPr>
          <w:rFonts w:ascii="Times New Roman" w:eastAsia="Times New Roman" w:hAnsi="Times New Roman" w:cs="Times New Roman"/>
          <w:kern w:val="0"/>
          <w:sz w:val="24"/>
          <w:szCs w:val="24"/>
          <w:lang w:eastAsia="fr-FR"/>
          <w14:ligatures w14:val="none"/>
        </w:rPr>
        <w:t>al</w:t>
      </w:r>
      <w:r w:rsidRPr="00392D7D">
        <w:rPr>
          <w:rFonts w:ascii="Times New Roman" w:eastAsia="Times New Roman" w:hAnsi="Times New Roman" w:cs="Times New Roman"/>
          <w:kern w:val="0"/>
          <w:sz w:val="24"/>
          <w:szCs w:val="24"/>
          <w:lang w:eastAsia="fr-FR"/>
          <w14:ligatures w14:val="none"/>
        </w:rPr>
        <w:t xml:space="preserve"> por cada tarea. Los puntos no asignados a la </w:t>
      </w:r>
      <w:r w:rsidR="00900B19">
        <w:rPr>
          <w:rFonts w:ascii="Times New Roman" w:eastAsia="Times New Roman" w:hAnsi="Times New Roman" w:cs="Times New Roman"/>
          <w:kern w:val="0"/>
          <w:sz w:val="24"/>
          <w:szCs w:val="24"/>
          <w:lang w:eastAsia="fr-FR"/>
          <w14:ligatures w14:val="none"/>
        </w:rPr>
        <w:t>c</w:t>
      </w:r>
      <w:r w:rsidRPr="00392D7D">
        <w:rPr>
          <w:rFonts w:ascii="Times New Roman" w:eastAsia="Times New Roman" w:hAnsi="Times New Roman" w:cs="Times New Roman"/>
          <w:kern w:val="0"/>
          <w:sz w:val="24"/>
          <w:szCs w:val="24"/>
          <w:lang w:eastAsia="fr-FR"/>
          <w14:ligatures w14:val="none"/>
        </w:rPr>
        <w:t xml:space="preserve">uenta </w:t>
      </w:r>
      <w:r w:rsidR="00900B19">
        <w:rPr>
          <w:rFonts w:ascii="Times New Roman" w:eastAsia="Times New Roman" w:hAnsi="Times New Roman" w:cs="Times New Roman"/>
          <w:kern w:val="0"/>
          <w:sz w:val="24"/>
          <w:szCs w:val="24"/>
          <w:lang w:eastAsia="fr-FR"/>
          <w14:ligatures w14:val="none"/>
        </w:rPr>
        <w:t>g</w:t>
      </w:r>
      <w:r w:rsidRPr="00392D7D">
        <w:rPr>
          <w:rFonts w:ascii="Times New Roman" w:eastAsia="Times New Roman" w:hAnsi="Times New Roman" w:cs="Times New Roman"/>
          <w:kern w:val="0"/>
          <w:sz w:val="24"/>
          <w:szCs w:val="24"/>
          <w:lang w:eastAsia="fr-FR"/>
          <w14:ligatures w14:val="none"/>
        </w:rPr>
        <w:t>rup</w:t>
      </w:r>
      <w:r w:rsidR="00452C67">
        <w:rPr>
          <w:rFonts w:ascii="Times New Roman" w:eastAsia="Times New Roman" w:hAnsi="Times New Roman" w:cs="Times New Roman"/>
          <w:kern w:val="0"/>
          <w:sz w:val="24"/>
          <w:szCs w:val="24"/>
          <w:lang w:eastAsia="fr-FR"/>
          <w14:ligatures w14:val="none"/>
        </w:rPr>
        <w:t>al</w:t>
      </w:r>
      <w:r w:rsidRPr="00392D7D">
        <w:rPr>
          <w:rFonts w:ascii="Times New Roman" w:eastAsia="Times New Roman" w:hAnsi="Times New Roman" w:cs="Times New Roman"/>
          <w:kern w:val="0"/>
          <w:sz w:val="24"/>
          <w:szCs w:val="24"/>
          <w:lang w:eastAsia="fr-FR"/>
          <w14:ligatures w14:val="none"/>
        </w:rPr>
        <w:t xml:space="preserve"> se asignarán a la </w:t>
      </w:r>
      <w:r w:rsidR="00900B19">
        <w:rPr>
          <w:rFonts w:ascii="Times New Roman" w:eastAsia="Times New Roman" w:hAnsi="Times New Roman" w:cs="Times New Roman"/>
          <w:kern w:val="0"/>
          <w:sz w:val="24"/>
          <w:szCs w:val="24"/>
          <w:lang w:eastAsia="fr-FR"/>
          <w14:ligatures w14:val="none"/>
        </w:rPr>
        <w:t>c</w:t>
      </w:r>
      <w:r w:rsidRPr="00392D7D">
        <w:rPr>
          <w:rFonts w:ascii="Times New Roman" w:eastAsia="Times New Roman" w:hAnsi="Times New Roman" w:cs="Times New Roman"/>
          <w:kern w:val="0"/>
          <w:sz w:val="24"/>
          <w:szCs w:val="24"/>
          <w:lang w:eastAsia="fr-FR"/>
          <w14:ligatures w14:val="none"/>
        </w:rPr>
        <w:t xml:space="preserve">uenta </w:t>
      </w:r>
      <w:r w:rsidR="00900B19" w:rsidRPr="000174AD">
        <w:rPr>
          <w:rFonts w:ascii="Times New Roman" w:eastAsia="Times New Roman" w:hAnsi="Times New Roman" w:cs="Times New Roman"/>
          <w:kern w:val="0"/>
          <w:sz w:val="24"/>
          <w:szCs w:val="24"/>
          <w:lang w:eastAsia="fr-FR"/>
          <w14:ligatures w14:val="none"/>
        </w:rPr>
        <w:t>pr</w:t>
      </w:r>
      <w:r w:rsidRPr="000174AD">
        <w:rPr>
          <w:rFonts w:ascii="Times New Roman" w:eastAsia="Times New Roman" w:hAnsi="Times New Roman" w:cs="Times New Roman"/>
          <w:kern w:val="0"/>
          <w:sz w:val="24"/>
          <w:szCs w:val="24"/>
          <w:lang w:eastAsia="fr-FR"/>
          <w14:ligatures w14:val="none"/>
        </w:rPr>
        <w:t>ivada</w:t>
      </w:r>
      <w:r w:rsidRPr="00392D7D">
        <w:rPr>
          <w:rFonts w:ascii="Times New Roman" w:eastAsia="Times New Roman" w:hAnsi="Times New Roman" w:cs="Times New Roman"/>
          <w:kern w:val="0"/>
          <w:sz w:val="24"/>
          <w:szCs w:val="24"/>
          <w:lang w:eastAsia="fr-FR"/>
          <w14:ligatures w14:val="none"/>
        </w:rPr>
        <w:t>. Puede encontrar un resumen de las instrucciones al final de esta página.</w:t>
      </w:r>
    </w:p>
    <w:p w14:paraId="533279C4" w14:textId="58C20746" w:rsidR="00392D7D" w:rsidRDefault="00392D7D" w:rsidP="00FA766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 xml:space="preserve">Recuerda que </w:t>
      </w:r>
      <w:r w:rsidR="00900B19">
        <w:rPr>
          <w:rFonts w:ascii="Times New Roman" w:eastAsia="Times New Roman" w:hAnsi="Times New Roman" w:cs="Times New Roman"/>
          <w:kern w:val="0"/>
          <w:sz w:val="24"/>
          <w:szCs w:val="24"/>
          <w:lang w:eastAsia="fr-FR"/>
          <w14:ligatures w14:val="none"/>
        </w:rPr>
        <w:t>s</w:t>
      </w:r>
      <w:r w:rsidRPr="00392D7D">
        <w:rPr>
          <w:rFonts w:ascii="Times New Roman" w:eastAsia="Times New Roman" w:hAnsi="Times New Roman" w:cs="Times New Roman"/>
          <w:kern w:val="0"/>
          <w:sz w:val="24"/>
          <w:szCs w:val="24"/>
          <w:lang w:eastAsia="fr-FR"/>
          <w14:ligatures w14:val="none"/>
        </w:rPr>
        <w:t>us ganancias finales están determinadas por la siguiente fórmula:</w:t>
      </w:r>
      <w:r w:rsidRPr="00392D7D">
        <w:rPr>
          <w:rFonts w:ascii="Times New Roman" w:eastAsia="Times New Roman" w:hAnsi="Times New Roman" w:cs="Times New Roman"/>
          <w:kern w:val="0"/>
          <w:sz w:val="24"/>
          <w:szCs w:val="24"/>
          <w:lang w:eastAsia="fr-FR"/>
          <w14:ligatures w14:val="none"/>
        </w:rPr>
        <w:br/>
      </w:r>
      <w:r w:rsidRPr="00392D7D">
        <w:rPr>
          <w:rFonts w:ascii="Times New Roman" w:eastAsia="Times New Roman" w:hAnsi="Times New Roman" w:cs="Times New Roman"/>
          <w:kern w:val="0"/>
          <w:sz w:val="24"/>
          <w:szCs w:val="24"/>
          <w:lang w:eastAsia="fr-FR"/>
          <w14:ligatures w14:val="none"/>
        </w:rPr>
        <w:br/>
      </w:r>
      <w:del w:id="576" w:author="Mercedes Ines Fevre Obarrio" w:date="2024-09-03T20:16:00Z" w16du:dateUtc="2024-09-03T18:16:00Z">
        <w:r w:rsidRPr="00392D7D" w:rsidDel="00EF0FC9">
          <w:rPr>
            <w:rFonts w:ascii="Times New Roman" w:eastAsia="Times New Roman" w:hAnsi="Times New Roman" w:cs="Times New Roman"/>
            <w:b/>
            <w:bCs/>
            <w:kern w:val="0"/>
            <w:sz w:val="24"/>
            <w:szCs w:val="24"/>
            <w:lang w:eastAsia="fr-FR"/>
            <w14:ligatures w14:val="none"/>
          </w:rPr>
          <w:delText>P</w:delText>
        </w:r>
      </w:del>
      <w:r w:rsidRPr="00392D7D">
        <w:rPr>
          <w:rFonts w:ascii="Times New Roman" w:eastAsia="Times New Roman" w:hAnsi="Times New Roman" w:cs="Times New Roman"/>
          <w:b/>
          <w:bCs/>
          <w:kern w:val="0"/>
          <w:sz w:val="24"/>
          <w:szCs w:val="24"/>
          <w:lang w:eastAsia="fr-FR"/>
          <w14:ligatures w14:val="none"/>
        </w:rPr>
        <w:t xml:space="preserve">untos </w:t>
      </w:r>
      <w:commentRangeStart w:id="577"/>
      <w:r w:rsidRPr="00392D7D">
        <w:rPr>
          <w:rFonts w:ascii="Times New Roman" w:eastAsia="Times New Roman" w:hAnsi="Times New Roman" w:cs="Times New Roman"/>
          <w:b/>
          <w:bCs/>
          <w:kern w:val="0"/>
          <w:sz w:val="24"/>
          <w:szCs w:val="24"/>
          <w:lang w:eastAsia="fr-FR"/>
          <w14:ligatures w14:val="none"/>
        </w:rPr>
        <w:t>finales</w:t>
      </w:r>
      <w:commentRangeEnd w:id="577"/>
      <w:r w:rsidR="00122897">
        <w:rPr>
          <w:rStyle w:val="CommentReference"/>
        </w:rPr>
        <w:commentReference w:id="577"/>
      </w:r>
      <w:r w:rsidRPr="00392D7D">
        <w:rPr>
          <w:rFonts w:ascii="Times New Roman" w:eastAsia="Times New Roman" w:hAnsi="Times New Roman" w:cs="Times New Roman"/>
          <w:b/>
          <w:bCs/>
          <w:kern w:val="0"/>
          <w:sz w:val="24"/>
          <w:szCs w:val="24"/>
          <w:lang w:eastAsia="fr-FR"/>
          <w14:ligatures w14:val="none"/>
        </w:rPr>
        <w:t xml:space="preserve"> = Puntos en </w:t>
      </w:r>
      <w:r w:rsidR="00452C67">
        <w:rPr>
          <w:rFonts w:ascii="Times New Roman" w:eastAsia="Times New Roman" w:hAnsi="Times New Roman" w:cs="Times New Roman"/>
          <w:b/>
          <w:bCs/>
          <w:kern w:val="0"/>
          <w:sz w:val="24"/>
          <w:szCs w:val="24"/>
          <w:lang w:eastAsia="fr-FR"/>
          <w14:ligatures w14:val="none"/>
        </w:rPr>
        <w:t>s</w:t>
      </w:r>
      <w:r w:rsidRPr="00392D7D">
        <w:rPr>
          <w:rFonts w:ascii="Times New Roman" w:eastAsia="Times New Roman" w:hAnsi="Times New Roman" w:cs="Times New Roman"/>
          <w:b/>
          <w:bCs/>
          <w:kern w:val="0"/>
          <w:sz w:val="24"/>
          <w:szCs w:val="24"/>
          <w:lang w:eastAsia="fr-FR"/>
          <w14:ligatures w14:val="none"/>
        </w:rPr>
        <w:t xml:space="preserve">u cuenta </w:t>
      </w:r>
      <w:r w:rsidR="00900B19" w:rsidRPr="000174AD">
        <w:rPr>
          <w:rFonts w:ascii="Times New Roman" w:eastAsia="Times New Roman" w:hAnsi="Times New Roman" w:cs="Times New Roman"/>
          <w:b/>
          <w:bCs/>
          <w:kern w:val="0"/>
          <w:sz w:val="24"/>
          <w:szCs w:val="24"/>
          <w:lang w:eastAsia="fr-FR"/>
          <w14:ligatures w14:val="none"/>
        </w:rPr>
        <w:t>p</w:t>
      </w:r>
      <w:r w:rsidRPr="000174AD">
        <w:rPr>
          <w:rFonts w:ascii="Times New Roman" w:eastAsia="Times New Roman" w:hAnsi="Times New Roman" w:cs="Times New Roman"/>
          <w:b/>
          <w:bCs/>
          <w:kern w:val="0"/>
          <w:sz w:val="24"/>
          <w:szCs w:val="24"/>
          <w:lang w:eastAsia="fr-FR"/>
          <w14:ligatures w14:val="none"/>
        </w:rPr>
        <w:t>rivada</w:t>
      </w:r>
      <w:r w:rsidRPr="00452C67">
        <w:rPr>
          <w:rFonts w:ascii="Times New Roman" w:eastAsia="Times New Roman" w:hAnsi="Times New Roman" w:cs="Times New Roman"/>
          <w:b/>
          <w:bCs/>
          <w:color w:val="FF0000"/>
          <w:kern w:val="0"/>
          <w:sz w:val="24"/>
          <w:szCs w:val="24"/>
          <w:lang w:eastAsia="fr-FR"/>
          <w14:ligatures w14:val="none"/>
        </w:rPr>
        <w:t xml:space="preserve"> </w:t>
      </w:r>
      <w:r w:rsidRPr="00392D7D">
        <w:rPr>
          <w:rFonts w:ascii="Times New Roman" w:eastAsia="Times New Roman" w:hAnsi="Times New Roman" w:cs="Times New Roman"/>
          <w:b/>
          <w:bCs/>
          <w:kern w:val="0"/>
          <w:sz w:val="24"/>
          <w:szCs w:val="24"/>
          <w:lang w:eastAsia="fr-FR"/>
          <w14:ligatures w14:val="none"/>
        </w:rPr>
        <w:t xml:space="preserve">+ </w:t>
      </w:r>
      <w:r w:rsidR="00452C67">
        <w:rPr>
          <w:rFonts w:ascii="Times New Roman" w:eastAsia="Times New Roman" w:hAnsi="Times New Roman" w:cs="Times New Roman"/>
          <w:b/>
          <w:bCs/>
          <w:kern w:val="0"/>
          <w:sz w:val="24"/>
          <w:szCs w:val="24"/>
          <w:lang w:eastAsia="fr-FR"/>
          <w14:ligatures w14:val="none"/>
        </w:rPr>
        <w:t>s</w:t>
      </w:r>
      <w:r w:rsidRPr="00392D7D">
        <w:rPr>
          <w:rFonts w:ascii="Times New Roman" w:eastAsia="Times New Roman" w:hAnsi="Times New Roman" w:cs="Times New Roman"/>
          <w:b/>
          <w:bCs/>
          <w:kern w:val="0"/>
          <w:sz w:val="24"/>
          <w:szCs w:val="24"/>
          <w:lang w:eastAsia="fr-FR"/>
          <w14:ligatures w14:val="none"/>
        </w:rPr>
        <w:t xml:space="preserve">u </w:t>
      </w:r>
      <w:r w:rsidR="00900B19">
        <w:rPr>
          <w:rFonts w:ascii="Times New Roman" w:eastAsia="Times New Roman" w:hAnsi="Times New Roman" w:cs="Times New Roman"/>
          <w:b/>
          <w:bCs/>
          <w:kern w:val="0"/>
          <w:sz w:val="24"/>
          <w:szCs w:val="24"/>
          <w:lang w:eastAsia="fr-FR"/>
          <w14:ligatures w14:val="none"/>
        </w:rPr>
        <w:t>p</w:t>
      </w:r>
      <w:r w:rsidRPr="00392D7D">
        <w:rPr>
          <w:rFonts w:ascii="Times New Roman" w:eastAsia="Times New Roman" w:hAnsi="Times New Roman" w:cs="Times New Roman"/>
          <w:b/>
          <w:bCs/>
          <w:kern w:val="0"/>
          <w:sz w:val="24"/>
          <w:szCs w:val="24"/>
          <w:lang w:eastAsia="fr-FR"/>
          <w14:ligatures w14:val="none"/>
        </w:rPr>
        <w:t>orcentaje</w:t>
      </w:r>
      <w:ins w:id="578" w:author="Mercedes Ines Fevre Obarrio" w:date="2024-09-04T11:17:00Z" w16du:dateUtc="2024-09-04T09:17:00Z">
        <w:r w:rsidR="00122897">
          <w:rPr>
            <w:rFonts w:ascii="Times New Roman" w:eastAsia="Times New Roman" w:hAnsi="Times New Roman" w:cs="Times New Roman"/>
            <w:b/>
            <w:bCs/>
            <w:kern w:val="0"/>
            <w:sz w:val="24"/>
            <w:szCs w:val="24"/>
            <w:lang w:eastAsia="fr-FR"/>
            <w14:ligatures w14:val="none"/>
          </w:rPr>
          <w:t xml:space="preserve"> de </w:t>
        </w:r>
      </w:ins>
      <w:ins w:id="579" w:author="Mercedes Ines Fevre Obarrio" w:date="2024-09-04T11:18:00Z" w16du:dateUtc="2024-09-04T09:18:00Z">
        <w:r w:rsidR="00122897">
          <w:rPr>
            <w:rFonts w:ascii="Times New Roman" w:eastAsia="Times New Roman" w:hAnsi="Times New Roman" w:cs="Times New Roman"/>
            <w:b/>
            <w:bCs/>
            <w:kern w:val="0"/>
            <w:sz w:val="24"/>
            <w:szCs w:val="24"/>
            <w:lang w:eastAsia="fr-FR"/>
            <w14:ligatures w14:val="none"/>
          </w:rPr>
          <w:t>negociación</w:t>
        </w:r>
      </w:ins>
      <w:r w:rsidRPr="00392D7D">
        <w:rPr>
          <w:rFonts w:ascii="Times New Roman" w:eastAsia="Times New Roman" w:hAnsi="Times New Roman" w:cs="Times New Roman"/>
          <w:b/>
          <w:bCs/>
          <w:kern w:val="0"/>
          <w:sz w:val="24"/>
          <w:szCs w:val="24"/>
          <w:lang w:eastAsia="fr-FR"/>
          <w14:ligatures w14:val="none"/>
        </w:rPr>
        <w:t xml:space="preserve"> * 2 * (Suma total de puntos en la cuenta grupal)</w:t>
      </w:r>
      <w:r w:rsidRPr="00392D7D">
        <w:rPr>
          <w:rFonts w:ascii="Times New Roman" w:eastAsia="Times New Roman" w:hAnsi="Times New Roman" w:cs="Times New Roman"/>
          <w:kern w:val="0"/>
          <w:sz w:val="24"/>
          <w:szCs w:val="24"/>
          <w:lang w:eastAsia="fr-FR"/>
          <w14:ligatures w14:val="none"/>
        </w:rPr>
        <w:t xml:space="preserve"> </w:t>
      </w:r>
    </w:p>
    <w:p w14:paraId="5F6E5A93" w14:textId="352C9873" w:rsidR="00452C67" w:rsidRDefault="00452C67" w:rsidP="00FA766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Tarea</w:t>
      </w:r>
    </w:p>
    <w:p w14:paraId="7EEA4965" w14:textId="7C5D95ED" w:rsidR="00452C67" w:rsidRDefault="00452C67" w:rsidP="00FA766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Su porcentaje</w:t>
      </w:r>
    </w:p>
    <w:p w14:paraId="2334484C" w14:textId="4CA07573" w:rsidR="00452C67" w:rsidRPr="00392D7D" w:rsidRDefault="00452C67" w:rsidP="00FA7665">
      <w:p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Pr>
          <w:rFonts w:ascii="Times New Roman" w:eastAsia="Times New Roman" w:hAnsi="Times New Roman" w:cs="Times New Roman"/>
          <w:kern w:val="0"/>
          <w:sz w:val="24"/>
          <w:szCs w:val="24"/>
          <w:lang w:eastAsia="fr-FR"/>
          <w14:ligatures w14:val="none"/>
        </w:rPr>
        <w:t>Puntos en la cuenta grupal</w:t>
      </w:r>
    </w:p>
    <w:p w14:paraId="527631DD" w14:textId="77777777" w:rsidR="00392D7D" w:rsidRDefault="00392D7D" w:rsidP="00FA7665">
      <w:pPr>
        <w:jc w:val="both"/>
        <w:rPr>
          <w:b/>
          <w:bCs/>
          <w:sz w:val="24"/>
          <w:szCs w:val="24"/>
          <w:lang w:val="en-US"/>
        </w:rPr>
      </w:pPr>
      <w:r>
        <w:rPr>
          <w:noProof/>
        </w:rPr>
        <w:drawing>
          <wp:inline distT="0" distB="0" distL="0" distR="0" wp14:anchorId="09C48E1C" wp14:editId="548C71FB">
            <wp:extent cx="5400040" cy="1062990"/>
            <wp:effectExtent l="0" t="0" r="0" b="3810"/>
            <wp:docPr id="208355641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56419" name="Image 1" descr="Une image contenant texte, capture d’écran, Police, ligne&#10;&#10;Description générée automatiquement"/>
                    <pic:cNvPicPr/>
                  </pic:nvPicPr>
                  <pic:blipFill>
                    <a:blip r:embed="rId20"/>
                    <a:stretch>
                      <a:fillRect/>
                    </a:stretch>
                  </pic:blipFill>
                  <pic:spPr>
                    <a:xfrm>
                      <a:off x="0" y="0"/>
                      <a:ext cx="5400040" cy="1062990"/>
                    </a:xfrm>
                    <a:prstGeom prst="rect">
                      <a:avLst/>
                    </a:prstGeom>
                  </pic:spPr>
                </pic:pic>
              </a:graphicData>
            </a:graphic>
          </wp:inline>
        </w:drawing>
      </w:r>
    </w:p>
    <w:p w14:paraId="304EFE47" w14:textId="2B70FB09" w:rsidR="00D5752E" w:rsidRDefault="00196F62" w:rsidP="00FA7665">
      <w:pPr>
        <w:jc w:val="both"/>
        <w:rPr>
          <w:ins w:id="580" w:author="Mercedes Ines Fevre Obarrio" w:date="2024-09-04T11:06:00Z" w16du:dateUtc="2024-09-04T09:06:00Z"/>
          <w:rFonts w:ascii="Times New Roman" w:eastAsia="Times New Roman" w:hAnsi="Times New Roman" w:cs="Times New Roman"/>
          <w:kern w:val="0"/>
          <w:sz w:val="24"/>
          <w:szCs w:val="24"/>
          <w:lang w:eastAsia="fr-FR"/>
          <w14:ligatures w14:val="none"/>
        </w:rPr>
      </w:pPr>
      <w:ins w:id="581" w:author="Mercedes Ines Fevre Obarrio" w:date="2024-09-04T11:06:00Z" w16du:dateUtc="2024-09-04T09:06:00Z">
        <w:r w:rsidRPr="00392D7D">
          <w:rPr>
            <w:rFonts w:ascii="Times New Roman" w:eastAsia="Times New Roman" w:hAnsi="Times New Roman" w:cs="Times New Roman"/>
            <w:kern w:val="0"/>
            <w:sz w:val="24"/>
            <w:szCs w:val="24"/>
            <w:lang w:eastAsia="fr-FR"/>
            <w14:ligatures w14:val="none"/>
          </w:rPr>
          <w:t>Haga clic en "Siguiente" para continuar</w:t>
        </w:r>
      </w:ins>
    </w:p>
    <w:p w14:paraId="5DC2E06E" w14:textId="77777777" w:rsidR="00196F62" w:rsidRPr="00C26963" w:rsidRDefault="00196F62" w:rsidP="00196F62">
      <w:pPr>
        <w:jc w:val="both"/>
        <w:rPr>
          <w:ins w:id="582" w:author="Mercedes Ines Fevre Obarrio" w:date="2024-09-04T11:06:00Z" w16du:dateUtc="2024-09-04T09:06:00Z"/>
          <w:b/>
          <w:bCs/>
          <w:sz w:val="24"/>
          <w:szCs w:val="24"/>
        </w:rPr>
      </w:pPr>
      <w:ins w:id="583" w:author="Mercedes Ines Fevre Obarrio" w:date="2024-09-04T11:06:00Z" w16du:dateUtc="2024-09-04T09:06:00Z">
        <w:r w:rsidRPr="00C26963">
          <w:rPr>
            <w:b/>
            <w:bCs/>
            <w:sz w:val="24"/>
            <w:szCs w:val="24"/>
          </w:rPr>
          <w:t>{</w:t>
        </w:r>
        <w:proofErr w:type="gramStart"/>
        <w:r w:rsidRPr="00C26963">
          <w:rPr>
            <w:b/>
            <w:bCs/>
            <w:sz w:val="24"/>
            <w:szCs w:val="24"/>
          </w:rPr>
          <w:t>Siguiente }</w:t>
        </w:r>
        <w:proofErr w:type="gramEnd"/>
      </w:ins>
    </w:p>
    <w:p w14:paraId="608C5102" w14:textId="77777777" w:rsidR="00196F62" w:rsidRPr="00FA7665" w:rsidRDefault="00196F62" w:rsidP="00FA7665">
      <w:pPr>
        <w:jc w:val="both"/>
        <w:rPr>
          <w:b/>
          <w:bCs/>
          <w:sz w:val="24"/>
          <w:szCs w:val="24"/>
        </w:rPr>
      </w:pPr>
    </w:p>
    <w:p w14:paraId="1B63C713" w14:textId="77777777" w:rsidR="00392D7D" w:rsidRPr="00FA7665" w:rsidRDefault="00392D7D" w:rsidP="00FA7665">
      <w:pPr>
        <w:jc w:val="both"/>
        <w:rPr>
          <w:b/>
          <w:bCs/>
          <w:sz w:val="24"/>
          <w:szCs w:val="24"/>
        </w:rPr>
      </w:pPr>
      <w:r w:rsidRPr="00FA7665">
        <w:rPr>
          <w:b/>
          <w:bCs/>
          <w:sz w:val="24"/>
          <w:szCs w:val="24"/>
        </w:rPr>
        <w:br w:type="page"/>
      </w:r>
    </w:p>
    <w:p w14:paraId="5DD8EAEF" w14:textId="77777777" w:rsidR="00392D7D" w:rsidRPr="00077FB5" w:rsidRDefault="00392D7D" w:rsidP="00FA7665">
      <w:pPr>
        <w:jc w:val="center"/>
        <w:rPr>
          <w:b/>
          <w:bCs/>
          <w:sz w:val="24"/>
          <w:szCs w:val="24"/>
        </w:rPr>
      </w:pPr>
      <w:r w:rsidRPr="00077FB5">
        <w:rPr>
          <w:b/>
          <w:bCs/>
          <w:sz w:val="24"/>
          <w:szCs w:val="24"/>
        </w:rPr>
        <w:lastRenderedPageBreak/>
        <w:t xml:space="preserve">Pantalla </w:t>
      </w:r>
      <w:commentRangeStart w:id="584"/>
      <w:r w:rsidRPr="00077FB5">
        <w:rPr>
          <w:b/>
          <w:bCs/>
          <w:sz w:val="24"/>
          <w:szCs w:val="24"/>
        </w:rPr>
        <w:t>21</w:t>
      </w:r>
      <w:commentRangeEnd w:id="584"/>
      <w:r w:rsidR="00FA7665">
        <w:rPr>
          <w:rStyle w:val="CommentReference"/>
        </w:rPr>
        <w:commentReference w:id="584"/>
      </w:r>
    </w:p>
    <w:p w14:paraId="65B9B427" w14:textId="77777777" w:rsidR="00392D7D" w:rsidRPr="00077FB5" w:rsidRDefault="00392D7D" w:rsidP="00FA7665">
      <w:pPr>
        <w:jc w:val="both"/>
        <w:rPr>
          <w:b/>
          <w:bCs/>
          <w:sz w:val="24"/>
          <w:szCs w:val="24"/>
        </w:rPr>
      </w:pPr>
    </w:p>
    <w:p w14:paraId="591C8B18" w14:textId="1EFA4D50" w:rsidR="00452C67" w:rsidRDefault="00452C67" w:rsidP="00FA7665">
      <w:pPr>
        <w:jc w:val="both"/>
        <w:rPr>
          <w:sz w:val="24"/>
          <w:szCs w:val="24"/>
        </w:rPr>
      </w:pPr>
      <w:commentRangeStart w:id="585"/>
      <w:commentRangeStart w:id="586"/>
      <w:commentRangeStart w:id="587"/>
      <w:r w:rsidRPr="00452C67">
        <w:rPr>
          <w:sz w:val="24"/>
          <w:szCs w:val="24"/>
        </w:rPr>
        <w:t xml:space="preserve">Resultados de la Etapa de </w:t>
      </w:r>
      <w:proofErr w:type="gramStart"/>
      <w:r w:rsidRPr="00452C67">
        <w:rPr>
          <w:sz w:val="24"/>
          <w:szCs w:val="24"/>
        </w:rPr>
        <w:t>Producción  -</w:t>
      </w:r>
      <w:proofErr w:type="gramEnd"/>
      <w:r w:rsidRPr="00452C67">
        <w:rPr>
          <w:sz w:val="24"/>
          <w:szCs w:val="24"/>
        </w:rPr>
        <w:t xml:space="preserve">  (</w:t>
      </w:r>
      <w:del w:id="588" w:author="Mercedes Ines Fevre Obarrio" w:date="2024-09-03T20:18:00Z" w16du:dateUtc="2024-09-03T18:18:00Z">
        <w:r w:rsidRPr="00452C67" w:rsidDel="00EF0FC9">
          <w:rPr>
            <w:sz w:val="24"/>
            <w:szCs w:val="24"/>
          </w:rPr>
          <w:delText xml:space="preserve">Período </w:delText>
        </w:r>
      </w:del>
      <w:ins w:id="589" w:author="Mercedes Ines Fevre Obarrio" w:date="2024-09-03T20:18:00Z" w16du:dateUtc="2024-09-03T18:18:00Z">
        <w:r w:rsidR="00EF0FC9">
          <w:rPr>
            <w:sz w:val="24"/>
            <w:szCs w:val="24"/>
          </w:rPr>
          <w:t>Ronda</w:t>
        </w:r>
      </w:ins>
      <w:r w:rsidRPr="00452C67">
        <w:rPr>
          <w:sz w:val="24"/>
          <w:szCs w:val="24"/>
        </w:rPr>
        <w:t># 1)</w:t>
      </w:r>
      <w:commentRangeEnd w:id="585"/>
      <w:r w:rsidR="00F81600">
        <w:rPr>
          <w:rStyle w:val="CommentReference"/>
        </w:rPr>
        <w:commentReference w:id="585"/>
      </w:r>
      <w:commentRangeEnd w:id="586"/>
      <w:r w:rsidR="00D5752E">
        <w:rPr>
          <w:rStyle w:val="CommentReference"/>
        </w:rPr>
        <w:commentReference w:id="586"/>
      </w:r>
      <w:commentRangeEnd w:id="587"/>
      <w:r w:rsidR="00FA7665">
        <w:rPr>
          <w:rStyle w:val="CommentReference"/>
        </w:rPr>
        <w:commentReference w:id="587"/>
      </w:r>
      <w:ins w:id="590" w:author="Mercedes Ines Fevre Obarrio" w:date="2024-09-03T20:03:00Z" w16du:dateUtc="2024-09-03T18:03:00Z">
        <w:r w:rsidR="0052483D">
          <w:rPr>
            <w:sz w:val="24"/>
            <w:szCs w:val="24"/>
          </w:rPr>
          <w:t xml:space="preserve">  </w:t>
        </w:r>
        <w:r w:rsidR="0052483D" w:rsidRPr="00866D5C">
          <w:rPr>
            <w:sz w:val="24"/>
            <w:szCs w:val="24"/>
            <w:highlight w:val="yellow"/>
          </w:rPr>
          <w:t>ATTENTION:  IN SCREENSHOT: “PERIOD”, IN INSTRUCTIONS “ROUND”</w:t>
        </w:r>
      </w:ins>
    </w:p>
    <w:p w14:paraId="2CCA33BB" w14:textId="1DF96DF1" w:rsidR="00452C67" w:rsidRPr="00FA7665" w:rsidRDefault="00452C67" w:rsidP="00FA7665">
      <w:pPr>
        <w:jc w:val="both"/>
        <w:rPr>
          <w:rFonts w:ascii="Arial" w:eastAsia="Times New Roman" w:hAnsi="Arial" w:cs="Arial"/>
          <w:kern w:val="0"/>
          <w:sz w:val="16"/>
          <w:szCs w:val="16"/>
          <w:lang w:eastAsia="fr-FR"/>
          <w14:ligatures w14:val="none"/>
        </w:rPr>
      </w:pPr>
      <w:r w:rsidRPr="00FA7665">
        <w:rPr>
          <w:rFonts w:ascii="Arial" w:eastAsia="Times New Roman" w:hAnsi="Arial" w:cs="Arial"/>
          <w:kern w:val="0"/>
          <w:sz w:val="16"/>
          <w:szCs w:val="16"/>
          <w:lang w:eastAsia="fr-FR"/>
          <w14:ligatures w14:val="none"/>
        </w:rPr>
        <w:t>Tarea</w:t>
      </w:r>
    </w:p>
    <w:p w14:paraId="6C196B40" w14:textId="4F39AF01" w:rsidR="00452C67" w:rsidRPr="00FA7665" w:rsidRDefault="00452C67" w:rsidP="00FA7665">
      <w:pPr>
        <w:jc w:val="both"/>
        <w:rPr>
          <w:rFonts w:ascii="Arial" w:eastAsia="Times New Roman" w:hAnsi="Arial" w:cs="Arial"/>
          <w:kern w:val="0"/>
          <w:sz w:val="16"/>
          <w:szCs w:val="16"/>
          <w:lang w:eastAsia="fr-FR"/>
          <w14:ligatures w14:val="none"/>
        </w:rPr>
      </w:pPr>
      <w:r w:rsidRPr="00FA7665">
        <w:rPr>
          <w:rFonts w:ascii="Arial" w:eastAsia="Times New Roman" w:hAnsi="Arial" w:cs="Arial"/>
          <w:kern w:val="0"/>
          <w:sz w:val="16"/>
          <w:szCs w:val="16"/>
          <w:lang w:eastAsia="fr-FR"/>
          <w14:ligatures w14:val="none"/>
        </w:rPr>
        <w:t>Puntos que</w:t>
      </w:r>
      <w:ins w:id="591" w:author="Mercedes Ines Fevre Obarrio" w:date="2024-09-03T20:03:00Z" w16du:dateUtc="2024-09-03T18:03:00Z">
        <w:r w:rsidR="0052483D">
          <w:rPr>
            <w:rFonts w:ascii="Arial" w:eastAsia="Times New Roman" w:hAnsi="Arial" w:cs="Arial"/>
            <w:kern w:val="0"/>
            <w:sz w:val="16"/>
            <w:szCs w:val="16"/>
            <w:lang w:eastAsia="fr-FR"/>
            <w14:ligatures w14:val="none"/>
          </w:rPr>
          <w:t xml:space="preserve"> usted</w:t>
        </w:r>
      </w:ins>
      <w:r w:rsidRPr="00FA7665">
        <w:rPr>
          <w:rFonts w:ascii="Arial" w:eastAsia="Times New Roman" w:hAnsi="Arial" w:cs="Arial"/>
          <w:kern w:val="0"/>
          <w:sz w:val="16"/>
          <w:szCs w:val="16"/>
          <w:lang w:eastAsia="fr-FR"/>
          <w14:ligatures w14:val="none"/>
        </w:rPr>
        <w:t xml:space="preserve"> asignó a la cuenta grupal</w:t>
      </w:r>
    </w:p>
    <w:p w14:paraId="74C3BD1D" w14:textId="2A5932E4" w:rsidR="00926CEF" w:rsidRPr="001B047D" w:rsidRDefault="00926CEF" w:rsidP="00FA7665">
      <w:pPr>
        <w:jc w:val="both"/>
        <w:rPr>
          <w:rFonts w:ascii="Arial" w:eastAsia="Times New Roman" w:hAnsi="Arial" w:cs="Arial"/>
          <w:kern w:val="0"/>
          <w:sz w:val="16"/>
          <w:szCs w:val="16"/>
          <w:lang w:eastAsia="fr-FR"/>
          <w14:ligatures w14:val="none"/>
        </w:rPr>
      </w:pPr>
      <w:r w:rsidRPr="001B047D">
        <w:rPr>
          <w:rFonts w:ascii="Arial" w:eastAsia="Times New Roman" w:hAnsi="Arial" w:cs="Arial"/>
          <w:kern w:val="0"/>
          <w:sz w:val="16"/>
          <w:szCs w:val="16"/>
          <w:lang w:eastAsia="fr-FR"/>
          <w14:ligatures w14:val="none"/>
        </w:rPr>
        <w:t xml:space="preserve">Puntos que el otro </w:t>
      </w:r>
      <w:r w:rsidR="00BB09C0">
        <w:rPr>
          <w:rFonts w:ascii="Arial" w:eastAsia="Times New Roman" w:hAnsi="Arial" w:cs="Arial"/>
          <w:kern w:val="0"/>
          <w:sz w:val="16"/>
          <w:szCs w:val="16"/>
          <w:lang w:eastAsia="fr-FR"/>
          <w14:ligatures w14:val="none"/>
        </w:rPr>
        <w:t>trabajador</w:t>
      </w:r>
      <w:r w:rsidR="00BB09C0" w:rsidRPr="001B047D">
        <w:rPr>
          <w:rFonts w:ascii="Arial" w:eastAsia="Times New Roman" w:hAnsi="Arial" w:cs="Arial"/>
          <w:kern w:val="0"/>
          <w:sz w:val="16"/>
          <w:szCs w:val="16"/>
          <w:lang w:eastAsia="fr-FR"/>
          <w14:ligatures w14:val="none"/>
        </w:rPr>
        <w:t xml:space="preserve"> </w:t>
      </w:r>
      <w:r w:rsidRPr="001B047D">
        <w:rPr>
          <w:rFonts w:ascii="Arial" w:eastAsia="Times New Roman" w:hAnsi="Arial" w:cs="Arial"/>
          <w:kern w:val="0"/>
          <w:sz w:val="16"/>
          <w:szCs w:val="16"/>
          <w:lang w:eastAsia="fr-FR"/>
          <w14:ligatures w14:val="none"/>
        </w:rPr>
        <w:t>asign</w:t>
      </w:r>
      <w:r w:rsidR="00900B19" w:rsidRPr="001B047D">
        <w:rPr>
          <w:rFonts w:ascii="Arial" w:eastAsia="Times New Roman" w:hAnsi="Arial" w:cs="Arial"/>
          <w:kern w:val="0"/>
          <w:sz w:val="16"/>
          <w:szCs w:val="16"/>
          <w:lang w:eastAsia="fr-FR"/>
          <w14:ligatures w14:val="none"/>
        </w:rPr>
        <w:t>ó</w:t>
      </w:r>
      <w:r w:rsidRPr="001B047D">
        <w:rPr>
          <w:rFonts w:ascii="Arial" w:eastAsia="Times New Roman" w:hAnsi="Arial" w:cs="Arial"/>
          <w:kern w:val="0"/>
          <w:sz w:val="16"/>
          <w:szCs w:val="16"/>
          <w:lang w:eastAsia="fr-FR"/>
          <w14:ligatures w14:val="none"/>
        </w:rPr>
        <w:t xml:space="preserve"> a la cuenta grupal</w:t>
      </w:r>
    </w:p>
    <w:p w14:paraId="2634557C" w14:textId="77777777" w:rsidR="00452C67" w:rsidRPr="00FA7665" w:rsidRDefault="00452C67" w:rsidP="00FA7665">
      <w:pPr>
        <w:jc w:val="both"/>
        <w:rPr>
          <w:rFonts w:ascii="Arial" w:eastAsia="Times New Roman" w:hAnsi="Arial" w:cs="Arial"/>
          <w:kern w:val="0"/>
          <w:sz w:val="16"/>
          <w:szCs w:val="16"/>
          <w:lang w:eastAsia="fr-FR"/>
          <w14:ligatures w14:val="none"/>
        </w:rPr>
      </w:pPr>
      <w:r w:rsidRPr="00FA7665">
        <w:rPr>
          <w:rFonts w:ascii="Arial" w:eastAsia="Times New Roman" w:hAnsi="Arial" w:cs="Arial"/>
          <w:kern w:val="0"/>
          <w:sz w:val="16"/>
          <w:szCs w:val="16"/>
          <w:lang w:eastAsia="fr-FR"/>
          <w14:ligatures w14:val="none"/>
        </w:rPr>
        <w:t>Puntos totales en la cuenta grupal</w:t>
      </w:r>
    </w:p>
    <w:p w14:paraId="40C04ACB" w14:textId="77777777" w:rsidR="00452C67" w:rsidRPr="00FA7665" w:rsidRDefault="00452C67" w:rsidP="00FA7665">
      <w:pPr>
        <w:jc w:val="both"/>
        <w:rPr>
          <w:rFonts w:ascii="Arial" w:eastAsia="Times New Roman" w:hAnsi="Arial" w:cs="Arial"/>
          <w:kern w:val="0"/>
          <w:sz w:val="16"/>
          <w:szCs w:val="16"/>
          <w:lang w:eastAsia="fr-FR"/>
          <w14:ligatures w14:val="none"/>
        </w:rPr>
      </w:pPr>
      <w:r w:rsidRPr="00FA7665">
        <w:rPr>
          <w:rFonts w:ascii="Arial" w:eastAsia="Times New Roman" w:hAnsi="Arial" w:cs="Arial"/>
          <w:kern w:val="0"/>
          <w:sz w:val="16"/>
          <w:szCs w:val="16"/>
          <w:lang w:eastAsia="fr-FR"/>
          <w14:ligatures w14:val="none"/>
        </w:rPr>
        <w:t>Su porcentaje</w:t>
      </w:r>
    </w:p>
    <w:p w14:paraId="2C0211EF" w14:textId="44AD39AB" w:rsidR="00452C67" w:rsidRPr="00FA7665" w:rsidRDefault="00452C67" w:rsidP="00FA7665">
      <w:pPr>
        <w:jc w:val="both"/>
        <w:rPr>
          <w:rFonts w:ascii="Arial" w:eastAsia="Times New Roman" w:hAnsi="Arial" w:cs="Arial"/>
          <w:kern w:val="0"/>
          <w:sz w:val="16"/>
          <w:szCs w:val="16"/>
          <w:lang w:eastAsia="fr-FR"/>
          <w14:ligatures w14:val="none"/>
        </w:rPr>
      </w:pPr>
      <w:r w:rsidRPr="00FA7665">
        <w:rPr>
          <w:rFonts w:ascii="Arial" w:eastAsia="Times New Roman" w:hAnsi="Arial" w:cs="Arial"/>
          <w:kern w:val="0"/>
          <w:sz w:val="16"/>
          <w:szCs w:val="16"/>
          <w:lang w:eastAsia="fr-FR"/>
          <w14:ligatures w14:val="none"/>
        </w:rPr>
        <w:t>Puntos que</w:t>
      </w:r>
      <w:ins w:id="592" w:author="Mercedes Ines Fevre Obarrio" w:date="2024-09-04T11:07:00Z" w16du:dateUtc="2024-09-04T09:07:00Z">
        <w:r w:rsidR="00196F62">
          <w:rPr>
            <w:rFonts w:ascii="Arial" w:eastAsia="Times New Roman" w:hAnsi="Arial" w:cs="Arial"/>
            <w:kern w:val="0"/>
            <w:sz w:val="16"/>
            <w:szCs w:val="16"/>
            <w:lang w:eastAsia="fr-FR"/>
            <w14:ligatures w14:val="none"/>
          </w:rPr>
          <w:t xml:space="preserve"> usted</w:t>
        </w:r>
      </w:ins>
      <w:r w:rsidRPr="00FA7665">
        <w:rPr>
          <w:rFonts w:ascii="Arial" w:eastAsia="Times New Roman" w:hAnsi="Arial" w:cs="Arial"/>
          <w:kern w:val="0"/>
          <w:sz w:val="16"/>
          <w:szCs w:val="16"/>
          <w:lang w:eastAsia="fr-FR"/>
          <w14:ligatures w14:val="none"/>
        </w:rPr>
        <w:t xml:space="preserve"> consigue de la cuenta grupal</w:t>
      </w:r>
    </w:p>
    <w:p w14:paraId="6676BC8A" w14:textId="171E4515" w:rsidR="00452C67" w:rsidRPr="00FA7665" w:rsidRDefault="00452C67" w:rsidP="00FA7665">
      <w:pPr>
        <w:jc w:val="both"/>
        <w:rPr>
          <w:rFonts w:ascii="Arial" w:eastAsia="Times New Roman" w:hAnsi="Arial" w:cs="Arial"/>
          <w:color w:val="FF0000"/>
          <w:kern w:val="0"/>
          <w:sz w:val="16"/>
          <w:szCs w:val="16"/>
          <w:lang w:eastAsia="fr-FR"/>
          <w14:ligatures w14:val="none"/>
        </w:rPr>
      </w:pPr>
      <w:r w:rsidRPr="00FA7665">
        <w:rPr>
          <w:rFonts w:ascii="Arial" w:eastAsia="Times New Roman" w:hAnsi="Arial" w:cs="Arial"/>
          <w:kern w:val="0"/>
          <w:sz w:val="16"/>
          <w:szCs w:val="16"/>
          <w:lang w:eastAsia="fr-FR"/>
          <w14:ligatures w14:val="none"/>
        </w:rPr>
        <w:t>Puntos en su cuenta privada</w:t>
      </w:r>
      <w:del w:id="593" w:author="Mercedes Ines Fevre Obarrio" w:date="2024-07-01T11:31:00Z">
        <w:r w:rsidRPr="00FA7665" w:rsidDel="00FA7665">
          <w:rPr>
            <w:rFonts w:ascii="Arial" w:eastAsia="Times New Roman" w:hAnsi="Arial" w:cs="Arial"/>
            <w:color w:val="FF0000"/>
            <w:kern w:val="0"/>
            <w:sz w:val="16"/>
            <w:szCs w:val="16"/>
            <w:lang w:eastAsia="fr-FR"/>
            <w14:ligatures w14:val="none"/>
          </w:rPr>
          <w:delText>/l</w:delText>
        </w:r>
      </w:del>
    </w:p>
    <w:p w14:paraId="12480ACF" w14:textId="2F63DBB6" w:rsidR="00926CEF" w:rsidRDefault="00926CEF" w:rsidP="00FA7665">
      <w:pPr>
        <w:jc w:val="both"/>
        <w:rPr>
          <w:ins w:id="594" w:author="Mercedes Ines Fevre Obarrio" w:date="2024-09-04T11:06:00Z" w16du:dateUtc="2024-09-04T09:06:00Z"/>
          <w:rFonts w:ascii="Arial" w:eastAsia="Times New Roman" w:hAnsi="Arial" w:cs="Arial"/>
          <w:kern w:val="0"/>
          <w:sz w:val="16"/>
          <w:szCs w:val="16"/>
          <w:lang w:eastAsia="fr-FR"/>
          <w14:ligatures w14:val="none"/>
        </w:rPr>
      </w:pPr>
      <w:del w:id="595" w:author="Mercedes Ines Fevre Obarrio" w:date="2024-09-02T10:56:00Z" w16du:dateUtc="2024-09-02T08:56:00Z">
        <w:r w:rsidRPr="00FA7665" w:rsidDel="007815FD">
          <w:rPr>
            <w:rFonts w:ascii="Arial" w:eastAsia="Times New Roman" w:hAnsi="Arial" w:cs="Arial"/>
            <w:kern w:val="0"/>
            <w:sz w:val="16"/>
            <w:szCs w:val="16"/>
            <w:lang w:eastAsia="fr-FR"/>
            <w14:ligatures w14:val="none"/>
          </w:rPr>
          <w:delText xml:space="preserve">Saldo </w:delText>
        </w:r>
      </w:del>
      <w:ins w:id="596" w:author="Mercedes Ines Fevre Obarrio" w:date="2024-09-03T20:16:00Z" w16du:dateUtc="2024-09-03T18:16:00Z">
        <w:r w:rsidR="00EF0FC9">
          <w:rPr>
            <w:rFonts w:ascii="Arial" w:eastAsia="Times New Roman" w:hAnsi="Arial" w:cs="Arial"/>
            <w:kern w:val="0"/>
            <w:sz w:val="16"/>
            <w:szCs w:val="16"/>
            <w:lang w:eastAsia="fr-FR"/>
            <w14:ligatures w14:val="none"/>
          </w:rPr>
          <w:t>Sus p</w:t>
        </w:r>
      </w:ins>
      <w:ins w:id="597" w:author="Mercedes Ines Fevre Obarrio" w:date="2024-09-03T20:12:00Z" w16du:dateUtc="2024-09-03T18:12:00Z">
        <w:r w:rsidR="00EF0FC9">
          <w:rPr>
            <w:rFonts w:ascii="Arial" w:eastAsia="Times New Roman" w:hAnsi="Arial" w:cs="Arial"/>
            <w:kern w:val="0"/>
            <w:sz w:val="16"/>
            <w:szCs w:val="16"/>
            <w:lang w:eastAsia="fr-FR"/>
            <w14:ligatures w14:val="none"/>
          </w:rPr>
          <w:t>untos</w:t>
        </w:r>
      </w:ins>
      <w:ins w:id="598" w:author="Mercedes Ines Fevre Obarrio" w:date="2024-09-02T10:56:00Z" w16du:dateUtc="2024-09-02T08:56:00Z">
        <w:r w:rsidR="007815FD">
          <w:rPr>
            <w:rFonts w:ascii="Arial" w:eastAsia="Times New Roman" w:hAnsi="Arial" w:cs="Arial"/>
            <w:kern w:val="0"/>
            <w:sz w:val="16"/>
            <w:szCs w:val="16"/>
            <w:lang w:eastAsia="fr-FR"/>
            <w14:ligatures w14:val="none"/>
          </w:rPr>
          <w:t xml:space="preserve"> </w:t>
        </w:r>
      </w:ins>
      <w:del w:id="599" w:author="Mercedes Ines Fevre Obarrio" w:date="2024-09-03T20:12:00Z" w16du:dateUtc="2024-09-03T18:12:00Z">
        <w:r w:rsidRPr="00FA7665" w:rsidDel="00EF0FC9">
          <w:rPr>
            <w:rFonts w:ascii="Arial" w:eastAsia="Times New Roman" w:hAnsi="Arial" w:cs="Arial"/>
            <w:kern w:val="0"/>
            <w:sz w:val="16"/>
            <w:szCs w:val="16"/>
            <w:lang w:eastAsia="fr-FR"/>
            <w14:ligatures w14:val="none"/>
          </w:rPr>
          <w:delText xml:space="preserve">total </w:delText>
        </w:r>
      </w:del>
      <w:ins w:id="600" w:author="Mercedes Ines Fevre Obarrio" w:date="2024-09-04T11:07:00Z" w16du:dateUtc="2024-09-04T09:07:00Z">
        <w:r w:rsidR="00196F62">
          <w:rPr>
            <w:rFonts w:ascii="Arial" w:eastAsia="Times New Roman" w:hAnsi="Arial" w:cs="Arial"/>
            <w:kern w:val="0"/>
            <w:sz w:val="16"/>
            <w:szCs w:val="16"/>
            <w:lang w:eastAsia="fr-FR"/>
            <w14:ligatures w14:val="none"/>
          </w:rPr>
          <w:t>totales</w:t>
        </w:r>
      </w:ins>
      <w:ins w:id="601" w:author="Mercedes Ines Fevre Obarrio" w:date="2024-09-03T20:12:00Z" w16du:dateUtc="2024-09-03T18:12:00Z">
        <w:r w:rsidR="00EF0FC9" w:rsidRPr="00FA7665">
          <w:rPr>
            <w:rFonts w:ascii="Arial" w:eastAsia="Times New Roman" w:hAnsi="Arial" w:cs="Arial"/>
            <w:kern w:val="0"/>
            <w:sz w:val="16"/>
            <w:szCs w:val="16"/>
            <w:lang w:eastAsia="fr-FR"/>
            <w14:ligatures w14:val="none"/>
          </w:rPr>
          <w:t xml:space="preserve"> </w:t>
        </w:r>
      </w:ins>
      <w:r w:rsidRPr="00FA7665">
        <w:rPr>
          <w:rFonts w:ascii="Arial" w:eastAsia="Times New Roman" w:hAnsi="Arial" w:cs="Arial"/>
          <w:kern w:val="0"/>
          <w:sz w:val="16"/>
          <w:szCs w:val="16"/>
          <w:lang w:eastAsia="fr-FR"/>
          <w14:ligatures w14:val="none"/>
        </w:rPr>
        <w:t>(</w:t>
      </w:r>
      <w:ins w:id="602" w:author="Mercedes Ines Fevre Obarrio" w:date="2024-09-03T20:16:00Z" w16du:dateUtc="2024-09-03T18:16:00Z">
        <w:r w:rsidR="00EF0FC9">
          <w:rPr>
            <w:rFonts w:ascii="Arial" w:eastAsia="Times New Roman" w:hAnsi="Arial" w:cs="Arial"/>
            <w:kern w:val="0"/>
            <w:sz w:val="16"/>
            <w:szCs w:val="16"/>
            <w:lang w:eastAsia="fr-FR"/>
            <w14:ligatures w14:val="none"/>
          </w:rPr>
          <w:t xml:space="preserve">de la </w:t>
        </w:r>
      </w:ins>
      <w:r w:rsidRPr="00FA7665">
        <w:rPr>
          <w:rFonts w:ascii="Arial" w:eastAsia="Times New Roman" w:hAnsi="Arial" w:cs="Arial"/>
          <w:kern w:val="0"/>
          <w:sz w:val="16"/>
          <w:szCs w:val="16"/>
          <w:lang w:eastAsia="fr-FR"/>
          <w14:ligatures w14:val="none"/>
        </w:rPr>
        <w:t>cuenta grupal +</w:t>
      </w:r>
      <w:ins w:id="603" w:author="Mercedes Ines Fevre Obarrio" w:date="2024-09-03T20:16:00Z" w16du:dateUtc="2024-09-03T18:16:00Z">
        <w:r w:rsidR="00EF0FC9">
          <w:rPr>
            <w:rFonts w:ascii="Arial" w:eastAsia="Times New Roman" w:hAnsi="Arial" w:cs="Arial"/>
            <w:kern w:val="0"/>
            <w:sz w:val="16"/>
            <w:szCs w:val="16"/>
            <w:lang w:eastAsia="fr-FR"/>
            <w14:ligatures w14:val="none"/>
          </w:rPr>
          <w:t xml:space="preserve"> su</w:t>
        </w:r>
      </w:ins>
      <w:r w:rsidRPr="00FA7665">
        <w:rPr>
          <w:rFonts w:ascii="Arial" w:eastAsia="Times New Roman" w:hAnsi="Arial" w:cs="Arial"/>
          <w:kern w:val="0"/>
          <w:sz w:val="16"/>
          <w:szCs w:val="16"/>
          <w:lang w:eastAsia="fr-FR"/>
          <w14:ligatures w14:val="none"/>
        </w:rPr>
        <w:t xml:space="preserve"> </w:t>
      </w:r>
      <w:r w:rsidR="00D5752E">
        <w:rPr>
          <w:rFonts w:ascii="Arial" w:eastAsia="Times New Roman" w:hAnsi="Arial" w:cs="Arial"/>
          <w:kern w:val="0"/>
          <w:sz w:val="16"/>
          <w:szCs w:val="16"/>
          <w:lang w:eastAsia="fr-FR"/>
          <w14:ligatures w14:val="none"/>
        </w:rPr>
        <w:t xml:space="preserve">cuenta </w:t>
      </w:r>
      <w:commentRangeStart w:id="604"/>
      <w:r w:rsidRPr="00FA7665">
        <w:rPr>
          <w:rFonts w:ascii="Arial" w:eastAsia="Times New Roman" w:hAnsi="Arial" w:cs="Arial"/>
          <w:kern w:val="0"/>
          <w:sz w:val="16"/>
          <w:szCs w:val="16"/>
          <w:lang w:eastAsia="fr-FR"/>
          <w14:ligatures w14:val="none"/>
        </w:rPr>
        <w:t>privada</w:t>
      </w:r>
      <w:commentRangeEnd w:id="604"/>
      <w:r w:rsidR="007815FD">
        <w:rPr>
          <w:rStyle w:val="CommentReference"/>
        </w:rPr>
        <w:commentReference w:id="604"/>
      </w:r>
      <w:r w:rsidRPr="00FA7665">
        <w:rPr>
          <w:rFonts w:ascii="Arial" w:eastAsia="Times New Roman" w:hAnsi="Arial" w:cs="Arial"/>
          <w:kern w:val="0"/>
          <w:sz w:val="16"/>
          <w:szCs w:val="16"/>
          <w:lang w:eastAsia="fr-FR"/>
          <w14:ligatures w14:val="none"/>
        </w:rPr>
        <w:t>)</w:t>
      </w:r>
    </w:p>
    <w:p w14:paraId="33D89743" w14:textId="77777777" w:rsidR="00196F62" w:rsidRDefault="00196F62" w:rsidP="00FA7665">
      <w:pPr>
        <w:jc w:val="both"/>
        <w:rPr>
          <w:ins w:id="605" w:author="Mercedes Ines Fevre Obarrio" w:date="2024-09-04T11:06:00Z" w16du:dateUtc="2024-09-04T09:06:00Z"/>
          <w:rFonts w:ascii="Arial" w:eastAsia="Times New Roman" w:hAnsi="Arial" w:cs="Arial"/>
          <w:kern w:val="0"/>
          <w:sz w:val="16"/>
          <w:szCs w:val="16"/>
          <w:lang w:eastAsia="fr-FR"/>
          <w14:ligatures w14:val="none"/>
        </w:rPr>
      </w:pPr>
    </w:p>
    <w:p w14:paraId="3C4299A1" w14:textId="17527BA1" w:rsidR="00196F62" w:rsidRDefault="00196F62" w:rsidP="00196F62">
      <w:pPr>
        <w:jc w:val="both"/>
        <w:rPr>
          <w:ins w:id="606" w:author="Mercedes Ines Fevre Obarrio" w:date="2024-09-04T11:06:00Z" w16du:dateUtc="2024-09-04T09:06:00Z"/>
          <w:rFonts w:ascii="Times New Roman" w:eastAsia="Times New Roman" w:hAnsi="Times New Roman" w:cs="Times New Roman"/>
          <w:kern w:val="0"/>
          <w:sz w:val="24"/>
          <w:szCs w:val="24"/>
          <w:lang w:eastAsia="fr-FR"/>
          <w14:ligatures w14:val="none"/>
        </w:rPr>
      </w:pPr>
      <w:r>
        <w:rPr>
          <w:noProof/>
        </w:rPr>
        <w:drawing>
          <wp:inline distT="0" distB="0" distL="0" distR="0" wp14:anchorId="165CB10C" wp14:editId="7D00E7CE">
            <wp:extent cx="5400040" cy="2876550"/>
            <wp:effectExtent l="0" t="0" r="0" b="0"/>
            <wp:docPr id="12781564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93517" name="Image 1" descr="Une image contenant texte, capture d’écran, nombre, Police&#10;&#10;Description générée automatiquement"/>
                    <pic:cNvPicPr/>
                  </pic:nvPicPr>
                  <pic:blipFill>
                    <a:blip r:embed="rId21"/>
                    <a:stretch>
                      <a:fillRect/>
                    </a:stretch>
                  </pic:blipFill>
                  <pic:spPr>
                    <a:xfrm>
                      <a:off x="0" y="0"/>
                      <a:ext cx="5400040" cy="2876550"/>
                    </a:xfrm>
                    <a:prstGeom prst="rect">
                      <a:avLst/>
                    </a:prstGeom>
                  </pic:spPr>
                </pic:pic>
              </a:graphicData>
            </a:graphic>
          </wp:inline>
        </w:drawing>
      </w:r>
    </w:p>
    <w:p w14:paraId="463C8644" w14:textId="77777777" w:rsidR="00196F62" w:rsidRDefault="00196F62" w:rsidP="00FA7665">
      <w:pPr>
        <w:jc w:val="both"/>
        <w:rPr>
          <w:ins w:id="607" w:author="Mercedes Ines Fevre Obarrio" w:date="2024-09-04T11:07:00Z" w16du:dateUtc="2024-09-04T09:07:00Z"/>
          <w:rFonts w:ascii="Arial" w:eastAsia="Times New Roman" w:hAnsi="Arial" w:cs="Arial"/>
          <w:kern w:val="0"/>
          <w:sz w:val="16"/>
          <w:szCs w:val="16"/>
          <w:lang w:eastAsia="fr-FR"/>
          <w14:ligatures w14:val="none"/>
        </w:rPr>
      </w:pPr>
    </w:p>
    <w:p w14:paraId="256ACF0E" w14:textId="35F562ED" w:rsidR="00196F62" w:rsidRPr="00FA7665" w:rsidRDefault="00196F62" w:rsidP="00FA7665">
      <w:pPr>
        <w:jc w:val="both"/>
        <w:rPr>
          <w:rFonts w:ascii="Arial" w:eastAsia="Times New Roman" w:hAnsi="Arial" w:cs="Arial"/>
          <w:kern w:val="0"/>
          <w:sz w:val="16"/>
          <w:szCs w:val="16"/>
          <w:lang w:eastAsia="fr-FR"/>
          <w14:ligatures w14:val="none"/>
        </w:rPr>
      </w:pPr>
      <w:ins w:id="608" w:author="Mercedes Ines Fevre Obarrio" w:date="2024-09-04T11:07:00Z" w16du:dateUtc="2024-09-04T09:07:00Z">
        <w:r>
          <w:rPr>
            <w:rFonts w:ascii="Times New Roman" w:eastAsia="Times New Roman" w:hAnsi="Times New Roman" w:cs="Times New Roman"/>
            <w:kern w:val="0"/>
            <w:sz w:val="24"/>
            <w:szCs w:val="24"/>
            <w:lang w:eastAsia="fr-FR"/>
            <w14:ligatures w14:val="none"/>
          </w:rPr>
          <w:t>H</w:t>
        </w:r>
        <w:r w:rsidRPr="00392D7D">
          <w:rPr>
            <w:rFonts w:ascii="Times New Roman" w:eastAsia="Times New Roman" w:hAnsi="Times New Roman" w:cs="Times New Roman"/>
            <w:kern w:val="0"/>
            <w:sz w:val="24"/>
            <w:szCs w:val="24"/>
            <w:lang w:eastAsia="fr-FR"/>
            <w14:ligatures w14:val="none"/>
          </w:rPr>
          <w:t>aga clic en "Siguiente" para continuar</w:t>
        </w:r>
      </w:ins>
    </w:p>
    <w:p w14:paraId="65848391" w14:textId="1B0D4380" w:rsidR="00D5752E" w:rsidRPr="00392D7D" w:rsidRDefault="00D5752E" w:rsidP="00FA7665">
      <w:pPr>
        <w:jc w:val="both"/>
        <w:rPr>
          <w:b/>
          <w:bCs/>
          <w:sz w:val="24"/>
          <w:szCs w:val="24"/>
        </w:rPr>
      </w:pPr>
      <w:r w:rsidRPr="00392D7D">
        <w:rPr>
          <w:b/>
          <w:bCs/>
          <w:sz w:val="24"/>
          <w:szCs w:val="24"/>
        </w:rPr>
        <w:t>{</w:t>
      </w:r>
      <w:r w:rsidRPr="00D5752E">
        <w:rPr>
          <w:b/>
          <w:bCs/>
          <w:sz w:val="24"/>
          <w:szCs w:val="24"/>
          <w:highlight w:val="lightGray"/>
        </w:rPr>
        <w:t>Siguiente</w:t>
      </w:r>
      <w:del w:id="609" w:author="Mercedes Ines Fevre Obarrio" w:date="2024-07-01T11:35:00Z">
        <w:r w:rsidRPr="00D5752E" w:rsidDel="00FA7665">
          <w:rPr>
            <w:b/>
            <w:bCs/>
            <w:sz w:val="24"/>
            <w:szCs w:val="24"/>
            <w:highlight w:val="lightGray"/>
          </w:rPr>
          <w:delText>/ Continuar</w:delText>
        </w:r>
      </w:del>
      <w:r w:rsidRPr="00392D7D">
        <w:rPr>
          <w:b/>
          <w:bCs/>
          <w:sz w:val="24"/>
          <w:szCs w:val="24"/>
        </w:rPr>
        <w:t>}</w:t>
      </w:r>
    </w:p>
    <w:p w14:paraId="742BD53E" w14:textId="77777777" w:rsidR="00452C67" w:rsidRPr="00196578" w:rsidRDefault="00452C67" w:rsidP="00FA7665">
      <w:pPr>
        <w:jc w:val="both"/>
        <w:rPr>
          <w:rFonts w:ascii="Arial" w:eastAsia="Times New Roman" w:hAnsi="Arial" w:cs="Arial"/>
          <w:kern w:val="0"/>
          <w:sz w:val="16"/>
          <w:szCs w:val="16"/>
          <w:lang w:val="fr-FR" w:eastAsia="fr-FR"/>
          <w14:ligatures w14:val="none"/>
        </w:rPr>
      </w:pPr>
    </w:p>
    <w:p w14:paraId="3CC618B7" w14:textId="44E15407" w:rsidR="00452C67" w:rsidRPr="00452C67" w:rsidRDefault="00452C67" w:rsidP="00FA7665">
      <w:pPr>
        <w:jc w:val="both"/>
        <w:rPr>
          <w:sz w:val="24"/>
          <w:szCs w:val="24"/>
          <w:lang w:val="fr-FR"/>
        </w:rPr>
      </w:pPr>
    </w:p>
    <w:p w14:paraId="20413A80" w14:textId="3C74E69A" w:rsidR="00392D7D" w:rsidDel="00FA7665" w:rsidRDefault="00392D7D" w:rsidP="00FA7665">
      <w:pPr>
        <w:jc w:val="both"/>
        <w:rPr>
          <w:del w:id="610" w:author="Mercedes Ines Fevre Obarrio" w:date="2024-07-01T11:35:00Z"/>
          <w:b/>
          <w:bCs/>
          <w:sz w:val="24"/>
          <w:szCs w:val="24"/>
          <w:lang w:val="en-US"/>
        </w:rPr>
      </w:pPr>
    </w:p>
    <w:p w14:paraId="016DFD6C" w14:textId="77777777" w:rsidR="00392D7D" w:rsidRDefault="00392D7D" w:rsidP="00FA7665">
      <w:pPr>
        <w:jc w:val="both"/>
        <w:rPr>
          <w:b/>
          <w:bCs/>
          <w:sz w:val="24"/>
          <w:szCs w:val="24"/>
          <w:lang w:val="en-US"/>
        </w:rPr>
      </w:pPr>
      <w:del w:id="611" w:author="Mercedes Ines Fevre Obarrio" w:date="2024-07-01T11:31:00Z">
        <w:r w:rsidDel="00FA7665">
          <w:rPr>
            <w:b/>
            <w:bCs/>
            <w:sz w:val="24"/>
            <w:szCs w:val="24"/>
            <w:lang w:val="en-US"/>
          </w:rPr>
          <w:br w:type="page"/>
        </w:r>
      </w:del>
    </w:p>
    <w:p w14:paraId="739FBF32" w14:textId="77777777" w:rsidR="00392D7D" w:rsidRPr="00392D7D" w:rsidRDefault="00392D7D" w:rsidP="00FA7665">
      <w:pPr>
        <w:jc w:val="center"/>
        <w:rPr>
          <w:b/>
          <w:bCs/>
          <w:sz w:val="24"/>
          <w:szCs w:val="24"/>
        </w:rPr>
      </w:pPr>
      <w:r w:rsidRPr="00392D7D">
        <w:rPr>
          <w:b/>
          <w:bCs/>
          <w:sz w:val="24"/>
          <w:szCs w:val="24"/>
        </w:rPr>
        <w:t>Pantalla 22</w:t>
      </w:r>
    </w:p>
    <w:p w14:paraId="5276CC63" w14:textId="15D42515" w:rsidR="00392D7D" w:rsidRPr="00392D7D" w:rsidRDefault="00392D7D" w:rsidP="00FA7665">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fr-FR"/>
          <w14:ligatures w14:val="none"/>
        </w:rPr>
      </w:pPr>
      <w:r w:rsidRPr="00392D7D">
        <w:rPr>
          <w:rFonts w:ascii="Times New Roman" w:eastAsia="Times New Roman" w:hAnsi="Times New Roman" w:cs="Times New Roman"/>
          <w:b/>
          <w:bCs/>
          <w:kern w:val="0"/>
          <w:sz w:val="36"/>
          <w:szCs w:val="36"/>
          <w:lang w:eastAsia="fr-FR"/>
          <w14:ligatures w14:val="none"/>
        </w:rPr>
        <w:t xml:space="preserve">Ahora comenzará el </w:t>
      </w:r>
      <w:commentRangeStart w:id="612"/>
      <w:del w:id="613" w:author="Mercedes Ines Fevre Obarrio" w:date="2024-09-03T20:04:00Z" w16du:dateUtc="2024-09-03T18:04:00Z">
        <w:r w:rsidRPr="00392D7D" w:rsidDel="0052483D">
          <w:rPr>
            <w:rFonts w:ascii="Times New Roman" w:eastAsia="Times New Roman" w:hAnsi="Times New Roman" w:cs="Times New Roman"/>
            <w:b/>
            <w:bCs/>
            <w:kern w:val="0"/>
            <w:sz w:val="36"/>
            <w:szCs w:val="36"/>
            <w:lang w:eastAsia="fr-FR"/>
            <w14:ligatures w14:val="none"/>
          </w:rPr>
          <w:delText>Período</w:delText>
        </w:r>
      </w:del>
      <w:commentRangeEnd w:id="612"/>
      <w:r w:rsidR="0052483D">
        <w:rPr>
          <w:rStyle w:val="CommentReference"/>
        </w:rPr>
        <w:commentReference w:id="612"/>
      </w:r>
      <w:del w:id="614" w:author="Mercedes Ines Fevre Obarrio" w:date="2024-09-03T20:04:00Z" w16du:dateUtc="2024-09-03T18:04:00Z">
        <w:r w:rsidRPr="00392D7D" w:rsidDel="0052483D">
          <w:rPr>
            <w:rFonts w:ascii="Times New Roman" w:eastAsia="Times New Roman" w:hAnsi="Times New Roman" w:cs="Times New Roman"/>
            <w:b/>
            <w:bCs/>
            <w:kern w:val="0"/>
            <w:sz w:val="36"/>
            <w:szCs w:val="36"/>
            <w:lang w:eastAsia="fr-FR"/>
            <w14:ligatures w14:val="none"/>
          </w:rPr>
          <w:delText xml:space="preserve"> </w:delText>
        </w:r>
      </w:del>
      <w:ins w:id="615" w:author="Mercedes Ines Fevre Obarrio" w:date="2024-09-03T20:04:00Z" w16du:dateUtc="2024-09-03T18:04:00Z">
        <w:r w:rsidR="0052483D">
          <w:rPr>
            <w:rFonts w:ascii="Times New Roman" w:eastAsia="Times New Roman" w:hAnsi="Times New Roman" w:cs="Times New Roman"/>
            <w:b/>
            <w:bCs/>
            <w:kern w:val="0"/>
            <w:sz w:val="36"/>
            <w:szCs w:val="36"/>
            <w:lang w:eastAsia="fr-FR"/>
            <w14:ligatures w14:val="none"/>
          </w:rPr>
          <w:t xml:space="preserve">ronda </w:t>
        </w:r>
      </w:ins>
      <w:r w:rsidRPr="00392D7D">
        <w:rPr>
          <w:rFonts w:ascii="Times New Roman" w:eastAsia="Times New Roman" w:hAnsi="Times New Roman" w:cs="Times New Roman"/>
          <w:b/>
          <w:bCs/>
          <w:kern w:val="0"/>
          <w:sz w:val="36"/>
          <w:szCs w:val="36"/>
          <w:lang w:eastAsia="fr-FR"/>
          <w14:ligatures w14:val="none"/>
        </w:rPr>
        <w:t>2 de la Parte II</w:t>
      </w:r>
    </w:p>
    <w:p w14:paraId="4A3F5695" w14:textId="482A1EAD" w:rsidR="007815FD" w:rsidRDefault="007815FD" w:rsidP="00FA7665">
      <w:pPr>
        <w:spacing w:after="0" w:line="240" w:lineRule="auto"/>
        <w:jc w:val="both"/>
        <w:rPr>
          <w:ins w:id="616" w:author="Mercedes Ines Fevre Obarrio" w:date="2024-09-02T10:52:00Z" w16du:dateUtc="2024-09-02T08:52:00Z"/>
          <w:rFonts w:ascii="Times New Roman" w:eastAsia="Times New Roman" w:hAnsi="Times New Roman" w:cs="Times New Roman"/>
          <w:kern w:val="0"/>
          <w:sz w:val="24"/>
          <w:szCs w:val="24"/>
          <w:lang w:eastAsia="fr-FR"/>
          <w14:ligatures w14:val="none"/>
        </w:rPr>
      </w:pPr>
      <w:ins w:id="617" w:author="Mercedes Ines Fevre Obarrio" w:date="2024-09-02T10:54:00Z" w16du:dateUtc="2024-09-02T08:54:00Z">
        <w:r w:rsidRPr="0052483D">
          <w:rPr>
            <w:rFonts w:ascii="Times New Roman" w:eastAsia="Times New Roman" w:hAnsi="Times New Roman" w:cs="Times New Roman"/>
            <w:kern w:val="0"/>
            <w:sz w:val="24"/>
            <w:szCs w:val="24"/>
            <w:highlight w:val="yellow"/>
            <w:lang w:eastAsia="fr-FR"/>
            <w14:ligatures w14:val="none"/>
          </w:rPr>
          <w:t xml:space="preserve">Usted será asignado </w:t>
        </w:r>
      </w:ins>
      <w:del w:id="618" w:author="Mercedes Ines Fevre Obarrio" w:date="2024-09-02T10:54:00Z" w16du:dateUtc="2024-09-02T08:54:00Z">
        <w:r w:rsidR="00392D7D" w:rsidRPr="0052483D" w:rsidDel="007815FD">
          <w:rPr>
            <w:rFonts w:ascii="Times New Roman" w:eastAsia="Times New Roman" w:hAnsi="Times New Roman" w:cs="Times New Roman"/>
            <w:kern w:val="0"/>
            <w:sz w:val="24"/>
            <w:szCs w:val="24"/>
            <w:highlight w:val="yellow"/>
            <w:lang w:eastAsia="fr-FR"/>
            <w14:ligatures w14:val="none"/>
          </w:rPr>
          <w:delText>Se</w:delText>
        </w:r>
      </w:del>
      <w:del w:id="619" w:author="Mercedes Ines Fevre Obarrio" w:date="2024-09-02T10:52:00Z" w16du:dateUtc="2024-09-02T08:52:00Z">
        <w:r w:rsidR="00392D7D" w:rsidRPr="0052483D" w:rsidDel="007815FD">
          <w:rPr>
            <w:rFonts w:ascii="Times New Roman" w:eastAsia="Times New Roman" w:hAnsi="Times New Roman" w:cs="Times New Roman"/>
            <w:kern w:val="0"/>
            <w:sz w:val="24"/>
            <w:szCs w:val="24"/>
            <w:highlight w:val="yellow"/>
            <w:lang w:eastAsia="fr-FR"/>
            <w14:ligatures w14:val="none"/>
          </w:rPr>
          <w:delText xml:space="preserve"> </w:delText>
        </w:r>
      </w:del>
      <w:ins w:id="620" w:author="Mercedes Ines Fevre Obarrio" w:date="2024-09-02T10:52:00Z" w16du:dateUtc="2024-09-02T08:52:00Z">
        <w:r w:rsidRPr="0052483D">
          <w:rPr>
            <w:rFonts w:ascii="Times New Roman" w:eastAsia="Times New Roman" w:hAnsi="Times New Roman" w:cs="Times New Roman"/>
            <w:kern w:val="0"/>
            <w:sz w:val="24"/>
            <w:szCs w:val="24"/>
            <w:highlight w:val="yellow"/>
            <w:lang w:eastAsia="fr-FR"/>
            <w14:ligatures w14:val="none"/>
          </w:rPr>
          <w:t>aleatoriamente con otro trabajador y otro gerente</w:t>
        </w:r>
      </w:ins>
      <w:ins w:id="621" w:author="Mercedes Ines Fevre Obarrio" w:date="2024-09-02T10:53:00Z" w16du:dateUtc="2024-09-02T08:53:00Z">
        <w:r>
          <w:rPr>
            <w:rFonts w:ascii="Times New Roman" w:eastAsia="Times New Roman" w:hAnsi="Times New Roman" w:cs="Times New Roman"/>
            <w:kern w:val="0"/>
            <w:sz w:val="24"/>
            <w:szCs w:val="24"/>
            <w:lang w:eastAsia="fr-FR"/>
            <w14:ligatures w14:val="none"/>
          </w:rPr>
          <w:t xml:space="preserve"> </w:t>
        </w:r>
      </w:ins>
    </w:p>
    <w:p w14:paraId="328BD4A6" w14:textId="766104BB" w:rsidR="00392D7D" w:rsidRPr="00E35C6F" w:rsidRDefault="00392D7D" w:rsidP="00FA7665">
      <w:pPr>
        <w:spacing w:after="0" w:line="240" w:lineRule="auto"/>
        <w:jc w:val="both"/>
        <w:rPr>
          <w:rFonts w:ascii="Times New Roman" w:eastAsia="Times New Roman" w:hAnsi="Times New Roman" w:cs="Times New Roman"/>
          <w:kern w:val="0"/>
          <w:sz w:val="24"/>
          <w:szCs w:val="24"/>
          <w:lang w:eastAsia="fr-FR"/>
          <w14:ligatures w14:val="none"/>
        </w:rPr>
      </w:pPr>
      <w:del w:id="622" w:author="Mercedes Ines Fevre Obarrio" w:date="2024-09-02T10:53:00Z" w16du:dateUtc="2024-09-02T08:53:00Z">
        <w:r w:rsidRPr="00392D7D" w:rsidDel="007815FD">
          <w:rPr>
            <w:rFonts w:ascii="Times New Roman" w:eastAsia="Times New Roman" w:hAnsi="Times New Roman" w:cs="Times New Roman"/>
            <w:kern w:val="0"/>
            <w:sz w:val="24"/>
            <w:szCs w:val="24"/>
            <w:lang w:eastAsia="fr-FR"/>
            <w14:ligatures w14:val="none"/>
          </w:rPr>
          <w:lastRenderedPageBreak/>
          <w:delText xml:space="preserve">le asignará un </w:delText>
        </w:r>
        <w:commentRangeStart w:id="623"/>
        <w:commentRangeStart w:id="624"/>
        <w:r w:rsidRPr="00392D7D" w:rsidDel="007815FD">
          <w:rPr>
            <w:rFonts w:ascii="Times New Roman" w:eastAsia="Times New Roman" w:hAnsi="Times New Roman" w:cs="Times New Roman"/>
            <w:kern w:val="0"/>
            <w:sz w:val="24"/>
            <w:szCs w:val="24"/>
            <w:lang w:eastAsia="fr-FR"/>
            <w14:ligatures w14:val="none"/>
          </w:rPr>
          <w:delText>nuevo</w:delText>
        </w:r>
        <w:commentRangeEnd w:id="623"/>
        <w:r w:rsidR="00BB09C0" w:rsidDel="007815FD">
          <w:rPr>
            <w:rStyle w:val="CommentReference"/>
          </w:rPr>
          <w:commentReference w:id="623"/>
        </w:r>
        <w:commentRangeEnd w:id="624"/>
        <w:r w:rsidR="00F53501" w:rsidDel="007815FD">
          <w:rPr>
            <w:rStyle w:val="CommentReference"/>
          </w:rPr>
          <w:commentReference w:id="624"/>
        </w:r>
        <w:r w:rsidRPr="00392D7D" w:rsidDel="007815FD">
          <w:rPr>
            <w:rFonts w:ascii="Times New Roman" w:eastAsia="Times New Roman" w:hAnsi="Times New Roman" w:cs="Times New Roman"/>
            <w:kern w:val="0"/>
            <w:sz w:val="24"/>
            <w:szCs w:val="24"/>
            <w:lang w:eastAsia="fr-FR"/>
            <w14:ligatures w14:val="none"/>
          </w:rPr>
          <w:delText xml:space="preserve"> </w:delText>
        </w:r>
      </w:del>
      <w:del w:id="625" w:author="Mercedes Ines Fevre Obarrio" w:date="2024-07-01T11:36:00Z">
        <w:r w:rsidR="00E35C6F" w:rsidDel="00FA7665">
          <w:rPr>
            <w:rFonts w:ascii="Times New Roman" w:eastAsia="Times New Roman" w:hAnsi="Times New Roman" w:cs="Times New Roman"/>
            <w:kern w:val="0"/>
            <w:sz w:val="24"/>
            <w:szCs w:val="24"/>
            <w:lang w:eastAsia="fr-FR"/>
            <w14:ligatures w14:val="none"/>
          </w:rPr>
          <w:delText>empleado</w:delText>
        </w:r>
        <w:r w:rsidRPr="00392D7D" w:rsidDel="00FA7665">
          <w:rPr>
            <w:rFonts w:ascii="Times New Roman" w:eastAsia="Times New Roman" w:hAnsi="Times New Roman" w:cs="Times New Roman"/>
            <w:kern w:val="0"/>
            <w:sz w:val="24"/>
            <w:szCs w:val="24"/>
            <w:lang w:eastAsia="fr-FR"/>
            <w14:ligatures w14:val="none"/>
          </w:rPr>
          <w:delText xml:space="preserve"> </w:delText>
        </w:r>
      </w:del>
      <w:r w:rsidRPr="00392D7D">
        <w:rPr>
          <w:rFonts w:ascii="Times New Roman" w:eastAsia="Times New Roman" w:hAnsi="Times New Roman" w:cs="Times New Roman"/>
          <w:kern w:val="0"/>
          <w:sz w:val="24"/>
          <w:szCs w:val="24"/>
          <w:lang w:eastAsia="fr-FR"/>
          <w14:ligatures w14:val="none"/>
        </w:rPr>
        <w:t xml:space="preserve">durante </w:t>
      </w:r>
      <w:proofErr w:type="spellStart"/>
      <w:r w:rsidRPr="00392D7D">
        <w:rPr>
          <w:rFonts w:ascii="Times New Roman" w:eastAsia="Times New Roman" w:hAnsi="Times New Roman" w:cs="Times New Roman"/>
          <w:kern w:val="0"/>
          <w:sz w:val="24"/>
          <w:szCs w:val="24"/>
          <w:lang w:eastAsia="fr-FR"/>
          <w14:ligatures w14:val="none"/>
        </w:rPr>
        <w:t>est</w:t>
      </w:r>
      <w:ins w:id="626" w:author="Mercedes Ines Fevre Obarrio" w:date="2024-09-03T20:05:00Z" w16du:dateUtc="2024-09-03T18:05:00Z">
        <w:r w:rsidR="0052483D">
          <w:rPr>
            <w:rFonts w:ascii="Times New Roman" w:eastAsia="Times New Roman" w:hAnsi="Times New Roman" w:cs="Times New Roman"/>
            <w:kern w:val="0"/>
            <w:sz w:val="24"/>
            <w:szCs w:val="24"/>
            <w:lang w:eastAsia="fr-FR"/>
            <w14:ligatures w14:val="none"/>
          </w:rPr>
          <w:t>a</w:t>
        </w:r>
      </w:ins>
      <w:del w:id="627" w:author="Mercedes Ines Fevre Obarrio" w:date="2024-09-03T20:05:00Z" w16du:dateUtc="2024-09-03T18:05:00Z">
        <w:r w:rsidRPr="00392D7D" w:rsidDel="0052483D">
          <w:rPr>
            <w:rFonts w:ascii="Times New Roman" w:eastAsia="Times New Roman" w:hAnsi="Times New Roman" w:cs="Times New Roman"/>
            <w:kern w:val="0"/>
            <w:sz w:val="24"/>
            <w:szCs w:val="24"/>
            <w:lang w:eastAsia="fr-FR"/>
            <w14:ligatures w14:val="none"/>
          </w:rPr>
          <w:delText>e período</w:delText>
        </w:r>
      </w:del>
      <w:ins w:id="628" w:author="Mercedes Ines Fevre Obarrio" w:date="2024-09-03T20:05:00Z" w16du:dateUtc="2024-09-03T18:05:00Z">
        <w:r w:rsidR="0052483D">
          <w:rPr>
            <w:rFonts w:ascii="Times New Roman" w:eastAsia="Times New Roman" w:hAnsi="Times New Roman" w:cs="Times New Roman"/>
            <w:kern w:val="0"/>
            <w:sz w:val="24"/>
            <w:szCs w:val="24"/>
            <w:lang w:eastAsia="fr-FR"/>
            <w14:ligatures w14:val="none"/>
          </w:rPr>
          <w:t>ronda</w:t>
        </w:r>
      </w:ins>
      <w:proofErr w:type="spellEnd"/>
      <w:r w:rsidRPr="00392D7D">
        <w:rPr>
          <w:rFonts w:ascii="Times New Roman" w:eastAsia="Times New Roman" w:hAnsi="Times New Roman" w:cs="Times New Roman"/>
          <w:kern w:val="0"/>
          <w:sz w:val="24"/>
          <w:szCs w:val="24"/>
          <w:lang w:eastAsia="fr-FR"/>
          <w14:ligatures w14:val="none"/>
        </w:rPr>
        <w:t xml:space="preserve">. </w:t>
      </w:r>
      <w:r w:rsidRPr="00E35C6F">
        <w:rPr>
          <w:rFonts w:ascii="Times New Roman" w:eastAsia="Times New Roman" w:hAnsi="Times New Roman" w:cs="Times New Roman"/>
          <w:kern w:val="0"/>
          <w:sz w:val="24"/>
          <w:szCs w:val="24"/>
          <w:lang w:eastAsia="fr-FR"/>
          <w14:ligatures w14:val="none"/>
        </w:rPr>
        <w:t>Qué hará</w:t>
      </w:r>
      <w:r w:rsidR="00926CEF">
        <w:rPr>
          <w:rFonts w:ascii="Times New Roman" w:eastAsia="Times New Roman" w:hAnsi="Times New Roman" w:cs="Times New Roman"/>
          <w:kern w:val="0"/>
          <w:sz w:val="24"/>
          <w:szCs w:val="24"/>
          <w:lang w:eastAsia="fr-FR"/>
          <w14:ligatures w14:val="none"/>
        </w:rPr>
        <w:t>n</w:t>
      </w:r>
      <w:r w:rsidRPr="00E35C6F">
        <w:rPr>
          <w:rFonts w:ascii="Times New Roman" w:eastAsia="Times New Roman" w:hAnsi="Times New Roman" w:cs="Times New Roman"/>
          <w:kern w:val="0"/>
          <w:sz w:val="24"/>
          <w:szCs w:val="24"/>
          <w:lang w:eastAsia="fr-FR"/>
          <w14:ligatures w14:val="none"/>
        </w:rPr>
        <w:t>:</w:t>
      </w:r>
    </w:p>
    <w:p w14:paraId="3969A040" w14:textId="768F5FBE" w:rsidR="00392D7D" w:rsidRPr="00392D7D" w:rsidRDefault="00392D7D" w:rsidP="00FA7665">
      <w:pPr>
        <w:numPr>
          <w:ilvl w:val="0"/>
          <w:numId w:val="15"/>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 xml:space="preserve">Primero, usted y el otro </w:t>
      </w:r>
      <w:r w:rsidR="00FA7665">
        <w:rPr>
          <w:rFonts w:ascii="Times New Roman" w:eastAsia="Times New Roman" w:hAnsi="Times New Roman" w:cs="Times New Roman"/>
          <w:kern w:val="0"/>
          <w:sz w:val="24"/>
          <w:szCs w:val="24"/>
          <w:lang w:eastAsia="fr-FR"/>
          <w14:ligatures w14:val="none"/>
        </w:rPr>
        <w:t xml:space="preserve">trabajador </w:t>
      </w:r>
      <w:r w:rsidRPr="00392D7D">
        <w:rPr>
          <w:rFonts w:ascii="Times New Roman" w:eastAsia="Times New Roman" w:hAnsi="Times New Roman" w:cs="Times New Roman"/>
          <w:kern w:val="0"/>
          <w:sz w:val="24"/>
          <w:szCs w:val="24"/>
          <w:lang w:eastAsia="fr-FR"/>
          <w14:ligatures w14:val="none"/>
        </w:rPr>
        <w:t>negociarán el porcentaje que cada uno de ustedes (y el gerente</w:t>
      </w:r>
      <w:ins w:id="629" w:author="Mercedes Ines Fevre Obarrio" w:date="2024-09-03T20:06:00Z" w16du:dateUtc="2024-09-03T18:06:00Z">
        <w:r w:rsidR="0052483D">
          <w:rPr>
            <w:rFonts w:ascii="Times New Roman" w:eastAsia="Times New Roman" w:hAnsi="Times New Roman" w:cs="Times New Roman"/>
            <w:kern w:val="0"/>
            <w:sz w:val="24"/>
            <w:szCs w:val="24"/>
            <w:lang w:eastAsia="fr-FR"/>
            <w14:ligatures w14:val="none"/>
          </w:rPr>
          <w:t xml:space="preserve"> por defecto</w:t>
        </w:r>
      </w:ins>
      <w:r w:rsidRPr="00392D7D">
        <w:rPr>
          <w:rFonts w:ascii="Times New Roman" w:eastAsia="Times New Roman" w:hAnsi="Times New Roman" w:cs="Times New Roman"/>
          <w:kern w:val="0"/>
          <w:sz w:val="24"/>
          <w:szCs w:val="24"/>
          <w:lang w:eastAsia="fr-FR"/>
          <w14:ligatures w14:val="none"/>
        </w:rPr>
        <w:t>) obtendrá de cada una de las cuatro tareas de producción.</w:t>
      </w:r>
    </w:p>
    <w:p w14:paraId="243576B7" w14:textId="2CD0BCCB" w:rsidR="00392D7D" w:rsidRPr="00392D7D" w:rsidRDefault="00392D7D" w:rsidP="00FA7665">
      <w:pPr>
        <w:numPr>
          <w:ilvl w:val="0"/>
          <w:numId w:val="15"/>
        </w:numPr>
        <w:spacing w:before="100" w:beforeAutospacing="1" w:after="100" w:afterAutospacing="1"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 xml:space="preserve">En segundo lugar, </w:t>
      </w:r>
      <w:r w:rsidR="00926CEF">
        <w:rPr>
          <w:rFonts w:ascii="Times New Roman" w:eastAsia="Times New Roman" w:hAnsi="Times New Roman" w:cs="Times New Roman"/>
          <w:kern w:val="0"/>
          <w:sz w:val="24"/>
          <w:szCs w:val="24"/>
          <w:lang w:eastAsia="fr-FR"/>
          <w14:ligatures w14:val="none"/>
        </w:rPr>
        <w:t>usted</w:t>
      </w:r>
      <w:r w:rsidRPr="00392D7D">
        <w:rPr>
          <w:rFonts w:ascii="Times New Roman" w:eastAsia="Times New Roman" w:hAnsi="Times New Roman" w:cs="Times New Roman"/>
          <w:kern w:val="0"/>
          <w:sz w:val="24"/>
          <w:szCs w:val="24"/>
          <w:lang w:eastAsia="fr-FR"/>
          <w14:ligatures w14:val="none"/>
        </w:rPr>
        <w:t xml:space="preserve"> y el otro </w:t>
      </w:r>
      <w:r w:rsidR="00C23C1C">
        <w:rPr>
          <w:rFonts w:ascii="Times New Roman" w:eastAsia="Times New Roman" w:hAnsi="Times New Roman" w:cs="Times New Roman"/>
          <w:kern w:val="0"/>
          <w:sz w:val="24"/>
          <w:szCs w:val="24"/>
          <w:lang w:eastAsia="fr-FR"/>
          <w14:ligatures w14:val="none"/>
        </w:rPr>
        <w:t>trabajador</w:t>
      </w:r>
      <w:ins w:id="630" w:author="CORGNET Brice" w:date="2024-08-22T16:33:00Z">
        <w:r w:rsidR="00BB09C0">
          <w:rPr>
            <w:rFonts w:ascii="Times New Roman" w:eastAsia="Times New Roman" w:hAnsi="Times New Roman" w:cs="Times New Roman"/>
            <w:kern w:val="0"/>
            <w:sz w:val="24"/>
            <w:szCs w:val="24"/>
            <w:lang w:eastAsia="fr-FR"/>
            <w14:ligatures w14:val="none"/>
          </w:rPr>
          <w:t xml:space="preserve"> </w:t>
        </w:r>
      </w:ins>
      <w:r w:rsidRPr="00392D7D">
        <w:rPr>
          <w:rFonts w:ascii="Times New Roman" w:eastAsia="Times New Roman" w:hAnsi="Times New Roman" w:cs="Times New Roman"/>
          <w:kern w:val="0"/>
          <w:sz w:val="24"/>
          <w:szCs w:val="24"/>
          <w:lang w:eastAsia="fr-FR"/>
          <w14:ligatures w14:val="none"/>
        </w:rPr>
        <w:t>tendr</w:t>
      </w:r>
      <w:r w:rsidR="00900B19">
        <w:rPr>
          <w:rFonts w:ascii="Times New Roman" w:eastAsia="Times New Roman" w:hAnsi="Times New Roman" w:cs="Times New Roman"/>
          <w:kern w:val="0"/>
          <w:sz w:val="24"/>
          <w:szCs w:val="24"/>
          <w:lang w:eastAsia="fr-FR"/>
          <w14:ligatures w14:val="none"/>
        </w:rPr>
        <w:t>án</w:t>
      </w:r>
      <w:r w:rsidRPr="00392D7D">
        <w:rPr>
          <w:rFonts w:ascii="Times New Roman" w:eastAsia="Times New Roman" w:hAnsi="Times New Roman" w:cs="Times New Roman"/>
          <w:kern w:val="0"/>
          <w:sz w:val="24"/>
          <w:szCs w:val="24"/>
          <w:lang w:eastAsia="fr-FR"/>
          <w14:ligatures w14:val="none"/>
        </w:rPr>
        <w:t xml:space="preserve"> que repartir 20 puntos entre una cuenta grupal y </w:t>
      </w:r>
      <w:r w:rsidR="00900B19">
        <w:rPr>
          <w:rFonts w:ascii="Times New Roman" w:eastAsia="Times New Roman" w:hAnsi="Times New Roman" w:cs="Times New Roman"/>
          <w:kern w:val="0"/>
          <w:sz w:val="24"/>
          <w:szCs w:val="24"/>
          <w:lang w:eastAsia="fr-FR"/>
          <w14:ligatures w14:val="none"/>
        </w:rPr>
        <w:t>s</w:t>
      </w:r>
      <w:r w:rsidRPr="00392D7D">
        <w:rPr>
          <w:rFonts w:ascii="Times New Roman" w:eastAsia="Times New Roman" w:hAnsi="Times New Roman" w:cs="Times New Roman"/>
          <w:kern w:val="0"/>
          <w:sz w:val="24"/>
          <w:szCs w:val="24"/>
          <w:lang w:eastAsia="fr-FR"/>
          <w14:ligatures w14:val="none"/>
        </w:rPr>
        <w:t xml:space="preserve">u cuenta </w:t>
      </w:r>
      <w:r w:rsidRPr="00D5752E">
        <w:rPr>
          <w:rFonts w:ascii="Times New Roman" w:eastAsia="Times New Roman" w:hAnsi="Times New Roman" w:cs="Times New Roman"/>
          <w:kern w:val="0"/>
          <w:sz w:val="24"/>
          <w:szCs w:val="24"/>
          <w:lang w:eastAsia="fr-FR"/>
          <w14:ligatures w14:val="none"/>
        </w:rPr>
        <w:t>privada</w:t>
      </w:r>
      <w:r w:rsidRPr="00392D7D">
        <w:rPr>
          <w:rFonts w:ascii="Times New Roman" w:eastAsia="Times New Roman" w:hAnsi="Times New Roman" w:cs="Times New Roman"/>
          <w:kern w:val="0"/>
          <w:sz w:val="24"/>
          <w:szCs w:val="24"/>
          <w:lang w:eastAsia="fr-FR"/>
          <w14:ligatures w14:val="none"/>
        </w:rPr>
        <w:t xml:space="preserve"> para cada una de las cuatro tareas.</w:t>
      </w:r>
    </w:p>
    <w:p w14:paraId="2B45FEB4" w14:textId="77777777" w:rsidR="00866D5C" w:rsidRPr="00866D5C" w:rsidRDefault="00866D5C" w:rsidP="00866D5C">
      <w:pPr>
        <w:jc w:val="both"/>
        <w:rPr>
          <w:ins w:id="631" w:author="Mercedes Ines Fevre Obarrio" w:date="2024-09-04T11:27:00Z" w16du:dateUtc="2024-09-04T09:27:00Z"/>
          <w:rFonts w:ascii="Arial" w:eastAsia="Times New Roman" w:hAnsi="Arial" w:cs="Arial"/>
          <w:kern w:val="0"/>
          <w:sz w:val="16"/>
          <w:szCs w:val="16"/>
          <w:lang w:eastAsia="fr-FR"/>
          <w14:ligatures w14:val="none"/>
        </w:rPr>
      </w:pPr>
      <w:ins w:id="632" w:author="Mercedes Ines Fevre Obarrio" w:date="2024-09-04T11:27:00Z" w16du:dateUtc="2024-09-04T09:27:00Z">
        <w:r w:rsidRPr="00866D5C">
          <w:rPr>
            <w:rFonts w:ascii="Times New Roman" w:eastAsia="Times New Roman" w:hAnsi="Times New Roman" w:cs="Times New Roman"/>
            <w:kern w:val="0"/>
            <w:sz w:val="24"/>
            <w:szCs w:val="24"/>
            <w:lang w:eastAsia="fr-FR"/>
            <w14:ligatures w14:val="none"/>
          </w:rPr>
          <w:t>Haga clic en "Siguiente" para continuar</w:t>
        </w:r>
      </w:ins>
    </w:p>
    <w:p w14:paraId="262C7AC0" w14:textId="77777777" w:rsidR="00866D5C" w:rsidRDefault="00866D5C" w:rsidP="00FA7665">
      <w:pPr>
        <w:spacing w:after="0" w:line="240" w:lineRule="auto"/>
        <w:jc w:val="both"/>
        <w:rPr>
          <w:ins w:id="633" w:author="Mercedes Ines Fevre Obarrio" w:date="2024-09-04T11:27:00Z" w16du:dateUtc="2024-09-04T09:27:00Z"/>
          <w:rFonts w:ascii="Times New Roman" w:eastAsia="Times New Roman" w:hAnsi="Times New Roman" w:cs="Times New Roman"/>
          <w:kern w:val="0"/>
          <w:sz w:val="24"/>
          <w:szCs w:val="24"/>
          <w:lang w:eastAsia="fr-FR"/>
          <w14:ligatures w14:val="none"/>
        </w:rPr>
      </w:pPr>
    </w:p>
    <w:p w14:paraId="32181E8D" w14:textId="0035ACA2" w:rsidR="00392D7D" w:rsidRPr="00392D7D" w:rsidRDefault="00392D7D" w:rsidP="00FA7665">
      <w:pPr>
        <w:spacing w:after="0" w:line="240" w:lineRule="auto"/>
        <w:jc w:val="both"/>
        <w:rPr>
          <w:rFonts w:ascii="Times New Roman" w:eastAsia="Times New Roman" w:hAnsi="Times New Roman" w:cs="Times New Roman"/>
          <w:kern w:val="0"/>
          <w:sz w:val="24"/>
          <w:szCs w:val="24"/>
          <w:lang w:eastAsia="fr-FR"/>
          <w14:ligatures w14:val="none"/>
        </w:rPr>
      </w:pPr>
      <w:r w:rsidRPr="00392D7D">
        <w:rPr>
          <w:rFonts w:ascii="Times New Roman" w:eastAsia="Times New Roman" w:hAnsi="Times New Roman" w:cs="Times New Roman"/>
          <w:kern w:val="0"/>
          <w:sz w:val="24"/>
          <w:szCs w:val="24"/>
          <w:lang w:eastAsia="fr-FR"/>
          <w14:ligatures w14:val="none"/>
        </w:rPr>
        <w:t>{</w:t>
      </w:r>
      <w:r w:rsidR="00926CEF">
        <w:rPr>
          <w:rFonts w:ascii="Times New Roman" w:eastAsia="Times New Roman" w:hAnsi="Times New Roman" w:cs="Times New Roman"/>
          <w:kern w:val="0"/>
          <w:sz w:val="24"/>
          <w:szCs w:val="24"/>
          <w:lang w:eastAsia="fr-FR"/>
          <w14:ligatures w14:val="none"/>
        </w:rPr>
        <w:t>Siguiente</w:t>
      </w:r>
      <w:r w:rsidRPr="00392D7D">
        <w:rPr>
          <w:rFonts w:ascii="Times New Roman" w:eastAsia="Times New Roman" w:hAnsi="Times New Roman" w:cs="Times New Roman"/>
          <w:kern w:val="0"/>
          <w:sz w:val="24"/>
          <w:szCs w:val="24"/>
          <w:lang w:eastAsia="fr-FR"/>
          <w14:ligatures w14:val="none"/>
        </w:rPr>
        <w:t>}</w:t>
      </w:r>
    </w:p>
    <w:p w14:paraId="6258D96B" w14:textId="77777777" w:rsidR="00392D7D" w:rsidRPr="00392D7D" w:rsidRDefault="00392D7D" w:rsidP="00FA7665">
      <w:pPr>
        <w:spacing w:after="0" w:line="240" w:lineRule="auto"/>
        <w:jc w:val="both"/>
        <w:rPr>
          <w:rFonts w:ascii="Times New Roman" w:eastAsia="Times New Roman" w:hAnsi="Times New Roman" w:cs="Times New Roman"/>
          <w:kern w:val="0"/>
          <w:sz w:val="24"/>
          <w:szCs w:val="24"/>
          <w:lang w:eastAsia="fr-FR"/>
          <w14:ligatures w14:val="none"/>
        </w:rPr>
      </w:pPr>
    </w:p>
    <w:p w14:paraId="0599C1AE" w14:textId="77777777" w:rsidR="00392D7D" w:rsidRPr="00392D7D" w:rsidRDefault="00392D7D" w:rsidP="00FA7665">
      <w:pPr>
        <w:spacing w:after="0" w:line="240" w:lineRule="auto"/>
        <w:jc w:val="both"/>
        <w:rPr>
          <w:rFonts w:ascii="Times New Roman" w:eastAsia="Times New Roman" w:hAnsi="Times New Roman" w:cs="Times New Roman"/>
          <w:kern w:val="0"/>
          <w:sz w:val="24"/>
          <w:szCs w:val="24"/>
          <w:lang w:eastAsia="fr-FR"/>
          <w14:ligatures w14:val="none"/>
        </w:rPr>
      </w:pPr>
    </w:p>
    <w:p w14:paraId="76A7E196" w14:textId="1830AFB9" w:rsidR="00392D7D" w:rsidRPr="00392D7D" w:rsidRDefault="00392D7D" w:rsidP="00FA7665">
      <w:pPr>
        <w:jc w:val="both"/>
        <w:rPr>
          <w:b/>
          <w:bCs/>
          <w:sz w:val="24"/>
          <w:szCs w:val="24"/>
        </w:rPr>
      </w:pPr>
      <w:r w:rsidRPr="00392D7D">
        <w:rPr>
          <w:b/>
          <w:bCs/>
          <w:sz w:val="24"/>
          <w:szCs w:val="24"/>
          <w:highlight w:val="yellow"/>
        </w:rPr>
        <w:t xml:space="preserve">{a partir de aquí, las pantallas se repiten hasta el </w:t>
      </w:r>
      <w:del w:id="634" w:author="Mercedes Ines Fevre Obarrio" w:date="2024-09-03T20:06:00Z" w16du:dateUtc="2024-09-03T18:06:00Z">
        <w:r w:rsidRPr="00392D7D" w:rsidDel="0052483D">
          <w:rPr>
            <w:b/>
            <w:bCs/>
            <w:sz w:val="24"/>
            <w:szCs w:val="24"/>
            <w:highlight w:val="yellow"/>
          </w:rPr>
          <w:delText>per</w:delText>
        </w:r>
        <w:r w:rsidR="00900B19" w:rsidDel="0052483D">
          <w:rPr>
            <w:b/>
            <w:bCs/>
            <w:sz w:val="24"/>
            <w:szCs w:val="24"/>
            <w:highlight w:val="yellow"/>
          </w:rPr>
          <w:delText>í</w:delText>
        </w:r>
        <w:r w:rsidRPr="00392D7D" w:rsidDel="0052483D">
          <w:rPr>
            <w:b/>
            <w:bCs/>
            <w:sz w:val="24"/>
            <w:szCs w:val="24"/>
            <w:highlight w:val="yellow"/>
          </w:rPr>
          <w:delText xml:space="preserve">odo </w:delText>
        </w:r>
      </w:del>
      <w:ins w:id="635" w:author="Mercedes Ines Fevre Obarrio" w:date="2024-09-03T20:06:00Z" w16du:dateUtc="2024-09-03T18:06:00Z">
        <w:r w:rsidR="0052483D">
          <w:rPr>
            <w:b/>
            <w:bCs/>
            <w:sz w:val="24"/>
            <w:szCs w:val="24"/>
            <w:highlight w:val="yellow"/>
          </w:rPr>
          <w:t xml:space="preserve">final de la ronda </w:t>
        </w:r>
      </w:ins>
      <w:del w:id="636" w:author="Mercedes Ines Fevre Obarrio" w:date="2024-09-03T20:06:00Z" w16du:dateUtc="2024-09-03T18:06:00Z">
        <w:r w:rsidRPr="00392D7D" w:rsidDel="0052483D">
          <w:rPr>
            <w:b/>
            <w:bCs/>
            <w:sz w:val="24"/>
            <w:szCs w:val="24"/>
            <w:highlight w:val="yellow"/>
          </w:rPr>
          <w:delText>4</w:delText>
        </w:r>
      </w:del>
      <w:ins w:id="637" w:author="Mercedes Ines Fevre Obarrio" w:date="2024-09-03T20:06:00Z" w16du:dateUtc="2024-09-03T18:06:00Z">
        <w:r w:rsidR="0052483D">
          <w:rPr>
            <w:b/>
            <w:bCs/>
            <w:sz w:val="24"/>
            <w:szCs w:val="24"/>
            <w:highlight w:val="yellow"/>
          </w:rPr>
          <w:t xml:space="preserve"> </w:t>
        </w:r>
        <w:commentRangeStart w:id="638"/>
        <w:r w:rsidR="0052483D">
          <w:rPr>
            <w:b/>
            <w:bCs/>
            <w:sz w:val="24"/>
            <w:szCs w:val="24"/>
            <w:highlight w:val="yellow"/>
          </w:rPr>
          <w:t>3</w:t>
        </w:r>
      </w:ins>
      <w:commentRangeEnd w:id="638"/>
      <w:ins w:id="639" w:author="Mercedes Ines Fevre Obarrio" w:date="2024-09-03T20:07:00Z" w16du:dateUtc="2024-09-03T18:07:00Z">
        <w:r w:rsidR="0052483D">
          <w:rPr>
            <w:rStyle w:val="CommentReference"/>
          </w:rPr>
          <w:commentReference w:id="638"/>
        </w:r>
      </w:ins>
      <w:r w:rsidRPr="00392D7D">
        <w:rPr>
          <w:b/>
          <w:bCs/>
          <w:sz w:val="24"/>
          <w:szCs w:val="24"/>
          <w:highlight w:val="yellow"/>
        </w:rPr>
        <w:t>)</w:t>
      </w:r>
    </w:p>
    <w:p w14:paraId="21862C3C" w14:textId="77777777" w:rsidR="00392D7D" w:rsidRPr="00392D7D" w:rsidRDefault="00392D7D" w:rsidP="00FA7665">
      <w:pPr>
        <w:spacing w:after="0" w:line="240" w:lineRule="auto"/>
        <w:jc w:val="both"/>
        <w:rPr>
          <w:rFonts w:ascii="Times New Roman" w:eastAsia="Times New Roman" w:hAnsi="Times New Roman" w:cs="Times New Roman"/>
          <w:kern w:val="0"/>
          <w:sz w:val="24"/>
          <w:szCs w:val="24"/>
          <w:lang w:eastAsia="fr-FR"/>
          <w14:ligatures w14:val="none"/>
        </w:rPr>
      </w:pPr>
    </w:p>
    <w:p w14:paraId="335BAD46" w14:textId="77777777" w:rsidR="00392D7D" w:rsidRPr="00392D7D" w:rsidRDefault="00392D7D" w:rsidP="00FA7665">
      <w:pPr>
        <w:jc w:val="both"/>
        <w:rPr>
          <w:b/>
          <w:bCs/>
          <w:sz w:val="24"/>
          <w:szCs w:val="24"/>
        </w:rPr>
      </w:pPr>
      <w:r w:rsidRPr="00392D7D">
        <w:rPr>
          <w:b/>
          <w:bCs/>
          <w:sz w:val="24"/>
          <w:szCs w:val="24"/>
        </w:rPr>
        <w:br w:type="page"/>
      </w:r>
    </w:p>
    <w:p w14:paraId="5F13281A" w14:textId="77777777" w:rsidR="00392D7D" w:rsidRPr="00196578" w:rsidRDefault="00392D7D" w:rsidP="00C23C1C">
      <w:pPr>
        <w:jc w:val="center"/>
        <w:rPr>
          <w:b/>
          <w:bCs/>
          <w:lang w:val="it-IT"/>
        </w:rPr>
      </w:pPr>
      <w:commentRangeStart w:id="640"/>
      <w:commentRangeStart w:id="641"/>
      <w:r w:rsidRPr="00196578">
        <w:rPr>
          <w:b/>
          <w:bCs/>
          <w:lang w:val="it-IT"/>
        </w:rPr>
        <w:lastRenderedPageBreak/>
        <w:t>Pantalla 23</w:t>
      </w:r>
      <w:commentRangeEnd w:id="640"/>
      <w:r w:rsidR="003431D6">
        <w:rPr>
          <w:rStyle w:val="CommentReference"/>
        </w:rPr>
        <w:commentReference w:id="640"/>
      </w:r>
      <w:commentRangeEnd w:id="641"/>
      <w:r w:rsidR="00C23C1C">
        <w:rPr>
          <w:rStyle w:val="CommentReference"/>
        </w:rPr>
        <w:commentReference w:id="641"/>
      </w:r>
    </w:p>
    <w:p w14:paraId="3824178F" w14:textId="5FA32B92" w:rsidR="00926CEF" w:rsidRDefault="00392D7D" w:rsidP="00866D5C">
      <w:pPr>
        <w:jc w:val="center"/>
        <w:rPr>
          <w:b/>
          <w:bCs/>
        </w:rPr>
      </w:pPr>
      <w:r>
        <w:rPr>
          <w:b/>
          <w:bCs/>
        </w:rPr>
        <w:t>Parte III</w:t>
      </w:r>
      <w:commentRangeStart w:id="642"/>
      <w:commentRangeEnd w:id="642"/>
      <w:r w:rsidR="00926CEF">
        <w:rPr>
          <w:rStyle w:val="CommentReference"/>
        </w:rPr>
        <w:commentReference w:id="642"/>
      </w:r>
    </w:p>
    <w:p w14:paraId="0F084DF8" w14:textId="5095C7C9" w:rsidR="00392D7D" w:rsidRDefault="00392D7D" w:rsidP="00FA7665">
      <w:pPr>
        <w:tabs>
          <w:tab w:val="num" w:pos="720"/>
        </w:tabs>
        <w:jc w:val="both"/>
      </w:pPr>
      <w:r w:rsidRPr="005F3EAA">
        <w:t xml:space="preserve">A continuación, le presentamos cuatro preguntas en referencia </w:t>
      </w:r>
      <w:del w:id="643" w:author="Mercedes Ines Fevre Obarrio" w:date="2024-09-04T11:28:00Z" w16du:dateUtc="2024-09-04T09:28:00Z">
        <w:r w:rsidRPr="005F3EAA" w:rsidDel="00866D5C">
          <w:delText xml:space="preserve">a </w:delText>
        </w:r>
      </w:del>
      <w:del w:id="644" w:author="Mercedes Ines Fevre Obarrio" w:date="2024-09-03T20:18:00Z" w16du:dateUtc="2024-09-03T18:18:00Z">
        <w:r w:rsidRPr="005F3EAA" w:rsidDel="00EF0FC9">
          <w:delText xml:space="preserve">las </w:delText>
        </w:r>
      </w:del>
      <w:del w:id="645" w:author="Mercedes Ines Fevre Obarrio" w:date="2024-09-02T10:55:00Z" w16du:dateUtc="2024-09-02T08:55:00Z">
        <w:r w:rsidRPr="005F3EAA" w:rsidDel="007815FD">
          <w:delText xml:space="preserve">recompensas </w:delText>
        </w:r>
      </w:del>
      <w:ins w:id="646" w:author="Mercedes Ines Fevre Obarrio" w:date="2024-09-02T10:55:00Z" w16du:dateUtc="2024-09-02T08:55:00Z">
        <w:r w:rsidR="007815FD">
          <w:t xml:space="preserve"> </w:t>
        </w:r>
      </w:ins>
      <w:ins w:id="647" w:author="Mercedes Ines Fevre Obarrio" w:date="2024-09-03T20:18:00Z" w16du:dateUtc="2024-09-03T18:18:00Z">
        <w:r w:rsidR="00EF0FC9">
          <w:t xml:space="preserve">los </w:t>
        </w:r>
      </w:ins>
      <w:commentRangeStart w:id="648"/>
      <w:ins w:id="649" w:author="Mercedes Ines Fevre Obarrio" w:date="2024-09-02T11:00:00Z" w16du:dateUtc="2024-09-02T09:00:00Z">
        <w:r w:rsidR="00A55E66">
          <w:t>puntos</w:t>
        </w:r>
      </w:ins>
      <w:commentRangeEnd w:id="648"/>
      <w:ins w:id="650" w:author="Mercedes Ines Fevre Obarrio" w:date="2024-09-03T20:20:00Z" w16du:dateUtc="2024-09-03T18:20:00Z">
        <w:r w:rsidR="00EF0FC9">
          <w:rPr>
            <w:rStyle w:val="CommentReference"/>
          </w:rPr>
          <w:commentReference w:id="648"/>
        </w:r>
      </w:ins>
      <w:ins w:id="651" w:author="Mercedes Ines Fevre Obarrio" w:date="2024-09-03T20:18:00Z" w16du:dateUtc="2024-09-03T18:18:00Z">
        <w:r w:rsidR="00EF0FC9">
          <w:t xml:space="preserve"> </w:t>
        </w:r>
      </w:ins>
      <w:ins w:id="652" w:author="Mercedes Ines Fevre Obarrio" w:date="2024-09-04T11:30:00Z" w16du:dateUtc="2024-09-04T09:30:00Z">
        <w:r w:rsidR="00942BC3">
          <w:t xml:space="preserve">totales </w:t>
        </w:r>
      </w:ins>
      <w:r w:rsidRPr="005F3EAA">
        <w:t xml:space="preserve">que como </w:t>
      </w:r>
      <w:r w:rsidR="00BB09C0" w:rsidRPr="00BB09C0">
        <w:t xml:space="preserve">trabajador </w:t>
      </w:r>
      <w:r w:rsidRPr="005F3EAA">
        <w:t>ha recibido en la negociación. Elija para cada una de las siguientes preguntas, hasta qué punto para usted, en una escala de 1 a 5, donde 1 correspondería a “</w:t>
      </w:r>
      <w:r w:rsidRPr="00EF0FC9">
        <w:rPr>
          <w:highlight w:val="yellow"/>
        </w:rPr>
        <w:t xml:space="preserve">en </w:t>
      </w:r>
      <w:del w:id="653" w:author="Mercedes Ines Fevre Obarrio" w:date="2024-09-03T20:35:00Z" w16du:dateUtc="2024-09-03T18:35:00Z">
        <w:r w:rsidRPr="00EF0FC9" w:rsidDel="00A8062E">
          <w:rPr>
            <w:highlight w:val="yellow"/>
          </w:rPr>
          <w:delText xml:space="preserve">cierta </w:delText>
        </w:r>
      </w:del>
      <w:ins w:id="654" w:author="Mercedes Ines Fevre Obarrio" w:date="2024-09-03T20:35:00Z" w16du:dateUtc="2024-09-03T18:35:00Z">
        <w:r w:rsidR="00A8062E">
          <w:rPr>
            <w:highlight w:val="yellow"/>
          </w:rPr>
          <w:t>pequeña</w:t>
        </w:r>
        <w:r w:rsidR="00A8062E" w:rsidRPr="00EF0FC9">
          <w:rPr>
            <w:highlight w:val="yellow"/>
          </w:rPr>
          <w:t xml:space="preserve"> </w:t>
        </w:r>
      </w:ins>
      <w:r w:rsidRPr="00EF0FC9">
        <w:rPr>
          <w:highlight w:val="yellow"/>
        </w:rPr>
        <w:t>medida”,</w:t>
      </w:r>
      <w:r w:rsidRPr="005F3EAA">
        <w:t xml:space="preserve"> y 5 correspondería a “en gran medida”.</w:t>
      </w:r>
    </w:p>
    <w:p w14:paraId="2DCAE316" w14:textId="362CBFF9" w:rsidR="00E3582D" w:rsidRPr="00B82612" w:rsidRDefault="00E3582D" w:rsidP="00E3582D">
      <w:pPr>
        <w:pStyle w:val="ListParagraph"/>
        <w:numPr>
          <w:ilvl w:val="0"/>
          <w:numId w:val="4"/>
        </w:numPr>
        <w:spacing w:after="0"/>
        <w:jc w:val="both"/>
      </w:pPr>
      <w:r w:rsidRPr="00B82612">
        <w:t>¿</w:t>
      </w:r>
      <w:ins w:id="655" w:author="Mercedes Ines Fevre Obarrio" w:date="2024-09-03T20:20:00Z" w16du:dateUtc="2024-09-03T18:20:00Z">
        <w:r w:rsidR="00EF0FC9" w:rsidRPr="00B82612" w:rsidDel="00EF0FC9">
          <w:t xml:space="preserve"> </w:t>
        </w:r>
      </w:ins>
      <w:del w:id="656" w:author="Mercedes Ines Fevre Obarrio" w:date="2024-09-03T20:20:00Z" w16du:dateUtc="2024-09-03T18:20:00Z">
        <w:r w:rsidRPr="00B82612" w:rsidDel="00EF0FC9">
          <w:delText>Su</w:delText>
        </w:r>
      </w:del>
      <w:del w:id="657" w:author="Mercedes Ines Fevre Obarrio" w:date="2024-08-23T10:44:00Z" w16du:dateUtc="2024-08-23T08:44:00Z">
        <w:r w:rsidRPr="00B82612" w:rsidDel="00F53501">
          <w:delText>s</w:delText>
        </w:r>
      </w:del>
      <w:del w:id="658" w:author="Mercedes Ines Fevre Obarrio" w:date="2024-09-03T20:20:00Z" w16du:dateUtc="2024-09-03T18:20:00Z">
        <w:r w:rsidRPr="00B82612" w:rsidDel="00EF0FC9">
          <w:delText xml:space="preserve"> </w:delText>
        </w:r>
      </w:del>
      <w:del w:id="659" w:author="Mercedes Ines Fevre Obarrio" w:date="2024-08-23T10:44:00Z" w16du:dateUtc="2024-08-23T08:44:00Z">
        <w:r w:rsidRPr="00B82612" w:rsidDel="00F53501">
          <w:delText>recompensas</w:delText>
        </w:r>
      </w:del>
      <w:del w:id="660" w:author="Mercedes Ines Fevre Obarrio" w:date="2024-07-01T11:50:00Z">
        <w:r w:rsidDel="00E3582D">
          <w:delText>/ resultados*</w:delText>
        </w:r>
      </w:del>
      <w:r>
        <w:t xml:space="preserve"> </w:t>
      </w:r>
      <w:ins w:id="661" w:author="Mercedes Ines Fevre Obarrio" w:date="2024-09-03T20:20:00Z" w16du:dateUtc="2024-09-03T18:20:00Z">
        <w:r w:rsidR="00EF0FC9" w:rsidRPr="003A75D9">
          <w:rPr>
            <w:highlight w:val="yellow"/>
          </w:rPr>
          <w:t xml:space="preserve">Los </w:t>
        </w:r>
      </w:ins>
      <w:ins w:id="662" w:author="Mercedes Ines Fevre Obarrio" w:date="2024-09-02T11:01:00Z" w16du:dateUtc="2024-09-02T09:01:00Z">
        <w:r w:rsidR="00A55E66" w:rsidRPr="003A75D9">
          <w:rPr>
            <w:highlight w:val="yellow"/>
          </w:rPr>
          <w:t>p</w:t>
        </w:r>
        <w:r w:rsidR="00A55E66" w:rsidRPr="0052483D">
          <w:rPr>
            <w:highlight w:val="yellow"/>
          </w:rPr>
          <w:t>untos</w:t>
        </w:r>
      </w:ins>
      <w:ins w:id="663" w:author="Mercedes Ines Fevre Obarrio" w:date="2024-09-03T20:20:00Z" w16du:dateUtc="2024-09-03T18:20:00Z">
        <w:r w:rsidR="00EF0FC9">
          <w:rPr>
            <w:highlight w:val="yellow"/>
          </w:rPr>
          <w:t xml:space="preserve"> </w:t>
        </w:r>
      </w:ins>
      <w:ins w:id="664" w:author="Mercedes Ines Fevre Obarrio" w:date="2024-09-04T11:31:00Z" w16du:dateUtc="2024-09-04T09:31:00Z">
        <w:r w:rsidR="00942BC3">
          <w:rPr>
            <w:highlight w:val="yellow"/>
          </w:rPr>
          <w:t>totales</w:t>
        </w:r>
      </w:ins>
      <w:ins w:id="665" w:author="Mercedes Ines Fevre Obarrio" w:date="2024-09-02T11:01:00Z" w16du:dateUtc="2024-09-02T09:01:00Z">
        <w:r w:rsidR="00A55E66" w:rsidRPr="0052483D">
          <w:rPr>
            <w:highlight w:val="yellow"/>
          </w:rPr>
          <w:t xml:space="preserve"> que usted ha ganado</w:t>
        </w:r>
      </w:ins>
      <w:ins w:id="666" w:author="Mercedes Ines Fevre Obarrio" w:date="2024-08-23T10:45:00Z" w16du:dateUtc="2024-08-23T08:45:00Z">
        <w:r w:rsidR="00F53501">
          <w:t xml:space="preserve"> </w:t>
        </w:r>
      </w:ins>
      <w:r w:rsidRPr="00B82612">
        <w:t>refleja</w:t>
      </w:r>
      <w:r w:rsidR="00A8062E">
        <w:t>n</w:t>
      </w:r>
      <w:r w:rsidRPr="00B82612">
        <w:t xml:space="preserve"> el </w:t>
      </w:r>
      <w:commentRangeStart w:id="667"/>
      <w:commentRangeStart w:id="668"/>
      <w:r w:rsidRPr="00B82612">
        <w:t>esfuerzo que ha puesto en su trabajo</w:t>
      </w:r>
      <w:commentRangeEnd w:id="667"/>
      <w:r>
        <w:rPr>
          <w:rStyle w:val="CommentReference"/>
        </w:rPr>
        <w:commentReference w:id="667"/>
      </w:r>
      <w:commentRangeEnd w:id="668"/>
      <w:r w:rsidR="000442CB">
        <w:rPr>
          <w:rStyle w:val="CommentReference"/>
        </w:rPr>
        <w:commentReference w:id="668"/>
      </w:r>
      <w:r w:rsidRPr="00B82612">
        <w:t>?</w:t>
      </w:r>
    </w:p>
    <w:p w14:paraId="5B76902B" w14:textId="1A80BCC4" w:rsidR="00E3582D" w:rsidRPr="00B82612" w:rsidRDefault="00E3582D" w:rsidP="00E3582D">
      <w:pPr>
        <w:pStyle w:val="ListParagraph"/>
        <w:numPr>
          <w:ilvl w:val="0"/>
          <w:numId w:val="4"/>
        </w:numPr>
        <w:spacing w:after="0"/>
        <w:jc w:val="both"/>
      </w:pPr>
      <w:r w:rsidRPr="00B82612">
        <w:t>¿</w:t>
      </w:r>
      <w:ins w:id="669" w:author="Mercedes Ines Fevre Obarrio" w:date="2024-09-03T20:21:00Z" w16du:dateUtc="2024-09-03T18:21:00Z">
        <w:r w:rsidR="003A75D9" w:rsidRPr="00B82612" w:rsidDel="003A75D9">
          <w:t xml:space="preserve"> </w:t>
        </w:r>
      </w:ins>
      <w:del w:id="670" w:author="Mercedes Ines Fevre Obarrio" w:date="2024-09-03T20:21:00Z" w16du:dateUtc="2024-09-03T18:21:00Z">
        <w:r w:rsidRPr="00B82612" w:rsidDel="003A75D9">
          <w:delText>Su</w:delText>
        </w:r>
      </w:del>
      <w:del w:id="671" w:author="Mercedes Ines Fevre Obarrio" w:date="2024-08-23T10:45:00Z" w16du:dateUtc="2024-08-23T08:45:00Z">
        <w:r w:rsidRPr="00B82612" w:rsidDel="00F53501">
          <w:delText>s</w:delText>
        </w:r>
      </w:del>
      <w:r w:rsidRPr="00B82612">
        <w:t xml:space="preserve"> </w:t>
      </w:r>
      <w:del w:id="672" w:author="Mercedes Ines Fevre Obarrio" w:date="2024-08-23T10:45:00Z" w16du:dateUtc="2024-08-23T08:45:00Z">
        <w:r w:rsidRPr="00B82612" w:rsidDel="00F53501">
          <w:delText xml:space="preserve">recompensas son </w:delText>
        </w:r>
      </w:del>
      <w:ins w:id="673" w:author="Mercedes Ines Fevre Obarrio" w:date="2024-09-03T21:04:00Z" w16du:dateUtc="2024-09-03T19:04:00Z">
        <w:r w:rsidR="0068163C">
          <w:t>Sus</w:t>
        </w:r>
      </w:ins>
      <w:ins w:id="674" w:author="Mercedes Ines Fevre Obarrio" w:date="2024-09-03T20:22:00Z" w16du:dateUtc="2024-09-03T18:22:00Z">
        <w:r w:rsidR="003A75D9">
          <w:t xml:space="preserve"> </w:t>
        </w:r>
        <w:r w:rsidR="003A75D9" w:rsidRPr="0052483D">
          <w:rPr>
            <w:highlight w:val="yellow"/>
          </w:rPr>
          <w:t>puntos</w:t>
        </w:r>
        <w:r w:rsidR="003A75D9">
          <w:rPr>
            <w:highlight w:val="yellow"/>
          </w:rPr>
          <w:t xml:space="preserve"> </w:t>
        </w:r>
      </w:ins>
      <w:ins w:id="675" w:author="Mercedes Ines Fevre Obarrio" w:date="2024-09-04T11:31:00Z" w16du:dateUtc="2024-09-04T09:31:00Z">
        <w:r w:rsidR="00942BC3">
          <w:t>totales</w:t>
        </w:r>
      </w:ins>
      <w:ins w:id="676" w:author="Mercedes Ines Fevre Obarrio" w:date="2024-08-23T10:45:00Z" w16du:dateUtc="2024-08-23T08:45:00Z">
        <w:r w:rsidR="00F53501" w:rsidRPr="00B82612">
          <w:t xml:space="preserve"> </w:t>
        </w:r>
      </w:ins>
      <w:ins w:id="677" w:author="Mercedes Ines Fevre Obarrio" w:date="2024-09-03T20:22:00Z" w16du:dateUtc="2024-09-03T18:22:00Z">
        <w:r w:rsidR="003A75D9">
          <w:t xml:space="preserve">son </w:t>
        </w:r>
      </w:ins>
      <w:r w:rsidRPr="00B82612">
        <w:t>apropiad</w:t>
      </w:r>
      <w:ins w:id="678" w:author="Mercedes Ines Fevre Obarrio" w:date="2024-09-03T20:22:00Z" w16du:dateUtc="2024-09-03T18:22:00Z">
        <w:r w:rsidR="003A75D9">
          <w:t>o</w:t>
        </w:r>
      </w:ins>
      <w:del w:id="679" w:author="Mercedes Ines Fevre Obarrio" w:date="2024-09-03T20:22:00Z" w16du:dateUtc="2024-09-03T18:22:00Z">
        <w:r w:rsidRPr="00B82612" w:rsidDel="003A75D9">
          <w:delText>a</w:delText>
        </w:r>
      </w:del>
      <w:del w:id="680" w:author="Mercedes Ines Fevre Obarrio" w:date="2024-08-23T10:45:00Z" w16du:dateUtc="2024-08-23T08:45:00Z">
        <w:r w:rsidRPr="00B82612" w:rsidDel="00F53501">
          <w:delText>s</w:delText>
        </w:r>
      </w:del>
      <w:r w:rsidRPr="00B82612">
        <w:t xml:space="preserve"> para el trabajo que ha</w:t>
      </w:r>
      <w:del w:id="681" w:author="Mercedes Ines Fevre Obarrio" w:date="2024-07-30T14:39:00Z">
        <w:r w:rsidRPr="00B82612" w:rsidDel="000442CB">
          <w:delText xml:space="preserve"> terminado</w:delText>
        </w:r>
      </w:del>
      <w:ins w:id="682" w:author="Mercedes Ines Fevre Obarrio" w:date="2024-07-30T14:39:00Z">
        <w:r w:rsidR="000442CB">
          <w:t xml:space="preserve"> completado</w:t>
        </w:r>
      </w:ins>
      <w:r w:rsidRPr="00B82612">
        <w:t>?</w:t>
      </w:r>
    </w:p>
    <w:p w14:paraId="6E859EE8" w14:textId="1AF9895B" w:rsidR="00E3582D" w:rsidRPr="00B82612" w:rsidRDefault="00E3582D" w:rsidP="00E3582D">
      <w:pPr>
        <w:numPr>
          <w:ilvl w:val="0"/>
          <w:numId w:val="4"/>
        </w:numPr>
        <w:spacing w:after="0"/>
        <w:jc w:val="both"/>
      </w:pPr>
      <w:r w:rsidRPr="00B82612">
        <w:t>¿</w:t>
      </w:r>
      <w:ins w:id="683" w:author="Mercedes Ines Fevre Obarrio" w:date="2024-09-03T20:21:00Z" w16du:dateUtc="2024-09-03T18:21:00Z">
        <w:r w:rsidR="003A75D9" w:rsidRPr="00B82612" w:rsidDel="003A75D9">
          <w:t xml:space="preserve"> </w:t>
        </w:r>
      </w:ins>
      <w:del w:id="684" w:author="Mercedes Ines Fevre Obarrio" w:date="2024-09-03T20:21:00Z" w16du:dateUtc="2024-09-03T18:21:00Z">
        <w:r w:rsidRPr="00B82612" w:rsidDel="003A75D9">
          <w:delText>Su</w:delText>
        </w:r>
      </w:del>
      <w:del w:id="685" w:author="Mercedes Ines Fevre Obarrio" w:date="2024-08-23T10:45:00Z" w16du:dateUtc="2024-08-23T08:45:00Z">
        <w:r w:rsidRPr="00B82612" w:rsidDel="00F53501">
          <w:delText>s</w:delText>
        </w:r>
      </w:del>
      <w:r w:rsidRPr="00B82612">
        <w:t xml:space="preserve"> </w:t>
      </w:r>
      <w:del w:id="686" w:author="Mercedes Ines Fevre Obarrio" w:date="2024-08-23T10:45:00Z" w16du:dateUtc="2024-08-23T08:45:00Z">
        <w:r w:rsidRPr="00B82612" w:rsidDel="00F53501">
          <w:delText xml:space="preserve">recompensas </w:delText>
        </w:r>
      </w:del>
      <w:ins w:id="687" w:author="Mercedes Ines Fevre Obarrio" w:date="2024-09-03T21:04:00Z" w16du:dateUtc="2024-09-03T19:04:00Z">
        <w:r w:rsidR="0068163C">
          <w:t>Su</w:t>
        </w:r>
      </w:ins>
      <w:ins w:id="688" w:author="Mercedes Ines Fevre Obarrio" w:date="2024-09-03T20:23:00Z" w16du:dateUtc="2024-09-03T18:23:00Z">
        <w:r w:rsidR="003A75D9">
          <w:t xml:space="preserve">s </w:t>
        </w:r>
        <w:r w:rsidR="003A75D9" w:rsidRPr="0052483D">
          <w:rPr>
            <w:highlight w:val="yellow"/>
          </w:rPr>
          <w:t>puntos</w:t>
        </w:r>
        <w:r w:rsidR="003A75D9">
          <w:rPr>
            <w:highlight w:val="yellow"/>
          </w:rPr>
          <w:t xml:space="preserve"> </w:t>
        </w:r>
      </w:ins>
      <w:ins w:id="689" w:author="Mercedes Ines Fevre Obarrio" w:date="2024-09-04T11:31:00Z" w16du:dateUtc="2024-09-04T09:31:00Z">
        <w:r w:rsidR="00942BC3">
          <w:t>totales</w:t>
        </w:r>
      </w:ins>
      <w:ins w:id="690" w:author="Mercedes Ines Fevre Obarrio" w:date="2024-08-23T10:45:00Z" w16du:dateUtc="2024-08-23T08:45:00Z">
        <w:r w:rsidR="00F53501">
          <w:t xml:space="preserve"> </w:t>
        </w:r>
      </w:ins>
      <w:r w:rsidRPr="00B82612">
        <w:t>refleja</w:t>
      </w:r>
      <w:r w:rsidR="003A75D9">
        <w:t>n lo</w:t>
      </w:r>
      <w:r w:rsidRPr="00B82612">
        <w:t xml:space="preserve"> que ha contribuido al grupo?</w:t>
      </w:r>
    </w:p>
    <w:p w14:paraId="4486CED9" w14:textId="3C734D20" w:rsidR="000442CB" w:rsidRPr="000442CB" w:rsidRDefault="00E3582D" w:rsidP="000442CB">
      <w:pPr>
        <w:numPr>
          <w:ilvl w:val="0"/>
          <w:numId w:val="4"/>
        </w:numPr>
        <w:spacing w:after="0"/>
        <w:jc w:val="both"/>
        <w:rPr>
          <w:ins w:id="691" w:author="Mercedes Ines Fevre Obarrio" w:date="2024-07-30T14:42:00Z"/>
        </w:rPr>
      </w:pPr>
      <w:r w:rsidRPr="00B82612">
        <w:t>¿</w:t>
      </w:r>
      <w:commentRangeStart w:id="692"/>
      <w:commentRangeStart w:id="693"/>
      <w:del w:id="694" w:author="Mercedes Ines Fevre Obarrio" w:date="2024-08-23T10:47:00Z" w16du:dateUtc="2024-08-23T08:47:00Z">
        <w:r w:rsidRPr="00B82612" w:rsidDel="00BF488F">
          <w:delText xml:space="preserve">Sus recompensas son justas teniendo en cuenta su </w:delText>
        </w:r>
        <w:commentRangeStart w:id="695"/>
        <w:commentRangeStart w:id="696"/>
        <w:r w:rsidRPr="00B82612" w:rsidDel="00BF488F">
          <w:delText>desempeño</w:delText>
        </w:r>
        <w:commentRangeEnd w:id="692"/>
        <w:r w:rsidR="00BB09C0" w:rsidDel="00BF488F">
          <w:rPr>
            <w:rStyle w:val="CommentReference"/>
          </w:rPr>
          <w:commentReference w:id="692"/>
        </w:r>
      </w:del>
      <w:commentRangeEnd w:id="693"/>
      <w:commentRangeEnd w:id="695"/>
      <w:commentRangeEnd w:id="696"/>
      <w:r w:rsidR="00BF488F">
        <w:rPr>
          <w:rStyle w:val="CommentReference"/>
        </w:rPr>
        <w:commentReference w:id="693"/>
      </w:r>
      <w:del w:id="697" w:author="Mercedes Ines Fevre Obarrio" w:date="2024-08-23T10:47:00Z" w16du:dateUtc="2024-08-23T08:47:00Z">
        <w:r w:rsidR="00BB09C0" w:rsidDel="00BF488F">
          <w:rPr>
            <w:rStyle w:val="CommentReference"/>
          </w:rPr>
          <w:commentReference w:id="695"/>
        </w:r>
      </w:del>
      <w:r w:rsidR="00BF488F">
        <w:rPr>
          <w:rStyle w:val="CommentReference"/>
        </w:rPr>
        <w:commentReference w:id="696"/>
      </w:r>
      <w:del w:id="698" w:author="Mercedes Ines Fevre Obarrio" w:date="2024-08-23T10:47:00Z" w16du:dateUtc="2024-08-23T08:47:00Z">
        <w:r w:rsidRPr="00B82612" w:rsidDel="00BF488F">
          <w:delText>?</w:delText>
        </w:r>
      </w:del>
      <w:ins w:id="699" w:author="Mercedes Ines Fevre Obarrio" w:date="2024-07-30T14:42:00Z">
        <w:r w:rsidR="000442CB" w:rsidRPr="000442CB">
          <w:t>¿</w:t>
        </w:r>
      </w:ins>
      <w:ins w:id="700" w:author="Mercedes Ines Fevre Obarrio" w:date="2024-09-03T20:24:00Z" w16du:dateUtc="2024-09-03T18:24:00Z">
        <w:r w:rsidR="003A75D9" w:rsidRPr="003A75D9">
          <w:t xml:space="preserve"> </w:t>
        </w:r>
        <w:r w:rsidR="003A75D9">
          <w:t xml:space="preserve">Los </w:t>
        </w:r>
        <w:r w:rsidR="003A75D9" w:rsidRPr="0052483D">
          <w:rPr>
            <w:highlight w:val="yellow"/>
          </w:rPr>
          <w:t>puntos</w:t>
        </w:r>
        <w:r w:rsidR="003A75D9">
          <w:rPr>
            <w:highlight w:val="yellow"/>
          </w:rPr>
          <w:t xml:space="preserve"> </w:t>
        </w:r>
      </w:ins>
      <w:ins w:id="701" w:author="Mercedes Ines Fevre Obarrio" w:date="2024-09-04T11:31:00Z" w16du:dateUtc="2024-09-04T09:31:00Z">
        <w:r w:rsidR="00942BC3">
          <w:t>totales</w:t>
        </w:r>
      </w:ins>
      <w:ins w:id="702" w:author="Mercedes Ines Fevre Obarrio" w:date="2024-09-03T20:24:00Z" w16du:dateUtc="2024-09-03T18:24:00Z">
        <w:r w:rsidR="003A75D9" w:rsidRPr="000442CB">
          <w:t xml:space="preserve"> </w:t>
        </w:r>
        <w:r w:rsidR="003A75D9">
          <w:t>e</w:t>
        </w:r>
      </w:ins>
      <w:ins w:id="703" w:author="Mercedes Ines Fevre Obarrio" w:date="2024-07-30T14:42:00Z">
        <w:r w:rsidR="000442CB" w:rsidRPr="000442CB">
          <w:t>stá</w:t>
        </w:r>
      </w:ins>
      <w:ins w:id="704" w:author="Mercedes Ines Fevre Obarrio" w:date="2024-09-03T20:24:00Z" w16du:dateUtc="2024-09-03T18:24:00Z">
        <w:r w:rsidR="003A75D9">
          <w:t>n</w:t>
        </w:r>
      </w:ins>
      <w:ins w:id="705" w:author="Mercedes Ines Fevre Obarrio" w:date="2024-07-30T14:42:00Z">
        <w:r w:rsidR="000442CB" w:rsidRPr="000442CB">
          <w:t xml:space="preserve"> justificad</w:t>
        </w:r>
      </w:ins>
      <w:ins w:id="706" w:author="Mercedes Ines Fevre Obarrio" w:date="2024-09-03T20:24:00Z" w16du:dateUtc="2024-09-03T18:24:00Z">
        <w:r w:rsidR="003A75D9">
          <w:t>o</w:t>
        </w:r>
      </w:ins>
      <w:ins w:id="707" w:author="Mercedes Ines Fevre Obarrio" w:date="2024-07-30T14:42:00Z">
        <w:r w:rsidR="000442CB">
          <w:t>s</w:t>
        </w:r>
        <w:r w:rsidR="000442CB" w:rsidRPr="000442CB">
          <w:t xml:space="preserve">, dado </w:t>
        </w:r>
      </w:ins>
      <w:ins w:id="708" w:author="Mercedes Ines Fevre Obarrio" w:date="2024-07-30T14:43:00Z">
        <w:r w:rsidR="000442CB">
          <w:t>s</w:t>
        </w:r>
      </w:ins>
      <w:ins w:id="709" w:author="Mercedes Ines Fevre Obarrio" w:date="2024-07-30T14:42:00Z">
        <w:r w:rsidR="000442CB" w:rsidRPr="000442CB">
          <w:t>u rendimiento?</w:t>
        </w:r>
      </w:ins>
    </w:p>
    <w:p w14:paraId="20880528" w14:textId="02BA33ED" w:rsidR="00E3582D" w:rsidDel="000442CB" w:rsidRDefault="00E3582D" w:rsidP="003D564E">
      <w:pPr>
        <w:numPr>
          <w:ilvl w:val="0"/>
          <w:numId w:val="4"/>
        </w:numPr>
        <w:spacing w:after="0"/>
        <w:jc w:val="both"/>
        <w:rPr>
          <w:del w:id="710" w:author="Mercedes Ines Fevre Obarrio" w:date="2024-07-30T14:41:00Z"/>
        </w:rPr>
      </w:pPr>
    </w:p>
    <w:p w14:paraId="4610B5A6" w14:textId="77777777" w:rsidR="00E3582D" w:rsidRDefault="00E3582D" w:rsidP="003D564E">
      <w:pPr>
        <w:spacing w:after="0"/>
        <w:ind w:left="720"/>
        <w:jc w:val="both"/>
      </w:pPr>
    </w:p>
    <w:p w14:paraId="1C65090D" w14:textId="77777777" w:rsidR="00942BC3" w:rsidRPr="00866D5C" w:rsidRDefault="00942BC3" w:rsidP="00942BC3">
      <w:pPr>
        <w:jc w:val="both"/>
        <w:rPr>
          <w:ins w:id="711" w:author="Mercedes Ines Fevre Obarrio" w:date="2024-09-04T11:32:00Z" w16du:dateUtc="2024-09-04T09:32:00Z"/>
          <w:rFonts w:ascii="Arial" w:eastAsia="Times New Roman" w:hAnsi="Arial" w:cs="Arial"/>
          <w:kern w:val="0"/>
          <w:sz w:val="16"/>
          <w:szCs w:val="16"/>
          <w:lang w:eastAsia="fr-FR"/>
          <w14:ligatures w14:val="none"/>
        </w:rPr>
      </w:pPr>
      <w:ins w:id="712" w:author="Mercedes Ines Fevre Obarrio" w:date="2024-09-04T11:32:00Z" w16du:dateUtc="2024-09-04T09:32:00Z">
        <w:r w:rsidRPr="00866D5C">
          <w:rPr>
            <w:rFonts w:ascii="Times New Roman" w:eastAsia="Times New Roman" w:hAnsi="Times New Roman" w:cs="Times New Roman"/>
            <w:kern w:val="0"/>
            <w:sz w:val="24"/>
            <w:szCs w:val="24"/>
            <w:lang w:eastAsia="fr-FR"/>
            <w14:ligatures w14:val="none"/>
          </w:rPr>
          <w:t>Haga clic en "Siguiente" para continuar</w:t>
        </w:r>
      </w:ins>
    </w:p>
    <w:p w14:paraId="5AB18BE0" w14:textId="2EDCA874" w:rsidR="00E3582D" w:rsidRDefault="00E3582D" w:rsidP="00E3582D">
      <w:pPr>
        <w:spacing w:after="0" w:line="240" w:lineRule="auto"/>
        <w:jc w:val="both"/>
        <w:rPr>
          <w:ins w:id="713" w:author="Mercedes Ines Fevre Obarrio" w:date="2024-07-01T11:50:00Z"/>
          <w:rFonts w:ascii="Times New Roman" w:eastAsia="Times New Roman" w:hAnsi="Times New Roman" w:cs="Times New Roman"/>
          <w:kern w:val="0"/>
          <w:sz w:val="24"/>
          <w:szCs w:val="24"/>
          <w:lang w:eastAsia="fr-FR"/>
          <w14:ligatures w14:val="none"/>
        </w:rPr>
      </w:pPr>
    </w:p>
    <w:p w14:paraId="65D576F4" w14:textId="77777777" w:rsidR="00E3582D" w:rsidRPr="00392D7D" w:rsidRDefault="00E3582D" w:rsidP="00E3582D">
      <w:pPr>
        <w:spacing w:after="0" w:line="240" w:lineRule="auto"/>
        <w:jc w:val="both"/>
        <w:rPr>
          <w:ins w:id="714" w:author="Mercedes Ines Fevre Obarrio" w:date="2024-07-01T11:50:00Z"/>
          <w:rFonts w:ascii="Times New Roman" w:eastAsia="Times New Roman" w:hAnsi="Times New Roman" w:cs="Times New Roman"/>
          <w:kern w:val="0"/>
          <w:sz w:val="24"/>
          <w:szCs w:val="24"/>
          <w:lang w:eastAsia="fr-FR"/>
          <w14:ligatures w14:val="none"/>
        </w:rPr>
      </w:pPr>
      <w:ins w:id="715" w:author="Mercedes Ines Fevre Obarrio" w:date="2024-07-01T11:50:00Z">
        <w:r w:rsidRPr="00392D7D">
          <w:rPr>
            <w:rFonts w:ascii="Times New Roman" w:eastAsia="Times New Roman" w:hAnsi="Times New Roman" w:cs="Times New Roman"/>
            <w:kern w:val="0"/>
            <w:sz w:val="24"/>
            <w:szCs w:val="24"/>
            <w:lang w:eastAsia="fr-FR"/>
            <w14:ligatures w14:val="none"/>
          </w:rPr>
          <w:t>{</w:t>
        </w:r>
        <w:r>
          <w:rPr>
            <w:rFonts w:ascii="Times New Roman" w:eastAsia="Times New Roman" w:hAnsi="Times New Roman" w:cs="Times New Roman"/>
            <w:kern w:val="0"/>
            <w:sz w:val="24"/>
            <w:szCs w:val="24"/>
            <w:lang w:eastAsia="fr-FR"/>
            <w14:ligatures w14:val="none"/>
          </w:rPr>
          <w:t>Siguiente</w:t>
        </w:r>
        <w:r w:rsidRPr="00392D7D">
          <w:rPr>
            <w:rFonts w:ascii="Times New Roman" w:eastAsia="Times New Roman" w:hAnsi="Times New Roman" w:cs="Times New Roman"/>
            <w:kern w:val="0"/>
            <w:sz w:val="24"/>
            <w:szCs w:val="24"/>
            <w:lang w:eastAsia="fr-FR"/>
            <w14:ligatures w14:val="none"/>
          </w:rPr>
          <w:t>}</w:t>
        </w:r>
      </w:ins>
    </w:p>
    <w:p w14:paraId="15B542EF" w14:textId="77777777" w:rsidR="00E3582D" w:rsidRPr="00392D7D" w:rsidRDefault="00E3582D" w:rsidP="00E3582D">
      <w:pPr>
        <w:spacing w:after="0" w:line="240" w:lineRule="auto"/>
        <w:jc w:val="both"/>
        <w:rPr>
          <w:rFonts w:ascii="Times New Roman" w:eastAsia="Times New Roman" w:hAnsi="Times New Roman" w:cs="Times New Roman"/>
          <w:kern w:val="0"/>
          <w:sz w:val="24"/>
          <w:szCs w:val="24"/>
          <w:lang w:eastAsia="fr-FR"/>
          <w14:ligatures w14:val="none"/>
        </w:rPr>
      </w:pPr>
    </w:p>
    <w:p w14:paraId="59066018" w14:textId="47DFD314" w:rsidR="00E3582D" w:rsidRDefault="00E3582D">
      <w:pPr>
        <w:rPr>
          <w:ins w:id="716" w:author="Mercedes Ines Fevre Obarrio" w:date="2024-07-01T11:50:00Z"/>
        </w:rPr>
      </w:pPr>
      <w:ins w:id="717" w:author="Mercedes Ines Fevre Obarrio" w:date="2024-07-01T11:50:00Z">
        <w:r>
          <w:br w:type="page"/>
        </w:r>
      </w:ins>
    </w:p>
    <w:p w14:paraId="70B1886B" w14:textId="77777777" w:rsidR="00E3582D" w:rsidRPr="00B82612" w:rsidRDefault="00E3582D" w:rsidP="00FA7665">
      <w:pPr>
        <w:tabs>
          <w:tab w:val="num" w:pos="720"/>
        </w:tabs>
        <w:jc w:val="both"/>
      </w:pPr>
    </w:p>
    <w:p w14:paraId="2D457FDB" w14:textId="77777777" w:rsidR="00392D7D" w:rsidRDefault="00392D7D" w:rsidP="00317F93">
      <w:pPr>
        <w:spacing w:before="240"/>
        <w:jc w:val="center"/>
        <w:rPr>
          <w:b/>
          <w:bCs/>
        </w:rPr>
      </w:pPr>
      <w:r>
        <w:rPr>
          <w:b/>
          <w:bCs/>
        </w:rPr>
        <w:t>Pantalla 24</w:t>
      </w:r>
    </w:p>
    <w:p w14:paraId="5E46CE8C" w14:textId="5D6AE8A1" w:rsidR="00392D7D" w:rsidRPr="00B82612" w:rsidRDefault="00392D7D" w:rsidP="00FA7665">
      <w:pPr>
        <w:tabs>
          <w:tab w:val="num" w:pos="720"/>
        </w:tabs>
        <w:jc w:val="both"/>
      </w:pPr>
      <w:commentRangeStart w:id="718"/>
      <w:r w:rsidRPr="005F3EAA">
        <w:t>A</w:t>
      </w:r>
      <w:commentRangeEnd w:id="718"/>
      <w:r w:rsidR="00926CEF">
        <w:rPr>
          <w:rStyle w:val="CommentReference"/>
        </w:rPr>
        <w:commentReference w:id="718"/>
      </w:r>
      <w:r w:rsidRPr="005F3EAA">
        <w:t xml:space="preserve"> continuación, le presentamos siete preguntas en referencia a los procedimientos o criterios utilizados para alcanzar sus</w:t>
      </w:r>
      <w:del w:id="719" w:author="Mercedes Ines Fevre Obarrio" w:date="2024-09-04T11:32:00Z" w16du:dateUtc="2024-09-04T09:32:00Z">
        <w:r w:rsidRPr="005F3EAA" w:rsidDel="00942BC3">
          <w:delText xml:space="preserve"> recompensas</w:delText>
        </w:r>
      </w:del>
      <w:ins w:id="720" w:author="Mercedes Ines Fevre Obarrio" w:date="2024-09-04T11:32:00Z" w16du:dateUtc="2024-09-04T09:32:00Z">
        <w:r w:rsidR="00942BC3">
          <w:t xml:space="preserve"> puntos totales</w:t>
        </w:r>
      </w:ins>
      <w:r w:rsidRPr="005F3EAA">
        <w:t>. Elija para cada una de las siguientes preguntas, hasta qué punto para usted, en una escala de 1 a 5, donde 1 correspondería a “en cierta medida”, y 5 correspondería a “en gran medida”.</w:t>
      </w:r>
      <w:bookmarkStart w:id="721" w:name="_Hlk163681318"/>
    </w:p>
    <w:bookmarkEnd w:id="721"/>
    <w:p w14:paraId="5D6EB077" w14:textId="62029683" w:rsidR="00392D7D" w:rsidRPr="00B82612" w:rsidRDefault="00392D7D" w:rsidP="00FA7665">
      <w:pPr>
        <w:numPr>
          <w:ilvl w:val="0"/>
          <w:numId w:val="5"/>
        </w:numPr>
        <w:spacing w:after="0"/>
        <w:jc w:val="both"/>
      </w:pPr>
      <w:r w:rsidRPr="00B82612">
        <w:t xml:space="preserve">¿Ha sido capaz de expresar sus puntos de vista y sentimientos </w:t>
      </w:r>
      <w:ins w:id="722" w:author="Mercedes Ines Fevre Obarrio" w:date="2024-09-03T21:03:00Z" w16du:dateUtc="2024-09-03T19:03:00Z">
        <w:r w:rsidR="0068163C">
          <w:t>durante los procedimientos</w:t>
        </w:r>
      </w:ins>
      <w:ins w:id="723" w:author="Mercedes Ines Fevre Obarrio" w:date="2024-09-03T21:04:00Z" w16du:dateUtc="2024-09-03T19:04:00Z">
        <w:r w:rsidR="0068163C">
          <w:t>?</w:t>
        </w:r>
      </w:ins>
      <w:del w:id="724" w:author="Mercedes Ines Fevre Obarrio" w:date="2024-09-03T21:03:00Z" w16du:dateUtc="2024-09-03T19:03:00Z">
        <w:r w:rsidRPr="00B82612" w:rsidDel="0068163C">
          <w:delText xml:space="preserve">ante los </w:delText>
        </w:r>
      </w:del>
      <w:del w:id="725" w:author="Mercedes Ines Fevre Obarrio" w:date="2024-09-03T20:46:00Z" w16du:dateUtc="2024-09-03T18:46:00Z">
        <w:r w:rsidRPr="00264F83" w:rsidDel="00264F83">
          <w:rPr>
            <w:highlight w:val="yellow"/>
          </w:rPr>
          <w:delText>procedimientos utilizados para</w:delText>
        </w:r>
      </w:del>
      <w:del w:id="726" w:author="Mercedes Ines Fevre Obarrio" w:date="2024-08-23T10:48:00Z" w16du:dateUtc="2024-08-23T08:48:00Z">
        <w:r w:rsidRPr="00264F83" w:rsidDel="00BF488F">
          <w:rPr>
            <w:highlight w:val="yellow"/>
          </w:rPr>
          <w:delText xml:space="preserve"> </w:delText>
        </w:r>
        <w:commentRangeStart w:id="727"/>
        <w:commentRangeStart w:id="728"/>
        <w:r w:rsidRPr="00264F83" w:rsidDel="00BF488F">
          <w:rPr>
            <w:highlight w:val="yellow"/>
          </w:rPr>
          <w:delText>dar recompensas</w:delText>
        </w:r>
        <w:commentRangeEnd w:id="727"/>
        <w:r w:rsidR="00BB09C0" w:rsidRPr="00A55E66" w:rsidDel="00BF488F">
          <w:rPr>
            <w:rStyle w:val="CommentReference"/>
            <w:highlight w:val="yellow"/>
            <w:rPrChange w:id="729" w:author="Mercedes Ines Fevre Obarrio" w:date="2024-09-02T11:04:00Z" w16du:dateUtc="2024-09-02T09:04:00Z">
              <w:rPr>
                <w:rStyle w:val="CommentReference"/>
              </w:rPr>
            </w:rPrChange>
          </w:rPr>
          <w:commentReference w:id="727"/>
        </w:r>
      </w:del>
      <w:commentRangeEnd w:id="728"/>
      <w:del w:id="730" w:author="Mercedes Ines Fevre Obarrio" w:date="2024-09-03T21:03:00Z" w16du:dateUtc="2024-09-03T19:03:00Z">
        <w:r w:rsidR="00BF488F" w:rsidRPr="00A55E66" w:rsidDel="0068163C">
          <w:rPr>
            <w:rStyle w:val="CommentReference"/>
            <w:highlight w:val="yellow"/>
            <w:rPrChange w:id="731" w:author="Mercedes Ines Fevre Obarrio" w:date="2024-09-02T11:04:00Z" w16du:dateUtc="2024-09-02T09:04:00Z">
              <w:rPr>
                <w:rStyle w:val="CommentReference"/>
              </w:rPr>
            </w:rPrChange>
          </w:rPr>
          <w:commentReference w:id="728"/>
        </w:r>
      </w:del>
      <w:del w:id="732" w:author="Mercedes Ines Fevre Obarrio" w:date="2024-08-23T10:48:00Z" w16du:dateUtc="2024-08-23T08:48:00Z">
        <w:r w:rsidRPr="00A55E66" w:rsidDel="00BF488F">
          <w:rPr>
            <w:highlight w:val="yellow"/>
            <w:rPrChange w:id="733" w:author="Mercedes Ines Fevre Obarrio" w:date="2024-09-02T11:04:00Z" w16du:dateUtc="2024-09-02T09:04:00Z">
              <w:rPr/>
            </w:rPrChange>
          </w:rPr>
          <w:delText>?</w:delText>
        </w:r>
      </w:del>
    </w:p>
    <w:p w14:paraId="7A74BCBD" w14:textId="07EADB32" w:rsidR="00392D7D" w:rsidRPr="00B82612" w:rsidRDefault="00392D7D" w:rsidP="00FA7665">
      <w:pPr>
        <w:numPr>
          <w:ilvl w:val="0"/>
          <w:numId w:val="5"/>
        </w:numPr>
        <w:spacing w:after="0"/>
        <w:jc w:val="both"/>
      </w:pPr>
      <w:r w:rsidRPr="00B82612">
        <w:t xml:space="preserve">¿Ha tenido influencia sobre </w:t>
      </w:r>
      <w:ins w:id="734" w:author="Mercedes Ines Fevre Obarrio" w:date="2024-09-03T21:04:00Z" w16du:dateUtc="2024-09-03T19:04:00Z">
        <w:r w:rsidR="0068163C">
          <w:t>su</w:t>
        </w:r>
      </w:ins>
      <w:ins w:id="735" w:author="Mercedes Ines Fevre Obarrio" w:date="2024-09-02T11:05:00Z" w16du:dateUtc="2024-09-02T09:05:00Z">
        <w:r w:rsidR="00A55E66">
          <w:t>s puntos</w:t>
        </w:r>
      </w:ins>
      <w:ins w:id="736" w:author="Mercedes Ines Fevre Obarrio" w:date="2024-09-03T21:04:00Z" w16du:dateUtc="2024-09-03T19:04:00Z">
        <w:r w:rsidR="0068163C">
          <w:t xml:space="preserve"> </w:t>
        </w:r>
      </w:ins>
      <w:ins w:id="737" w:author="Mercedes Ines Fevre Obarrio" w:date="2024-09-04T11:32:00Z" w16du:dateUtc="2024-09-04T09:32:00Z">
        <w:r w:rsidR="00942BC3">
          <w:t>totales</w:t>
        </w:r>
      </w:ins>
      <w:r w:rsidRPr="00B82612">
        <w:t xml:space="preserve"> </w:t>
      </w:r>
      <w:r w:rsidR="0068163C" w:rsidRPr="00B82612">
        <w:t>obtenidos</w:t>
      </w:r>
      <w:r w:rsidRPr="00B82612">
        <w:t xml:space="preserve"> a partir de dichos procedimientos?</w:t>
      </w:r>
    </w:p>
    <w:p w14:paraId="6B7993FF" w14:textId="2741F7C0" w:rsidR="00392D7D" w:rsidRPr="00B82612" w:rsidRDefault="00392D7D" w:rsidP="00BF488F">
      <w:pPr>
        <w:numPr>
          <w:ilvl w:val="0"/>
          <w:numId w:val="5"/>
        </w:numPr>
        <w:spacing w:after="0"/>
        <w:jc w:val="both"/>
      </w:pPr>
      <w:r w:rsidRPr="00B82612">
        <w:t xml:space="preserve">¿Los procedimientos para </w:t>
      </w:r>
      <w:commentRangeStart w:id="738"/>
      <w:commentRangeStart w:id="739"/>
      <w:del w:id="740" w:author="Mercedes Ines Fevre Obarrio" w:date="2024-08-23T10:49:00Z" w16du:dateUtc="2024-08-23T08:49:00Z">
        <w:r w:rsidRPr="00B82612" w:rsidDel="00BF488F">
          <w:delText xml:space="preserve">dar recompensas </w:delText>
        </w:r>
        <w:commentRangeEnd w:id="738"/>
        <w:r w:rsidR="00BB09C0" w:rsidDel="00BF488F">
          <w:rPr>
            <w:rStyle w:val="CommentReference"/>
          </w:rPr>
          <w:commentReference w:id="738"/>
        </w:r>
      </w:del>
      <w:commentRangeEnd w:id="739"/>
      <w:r w:rsidR="00BF488F">
        <w:rPr>
          <w:rStyle w:val="CommentReference"/>
        </w:rPr>
        <w:commentReference w:id="739"/>
      </w:r>
      <w:ins w:id="741" w:author="Mercedes Ines Fevre Obarrio" w:date="2024-08-23T10:49:00Z" w16du:dateUtc="2024-08-23T08:49:00Z">
        <w:r w:rsidR="00BF488F" w:rsidRPr="00BF488F">
          <w:t xml:space="preserve"> </w:t>
        </w:r>
      </w:ins>
      <w:ins w:id="742" w:author="Mercedes Ines Fevre Obarrio" w:date="2024-09-03T21:05:00Z" w16du:dateUtc="2024-09-03T19:05:00Z">
        <w:r w:rsidR="0068163C">
          <w:t xml:space="preserve">sus puntos </w:t>
        </w:r>
      </w:ins>
      <w:ins w:id="743" w:author="Mercedes Ines Fevre Obarrio" w:date="2024-09-04T11:32:00Z" w16du:dateUtc="2024-09-04T09:32:00Z">
        <w:r w:rsidR="00942BC3">
          <w:t>totales</w:t>
        </w:r>
      </w:ins>
      <w:ins w:id="744" w:author="Mercedes Ines Fevre Obarrio" w:date="2024-09-03T21:05:00Z" w16du:dateUtc="2024-09-03T19:05:00Z">
        <w:r w:rsidR="0068163C" w:rsidRPr="00B82612">
          <w:t xml:space="preserve"> </w:t>
        </w:r>
      </w:ins>
      <w:r w:rsidRPr="00B82612">
        <w:t>han sido aplicados consistentemente (</w:t>
      </w:r>
      <w:commentRangeStart w:id="745"/>
      <w:r w:rsidRPr="00B82612">
        <w:t xml:space="preserve">de la misma manera a todos los </w:t>
      </w:r>
      <w:ins w:id="746" w:author="CORGNET Brice" w:date="2024-08-22T16:31:00Z">
        <w:r w:rsidR="00BB09C0" w:rsidRPr="00BB09C0">
          <w:t>trabajador</w:t>
        </w:r>
        <w:r w:rsidR="00BB09C0">
          <w:t>es</w:t>
        </w:r>
      </w:ins>
      <w:commentRangeEnd w:id="745"/>
      <w:ins w:id="747" w:author="CORGNET Brice" w:date="2024-08-22T16:36:00Z">
        <w:r w:rsidR="00BB09C0">
          <w:rPr>
            <w:rStyle w:val="CommentReference"/>
          </w:rPr>
          <w:commentReference w:id="745"/>
        </w:r>
      </w:ins>
      <w:del w:id="748" w:author="CORGNET Brice" w:date="2024-08-22T16:31:00Z">
        <w:r w:rsidRPr="00B82612" w:rsidDel="00BB09C0">
          <w:delText>empleados</w:delText>
        </w:r>
      </w:del>
      <w:r w:rsidRPr="00B82612">
        <w:t>)?</w:t>
      </w:r>
    </w:p>
    <w:p w14:paraId="322F88DC" w14:textId="69211562" w:rsidR="00392D7D" w:rsidRPr="00B82612" w:rsidRDefault="00392D7D" w:rsidP="00FA7665">
      <w:pPr>
        <w:numPr>
          <w:ilvl w:val="0"/>
          <w:numId w:val="5"/>
        </w:numPr>
        <w:spacing w:after="0"/>
        <w:jc w:val="both"/>
      </w:pPr>
      <w:r w:rsidRPr="00B82612">
        <w:t xml:space="preserve">¿Los procedimientos para </w:t>
      </w:r>
      <w:del w:id="749" w:author="Mercedes Ines Fevre Obarrio" w:date="2024-08-23T10:50:00Z" w16du:dateUtc="2024-08-23T08:50:00Z">
        <w:r w:rsidRPr="00B82612" w:rsidDel="00BF488F">
          <w:delText xml:space="preserve">dar recompensas </w:delText>
        </w:r>
      </w:del>
      <w:ins w:id="750" w:author="Mercedes Ines Fevre Obarrio" w:date="2024-08-23T10:50:00Z" w16du:dateUtc="2024-08-23T08:50:00Z">
        <w:r w:rsidR="00BF488F">
          <w:t xml:space="preserve"> </w:t>
        </w:r>
      </w:ins>
      <w:ins w:id="751" w:author="Mercedes Ines Fevre Obarrio" w:date="2024-09-03T21:06:00Z" w16du:dateUtc="2024-09-03T19:06:00Z">
        <w:r w:rsidR="0068163C">
          <w:t xml:space="preserve">sus puntos </w:t>
        </w:r>
      </w:ins>
      <w:ins w:id="752" w:author="Mercedes Ines Fevre Obarrio" w:date="2024-09-04T11:32:00Z" w16du:dateUtc="2024-09-04T09:32:00Z">
        <w:r w:rsidR="00942BC3">
          <w:t>totales</w:t>
        </w:r>
      </w:ins>
      <w:ins w:id="753" w:author="Mercedes Ines Fevre Obarrio" w:date="2024-09-03T21:06:00Z" w16du:dateUtc="2024-09-03T19:06:00Z">
        <w:r w:rsidR="0068163C" w:rsidRPr="00B82612">
          <w:t xml:space="preserve"> </w:t>
        </w:r>
      </w:ins>
      <w:r w:rsidRPr="00B82612">
        <w:t>han sido aplicados de manera neutral (</w:t>
      </w:r>
      <w:commentRangeStart w:id="754"/>
      <w:r w:rsidRPr="00B82612">
        <w:t>sin prejuicios</w:t>
      </w:r>
      <w:commentRangeEnd w:id="754"/>
      <w:r w:rsidR="00BB09C0">
        <w:rPr>
          <w:rStyle w:val="CommentReference"/>
        </w:rPr>
        <w:commentReference w:id="754"/>
      </w:r>
      <w:r w:rsidRPr="00B82612">
        <w:t>)?</w:t>
      </w:r>
    </w:p>
    <w:p w14:paraId="64A23710" w14:textId="7BD2C697" w:rsidR="00392D7D" w:rsidRPr="00B82612" w:rsidRDefault="00392D7D" w:rsidP="00FA7665">
      <w:pPr>
        <w:numPr>
          <w:ilvl w:val="0"/>
          <w:numId w:val="5"/>
        </w:numPr>
        <w:spacing w:after="0"/>
        <w:jc w:val="both"/>
      </w:pPr>
      <w:r w:rsidRPr="00B82612">
        <w:t xml:space="preserve">¿Los procedimientos para </w:t>
      </w:r>
      <w:del w:id="755" w:author="Mercedes Ines Fevre Obarrio" w:date="2024-08-23T10:50:00Z" w16du:dateUtc="2024-08-23T08:50:00Z">
        <w:r w:rsidRPr="00B82612" w:rsidDel="00BF488F">
          <w:delText>dar recompensas</w:delText>
        </w:r>
      </w:del>
      <w:ins w:id="756" w:author="Mercedes Ines Fevre Obarrio" w:date="2024-09-03T21:06:00Z" w16du:dateUtc="2024-09-03T19:06:00Z">
        <w:r w:rsidR="0068163C">
          <w:t xml:space="preserve"> sus puntos </w:t>
        </w:r>
      </w:ins>
      <w:ins w:id="757" w:author="Mercedes Ines Fevre Obarrio" w:date="2024-09-04T11:32:00Z" w16du:dateUtc="2024-09-04T09:32:00Z">
        <w:r w:rsidR="00942BC3">
          <w:t>totales</w:t>
        </w:r>
      </w:ins>
      <w:r w:rsidRPr="00B82612">
        <w:t xml:space="preserve"> se han basado en información precisa?</w:t>
      </w:r>
    </w:p>
    <w:p w14:paraId="3E27442B" w14:textId="5F34156B" w:rsidR="00392D7D" w:rsidRPr="00B82612" w:rsidRDefault="00392D7D" w:rsidP="00FA7665">
      <w:pPr>
        <w:numPr>
          <w:ilvl w:val="0"/>
          <w:numId w:val="5"/>
        </w:numPr>
        <w:spacing w:after="0"/>
        <w:jc w:val="both"/>
      </w:pPr>
      <w:r w:rsidRPr="00B82612">
        <w:t xml:space="preserve">¿Ha sido capaz de </w:t>
      </w:r>
      <w:commentRangeStart w:id="758"/>
      <w:del w:id="759" w:author="Mercedes Ines Fevre Obarrio" w:date="2024-09-03T21:09:00Z" w16du:dateUtc="2024-09-03T19:09:00Z">
        <w:r w:rsidRPr="00B82612" w:rsidDel="0068163C">
          <w:delText>solicitar</w:delText>
        </w:r>
        <w:commentRangeEnd w:id="758"/>
        <w:r w:rsidR="0068163C" w:rsidDel="0068163C">
          <w:rPr>
            <w:rStyle w:val="CommentReference"/>
          </w:rPr>
          <w:commentReference w:id="758"/>
        </w:r>
        <w:r w:rsidRPr="00B82612" w:rsidDel="0068163C">
          <w:delText xml:space="preserve"> </w:delText>
        </w:r>
      </w:del>
      <w:proofErr w:type="spellStart"/>
      <w:ins w:id="760" w:author="Mercedes Ines Fevre Obarrio" w:date="2024-09-03T21:09:00Z" w16du:dateUtc="2024-09-03T19:09:00Z">
        <w:r w:rsidR="0068163C">
          <w:t>apelar</w:t>
        </w:r>
      </w:ins>
      <w:del w:id="761" w:author="Mercedes Ines Fevre Obarrio" w:date="2024-08-23T10:50:00Z" w16du:dateUtc="2024-08-23T08:50:00Z">
        <w:r w:rsidRPr="00B82612" w:rsidDel="00BF488F">
          <w:delText xml:space="preserve">las recompensas </w:delText>
        </w:r>
      </w:del>
      <w:ins w:id="762" w:author="Mercedes Ines Fevre Obarrio" w:date="2024-09-03T21:07:00Z" w16du:dateUtc="2024-09-03T19:07:00Z">
        <w:r w:rsidR="0068163C">
          <w:t>sus</w:t>
        </w:r>
        <w:proofErr w:type="spellEnd"/>
        <w:r w:rsidR="0068163C">
          <w:t xml:space="preserve"> puntos </w:t>
        </w:r>
      </w:ins>
      <w:proofErr w:type="spellStart"/>
      <w:ins w:id="763" w:author="Mercedes Ines Fevre Obarrio" w:date="2024-09-04T11:32:00Z" w16du:dateUtc="2024-09-04T09:32:00Z">
        <w:r w:rsidR="00942BC3">
          <w:t>totales</w:t>
        </w:r>
      </w:ins>
      <w:r w:rsidRPr="00B82612">
        <w:t>que</w:t>
      </w:r>
      <w:proofErr w:type="spellEnd"/>
      <w:r w:rsidRPr="00B82612">
        <w:t xml:space="preserve"> merece según dichos procedimientos?</w:t>
      </w:r>
    </w:p>
    <w:p w14:paraId="036EF9EB" w14:textId="45401657" w:rsidR="00392D7D" w:rsidRPr="00B82612" w:rsidRDefault="00392D7D" w:rsidP="00FA7665">
      <w:pPr>
        <w:numPr>
          <w:ilvl w:val="0"/>
          <w:numId w:val="5"/>
        </w:numPr>
        <w:spacing w:after="0"/>
        <w:jc w:val="both"/>
      </w:pPr>
      <w:r w:rsidRPr="00B82612">
        <w:t xml:space="preserve">¿Los procedimientos para </w:t>
      </w:r>
      <w:del w:id="764" w:author="Mercedes Ines Fevre Obarrio" w:date="2024-08-23T10:50:00Z" w16du:dateUtc="2024-08-23T08:50:00Z">
        <w:r w:rsidRPr="00B82612" w:rsidDel="00BF488F">
          <w:delText>dar recompensas</w:delText>
        </w:r>
      </w:del>
      <w:ins w:id="765" w:author="Mercedes Ines Fevre Obarrio" w:date="2024-08-23T10:50:00Z" w16du:dateUtc="2024-08-23T08:50:00Z">
        <w:r w:rsidR="00BF488F">
          <w:t>l</w:t>
        </w:r>
      </w:ins>
      <w:ins w:id="766" w:author="Mercedes Ines Fevre Obarrio" w:date="2024-09-03T21:11:00Z" w16du:dateUtc="2024-09-03T19:11:00Z">
        <w:r w:rsidR="0068163C" w:rsidRPr="0068163C">
          <w:t xml:space="preserve"> </w:t>
        </w:r>
        <w:r w:rsidR="0068163C">
          <w:t xml:space="preserve">sus puntos </w:t>
        </w:r>
      </w:ins>
      <w:ins w:id="767" w:author="Mercedes Ines Fevre Obarrio" w:date="2024-09-04T11:32:00Z" w16du:dateUtc="2024-09-04T09:32:00Z">
        <w:r w:rsidR="00942BC3">
          <w:t>totales</w:t>
        </w:r>
      </w:ins>
      <w:r w:rsidRPr="00B82612">
        <w:t xml:space="preserve"> se han basado en </w:t>
      </w:r>
      <w:commentRangeStart w:id="768"/>
      <w:commentRangeStart w:id="769"/>
      <w:del w:id="770" w:author="Mercedes Ines Fevre Obarrio" w:date="2024-08-23T10:50:00Z" w16du:dateUtc="2024-08-23T08:50:00Z">
        <w:r w:rsidRPr="00B82612" w:rsidDel="00BF488F">
          <w:delText xml:space="preserve">estándares </w:delText>
        </w:r>
        <w:commentRangeEnd w:id="768"/>
        <w:r w:rsidR="00BB09C0" w:rsidDel="00BF488F">
          <w:rPr>
            <w:rStyle w:val="CommentReference"/>
          </w:rPr>
          <w:commentReference w:id="768"/>
        </w:r>
        <w:commentRangeEnd w:id="769"/>
        <w:r w:rsidR="00BF488F" w:rsidDel="00BF488F">
          <w:rPr>
            <w:rStyle w:val="CommentReference"/>
          </w:rPr>
          <w:commentReference w:id="769"/>
        </w:r>
      </w:del>
      <w:ins w:id="771" w:author="Mercedes Ines Fevre Obarrio" w:date="2024-08-23T10:51:00Z" w16du:dateUtc="2024-08-23T08:51:00Z">
        <w:r w:rsidR="00BF488F">
          <w:t xml:space="preserve">criterios </w:t>
        </w:r>
      </w:ins>
      <w:r w:rsidRPr="00B82612">
        <w:t>éticos y morales?</w:t>
      </w:r>
    </w:p>
    <w:p w14:paraId="7F47844A" w14:textId="77777777" w:rsidR="00E3582D" w:rsidRDefault="00E3582D" w:rsidP="00E3582D">
      <w:pPr>
        <w:spacing w:after="0" w:line="240" w:lineRule="auto"/>
        <w:jc w:val="both"/>
        <w:rPr>
          <w:ins w:id="772" w:author="Mercedes Ines Fevre Obarrio" w:date="2024-07-01T11:52:00Z"/>
          <w:rFonts w:ascii="Times New Roman" w:eastAsia="Times New Roman" w:hAnsi="Times New Roman" w:cs="Times New Roman"/>
          <w:kern w:val="0"/>
          <w:sz w:val="24"/>
          <w:szCs w:val="24"/>
          <w:lang w:eastAsia="fr-FR"/>
          <w14:ligatures w14:val="none"/>
        </w:rPr>
      </w:pPr>
    </w:p>
    <w:p w14:paraId="215FA478" w14:textId="77777777" w:rsidR="00942BC3" w:rsidRPr="00866D5C" w:rsidRDefault="00942BC3" w:rsidP="00942BC3">
      <w:pPr>
        <w:jc w:val="both"/>
        <w:rPr>
          <w:ins w:id="773" w:author="Mercedes Ines Fevre Obarrio" w:date="2024-09-04T11:32:00Z" w16du:dateUtc="2024-09-04T09:32:00Z"/>
          <w:rFonts w:ascii="Arial" w:eastAsia="Times New Roman" w:hAnsi="Arial" w:cs="Arial"/>
          <w:kern w:val="0"/>
          <w:sz w:val="16"/>
          <w:szCs w:val="16"/>
          <w:lang w:eastAsia="fr-FR"/>
          <w14:ligatures w14:val="none"/>
        </w:rPr>
      </w:pPr>
      <w:ins w:id="774" w:author="Mercedes Ines Fevre Obarrio" w:date="2024-09-04T11:32:00Z" w16du:dateUtc="2024-09-04T09:32:00Z">
        <w:r w:rsidRPr="00866D5C">
          <w:rPr>
            <w:rFonts w:ascii="Times New Roman" w:eastAsia="Times New Roman" w:hAnsi="Times New Roman" w:cs="Times New Roman"/>
            <w:kern w:val="0"/>
            <w:sz w:val="24"/>
            <w:szCs w:val="24"/>
            <w:lang w:eastAsia="fr-FR"/>
            <w14:ligatures w14:val="none"/>
          </w:rPr>
          <w:t>Haga clic en "Siguiente" para continuar</w:t>
        </w:r>
      </w:ins>
    </w:p>
    <w:p w14:paraId="53F4249A" w14:textId="77777777" w:rsidR="00942BC3" w:rsidRDefault="00942BC3" w:rsidP="00E3582D">
      <w:pPr>
        <w:spacing w:after="0" w:line="240" w:lineRule="auto"/>
        <w:jc w:val="both"/>
        <w:rPr>
          <w:ins w:id="775" w:author="Mercedes Ines Fevre Obarrio" w:date="2024-09-04T11:32:00Z" w16du:dateUtc="2024-09-04T09:32:00Z"/>
          <w:rFonts w:ascii="Times New Roman" w:eastAsia="Times New Roman" w:hAnsi="Times New Roman" w:cs="Times New Roman"/>
          <w:kern w:val="0"/>
          <w:sz w:val="24"/>
          <w:szCs w:val="24"/>
          <w:lang w:eastAsia="fr-FR"/>
          <w14:ligatures w14:val="none"/>
        </w:rPr>
      </w:pPr>
    </w:p>
    <w:p w14:paraId="3C124DB6" w14:textId="1FE94B22" w:rsidR="00E3582D" w:rsidRPr="00E3582D" w:rsidRDefault="00E3582D" w:rsidP="00E3582D">
      <w:pPr>
        <w:spacing w:after="0" w:line="240" w:lineRule="auto"/>
        <w:jc w:val="both"/>
        <w:rPr>
          <w:ins w:id="776" w:author="Mercedes Ines Fevre Obarrio" w:date="2024-07-01T11:52:00Z"/>
          <w:rFonts w:ascii="Times New Roman" w:eastAsia="Times New Roman" w:hAnsi="Times New Roman" w:cs="Times New Roman"/>
          <w:kern w:val="0"/>
          <w:sz w:val="24"/>
          <w:szCs w:val="24"/>
          <w:lang w:eastAsia="fr-FR"/>
          <w14:ligatures w14:val="none"/>
        </w:rPr>
      </w:pPr>
      <w:ins w:id="777" w:author="Mercedes Ines Fevre Obarrio" w:date="2024-07-01T11:52:00Z">
        <w:r w:rsidRPr="00E3582D">
          <w:rPr>
            <w:rFonts w:ascii="Times New Roman" w:eastAsia="Times New Roman" w:hAnsi="Times New Roman" w:cs="Times New Roman"/>
            <w:kern w:val="0"/>
            <w:sz w:val="24"/>
            <w:szCs w:val="24"/>
            <w:lang w:eastAsia="fr-FR"/>
            <w14:ligatures w14:val="none"/>
          </w:rPr>
          <w:t>{Siguiente}</w:t>
        </w:r>
      </w:ins>
    </w:p>
    <w:p w14:paraId="53766D1C" w14:textId="77777777" w:rsidR="00392D7D" w:rsidRDefault="00392D7D" w:rsidP="00FA7665">
      <w:pPr>
        <w:jc w:val="both"/>
      </w:pPr>
    </w:p>
    <w:p w14:paraId="0144A29E" w14:textId="77777777" w:rsidR="00392D7D" w:rsidRDefault="00392D7D" w:rsidP="00FA7665">
      <w:pPr>
        <w:ind w:left="720"/>
        <w:jc w:val="both"/>
      </w:pPr>
    </w:p>
    <w:p w14:paraId="411F39E6" w14:textId="77777777" w:rsidR="00392D7D" w:rsidRDefault="00392D7D" w:rsidP="00FA7665">
      <w:pPr>
        <w:jc w:val="both"/>
        <w:rPr>
          <w:b/>
          <w:bCs/>
        </w:rPr>
      </w:pPr>
      <w:r>
        <w:rPr>
          <w:b/>
          <w:bCs/>
        </w:rPr>
        <w:br w:type="page"/>
      </w:r>
    </w:p>
    <w:p w14:paraId="65FD16BA" w14:textId="77777777" w:rsidR="00392D7D" w:rsidRPr="0097090B" w:rsidRDefault="00392D7D" w:rsidP="00E3582D">
      <w:pPr>
        <w:ind w:left="720"/>
        <w:jc w:val="center"/>
        <w:rPr>
          <w:b/>
          <w:bCs/>
        </w:rPr>
      </w:pPr>
      <w:r>
        <w:rPr>
          <w:b/>
          <w:bCs/>
        </w:rPr>
        <w:lastRenderedPageBreak/>
        <w:t>Pantalla 25</w:t>
      </w:r>
    </w:p>
    <w:p w14:paraId="5681855B" w14:textId="0D727E80" w:rsidR="00926CEF" w:rsidRDefault="00392D7D" w:rsidP="00FA7665">
      <w:pPr>
        <w:spacing w:before="100" w:beforeAutospacing="1" w:after="100" w:afterAutospacing="1" w:line="240" w:lineRule="auto"/>
        <w:jc w:val="both"/>
        <w:rPr>
          <w:rFonts w:ascii="Times New Roman" w:eastAsia="Times New Roman" w:hAnsi="Times New Roman" w:cs="Times New Roman"/>
          <w:kern w:val="0"/>
          <w:sz w:val="24"/>
          <w:szCs w:val="24"/>
          <w:lang w:val="it-IT" w:eastAsia="fr-FR"/>
          <w14:ligatures w14:val="none"/>
        </w:rPr>
      </w:pPr>
      <w:r w:rsidRPr="001944D4">
        <w:rPr>
          <w:rFonts w:ascii="Times New Roman" w:eastAsia="Times New Roman" w:hAnsi="Times New Roman" w:cs="Times New Roman"/>
          <w:kern w:val="0"/>
          <w:sz w:val="24"/>
          <w:szCs w:val="24"/>
          <w:lang w:val="it-IT" w:eastAsia="fr-FR"/>
          <w14:ligatures w14:val="none"/>
        </w:rPr>
        <w:t xml:space="preserve">Aquí </w:t>
      </w:r>
      <w:r w:rsidR="00391832">
        <w:rPr>
          <w:rFonts w:ascii="Times New Roman" w:eastAsia="Times New Roman" w:hAnsi="Times New Roman" w:cs="Times New Roman"/>
          <w:kern w:val="0"/>
          <w:sz w:val="24"/>
          <w:szCs w:val="24"/>
          <w:lang w:val="it-IT" w:eastAsia="fr-FR"/>
          <w14:ligatures w14:val="none"/>
        </w:rPr>
        <w:t>se enuncian</w:t>
      </w:r>
      <w:r w:rsidRPr="001944D4">
        <w:rPr>
          <w:rFonts w:ascii="Times New Roman" w:eastAsia="Times New Roman" w:hAnsi="Times New Roman" w:cs="Times New Roman"/>
          <w:kern w:val="0"/>
          <w:sz w:val="24"/>
          <w:szCs w:val="24"/>
          <w:lang w:val="it-IT" w:eastAsia="fr-FR"/>
          <w14:ligatures w14:val="none"/>
        </w:rPr>
        <w:t xml:space="preserve"> una serie de rasgos de personalidad que pueden o no referirse a </w:t>
      </w:r>
      <w:r w:rsidR="00926CEF">
        <w:rPr>
          <w:rFonts w:ascii="Times New Roman" w:eastAsia="Times New Roman" w:hAnsi="Times New Roman" w:cs="Times New Roman"/>
          <w:kern w:val="0"/>
          <w:sz w:val="24"/>
          <w:szCs w:val="24"/>
          <w:lang w:val="it-IT" w:eastAsia="fr-FR"/>
          <w14:ligatures w14:val="none"/>
        </w:rPr>
        <w:t>uste</w:t>
      </w:r>
      <w:r w:rsidRPr="001944D4">
        <w:rPr>
          <w:rFonts w:ascii="Times New Roman" w:eastAsia="Times New Roman" w:hAnsi="Times New Roman" w:cs="Times New Roman"/>
          <w:kern w:val="0"/>
          <w:sz w:val="24"/>
          <w:szCs w:val="24"/>
          <w:lang w:val="it-IT" w:eastAsia="fr-FR"/>
          <w14:ligatures w14:val="none"/>
        </w:rPr>
        <w:t>d. Por favor, escriba un número al lado de cada par de expresiones para indicar en qué medida está de acuerdo o en desacuerdo con ella</w:t>
      </w:r>
      <w:r w:rsidR="003431D6">
        <w:rPr>
          <w:rFonts w:ascii="Times New Roman" w:eastAsia="Times New Roman" w:hAnsi="Times New Roman" w:cs="Times New Roman"/>
          <w:kern w:val="0"/>
          <w:sz w:val="24"/>
          <w:szCs w:val="24"/>
          <w:lang w:val="it-IT" w:eastAsia="fr-FR"/>
          <w14:ligatures w14:val="none"/>
        </w:rPr>
        <w:t>s</w:t>
      </w:r>
      <w:r w:rsidRPr="001944D4">
        <w:rPr>
          <w:rFonts w:ascii="Times New Roman" w:eastAsia="Times New Roman" w:hAnsi="Times New Roman" w:cs="Times New Roman"/>
          <w:kern w:val="0"/>
          <w:sz w:val="24"/>
          <w:szCs w:val="24"/>
          <w:lang w:val="it-IT" w:eastAsia="fr-FR"/>
          <w14:ligatures w14:val="none"/>
        </w:rPr>
        <w:t xml:space="preserve">. Debería valorar el grado en qué cada par de rasgos corresponde a su persona, aunque una pueda corresponder en más grado que otra. </w:t>
      </w:r>
    </w:p>
    <w:p w14:paraId="395DD1A3" w14:textId="79A55381" w:rsidR="00392D7D" w:rsidRPr="001944D4" w:rsidRDefault="00392D7D" w:rsidP="00FA7665">
      <w:pPr>
        <w:spacing w:before="100" w:beforeAutospacing="1" w:after="100" w:afterAutospacing="1" w:line="240" w:lineRule="auto"/>
        <w:jc w:val="both"/>
        <w:rPr>
          <w:rFonts w:ascii="Times New Roman" w:eastAsia="Times New Roman" w:hAnsi="Times New Roman" w:cs="Times New Roman"/>
          <w:kern w:val="0"/>
          <w:sz w:val="24"/>
          <w:szCs w:val="24"/>
          <w:lang w:val="it-IT" w:eastAsia="fr-FR"/>
          <w14:ligatures w14:val="none"/>
        </w:rPr>
      </w:pPr>
      <w:r w:rsidRPr="001944D4">
        <w:rPr>
          <w:rFonts w:ascii="Times New Roman" w:eastAsia="Times New Roman" w:hAnsi="Times New Roman" w:cs="Times New Roman"/>
          <w:kern w:val="0"/>
          <w:sz w:val="24"/>
          <w:szCs w:val="24"/>
          <w:lang w:val="it-IT" w:eastAsia="fr-FR"/>
          <w14:ligatures w14:val="none"/>
        </w:rPr>
        <w:t>Me veo a mi mismo/a como a una persona:</w:t>
      </w:r>
    </w:p>
    <w:p w14:paraId="396DD90C" w14:textId="77777777" w:rsidR="00392D7D" w:rsidRDefault="00392D7D" w:rsidP="00FA7665">
      <w:pPr>
        <w:jc w:val="both"/>
      </w:pPr>
    </w:p>
    <w:p w14:paraId="65EC104B" w14:textId="77777777" w:rsidR="00317F93" w:rsidRDefault="00392D7D" w:rsidP="00FA7665">
      <w:pPr>
        <w:jc w:val="both"/>
        <w:rPr>
          <w:ins w:id="778" w:author="Mercedes Ines Fevre Obarrio" w:date="2024-07-01T13:17:00Z"/>
          <w:b/>
          <w:bCs/>
          <w:sz w:val="24"/>
          <w:szCs w:val="24"/>
        </w:rPr>
      </w:pPr>
      <w:r>
        <w:rPr>
          <w:noProof/>
        </w:rPr>
        <w:drawing>
          <wp:anchor distT="0" distB="0" distL="114300" distR="114300" simplePos="0" relativeHeight="251659264" behindDoc="0" locked="0" layoutInCell="1" allowOverlap="1" wp14:anchorId="45E2EBAF" wp14:editId="4715E62E">
            <wp:simplePos x="1079500" y="2952750"/>
            <wp:positionH relativeFrom="column">
              <wp:align>left</wp:align>
            </wp:positionH>
            <wp:positionV relativeFrom="paragraph">
              <wp:align>top</wp:align>
            </wp:positionV>
            <wp:extent cx="1950136" cy="5270109"/>
            <wp:effectExtent l="0" t="0" r="0" b="6985"/>
            <wp:wrapSquare wrapText="bothSides"/>
            <wp:docPr id="1574566976"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66976" name="Image 1" descr="Une image contenant texte, capture d’écran, Police, document&#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50136" cy="5270109"/>
                    </a:xfrm>
                    <a:prstGeom prst="rect">
                      <a:avLst/>
                    </a:prstGeom>
                  </pic:spPr>
                </pic:pic>
              </a:graphicData>
            </a:graphic>
          </wp:anchor>
        </w:drawing>
      </w:r>
      <w:r w:rsidR="00D5752E">
        <w:br w:type="textWrapping" w:clear="all"/>
      </w:r>
    </w:p>
    <w:p w14:paraId="14205711" w14:textId="77777777" w:rsidR="00942BC3" w:rsidRPr="00866D5C" w:rsidRDefault="00942BC3" w:rsidP="00942BC3">
      <w:pPr>
        <w:jc w:val="both"/>
        <w:rPr>
          <w:ins w:id="779" w:author="Mercedes Ines Fevre Obarrio" w:date="2024-09-04T11:34:00Z" w16du:dateUtc="2024-09-04T09:34:00Z"/>
          <w:rFonts w:ascii="Arial" w:eastAsia="Times New Roman" w:hAnsi="Arial" w:cs="Arial"/>
          <w:kern w:val="0"/>
          <w:sz w:val="16"/>
          <w:szCs w:val="16"/>
          <w:lang w:eastAsia="fr-FR"/>
          <w14:ligatures w14:val="none"/>
        </w:rPr>
      </w:pPr>
      <w:ins w:id="780" w:author="Mercedes Ines Fevre Obarrio" w:date="2024-09-04T11:34:00Z" w16du:dateUtc="2024-09-04T09:34:00Z">
        <w:r w:rsidRPr="00866D5C">
          <w:rPr>
            <w:rFonts w:ascii="Times New Roman" w:eastAsia="Times New Roman" w:hAnsi="Times New Roman" w:cs="Times New Roman"/>
            <w:kern w:val="0"/>
            <w:sz w:val="24"/>
            <w:szCs w:val="24"/>
            <w:lang w:eastAsia="fr-FR"/>
            <w14:ligatures w14:val="none"/>
          </w:rPr>
          <w:t>Haga clic en "Siguiente" para continuar</w:t>
        </w:r>
      </w:ins>
    </w:p>
    <w:p w14:paraId="51C862E2" w14:textId="77777777" w:rsidR="00942BC3" w:rsidRDefault="00942BC3" w:rsidP="00317F93">
      <w:pPr>
        <w:jc w:val="both"/>
        <w:rPr>
          <w:ins w:id="781" w:author="Mercedes Ines Fevre Obarrio" w:date="2024-09-04T11:34:00Z" w16du:dateUtc="2024-09-04T09:34:00Z"/>
          <w:b/>
          <w:bCs/>
          <w:sz w:val="24"/>
          <w:szCs w:val="24"/>
        </w:rPr>
      </w:pPr>
    </w:p>
    <w:p w14:paraId="713A8EA9" w14:textId="500E5B10" w:rsidR="00317F93" w:rsidRPr="005F3E5D" w:rsidRDefault="00317F93" w:rsidP="00317F93">
      <w:pPr>
        <w:jc w:val="both"/>
        <w:rPr>
          <w:ins w:id="782" w:author="Mercedes Ines Fevre Obarrio" w:date="2024-07-01T13:17:00Z"/>
          <w:b/>
          <w:bCs/>
          <w:sz w:val="24"/>
          <w:szCs w:val="24"/>
        </w:rPr>
      </w:pPr>
      <w:ins w:id="783" w:author="Mercedes Ines Fevre Obarrio" w:date="2024-07-01T13:17:00Z">
        <w:r w:rsidRPr="005F3E5D">
          <w:rPr>
            <w:b/>
            <w:bCs/>
            <w:sz w:val="24"/>
            <w:szCs w:val="24"/>
          </w:rPr>
          <w:t>{</w:t>
        </w:r>
        <w:proofErr w:type="gramStart"/>
        <w:r w:rsidRPr="005F3E5D">
          <w:rPr>
            <w:b/>
            <w:bCs/>
            <w:sz w:val="24"/>
            <w:szCs w:val="24"/>
            <w:highlight w:val="lightGray"/>
          </w:rPr>
          <w:t>Siguiente</w:t>
        </w:r>
        <w:r w:rsidRPr="005F3E5D" w:rsidDel="00AA1BA1">
          <w:rPr>
            <w:b/>
            <w:bCs/>
            <w:sz w:val="24"/>
            <w:szCs w:val="24"/>
            <w:highlight w:val="lightGray"/>
          </w:rPr>
          <w:t xml:space="preserve"> </w:t>
        </w:r>
        <w:r w:rsidRPr="005F3E5D">
          <w:rPr>
            <w:b/>
            <w:bCs/>
            <w:sz w:val="24"/>
            <w:szCs w:val="24"/>
          </w:rPr>
          <w:t>}</w:t>
        </w:r>
        <w:proofErr w:type="gramEnd"/>
      </w:ins>
    </w:p>
    <w:p w14:paraId="3428BD92" w14:textId="77777777" w:rsidR="00392D7D" w:rsidRDefault="00392D7D" w:rsidP="00FA7665">
      <w:pPr>
        <w:jc w:val="both"/>
      </w:pPr>
      <w:r>
        <w:br w:type="page"/>
      </w:r>
    </w:p>
    <w:p w14:paraId="19FD5678" w14:textId="77777777" w:rsidR="00392D7D" w:rsidRPr="00D96572" w:rsidRDefault="00392D7D" w:rsidP="00E3582D">
      <w:pPr>
        <w:jc w:val="center"/>
        <w:rPr>
          <w:b/>
          <w:bCs/>
        </w:rPr>
      </w:pPr>
      <w:r w:rsidRPr="00D96572">
        <w:rPr>
          <w:b/>
          <w:bCs/>
        </w:rPr>
        <w:lastRenderedPageBreak/>
        <w:t>Pantalla 26</w:t>
      </w:r>
    </w:p>
    <w:p w14:paraId="26EAF790" w14:textId="5DEBEE0E" w:rsidR="00392D7D" w:rsidRDefault="00392D7D" w:rsidP="00FA7665">
      <w:pPr>
        <w:jc w:val="both"/>
      </w:pPr>
      <w:r>
        <w:t xml:space="preserve">Nos interesa conocer su opinión sobre la </w:t>
      </w:r>
      <w:commentRangeStart w:id="784"/>
      <w:commentRangeStart w:id="785"/>
      <w:commentRangeStart w:id="786"/>
      <w:r>
        <w:t>Inteligencia Artificial</w:t>
      </w:r>
      <w:commentRangeEnd w:id="784"/>
      <w:r w:rsidR="003431D6">
        <w:rPr>
          <w:rStyle w:val="CommentReference"/>
        </w:rPr>
        <w:commentReference w:id="784"/>
      </w:r>
      <w:commentRangeEnd w:id="785"/>
      <w:r w:rsidR="00886E94">
        <w:rPr>
          <w:rStyle w:val="CommentReference"/>
        </w:rPr>
        <w:commentReference w:id="785"/>
      </w:r>
      <w:commentRangeEnd w:id="786"/>
      <w:r w:rsidR="0092717E">
        <w:rPr>
          <w:rStyle w:val="CommentReference"/>
        </w:rPr>
        <w:commentReference w:id="786"/>
      </w:r>
      <w:r>
        <w:t xml:space="preserve">. Por Inteligencia Artificial entendemos dispositivos que pueden realizar tareas que normalmente requerirían inteligencia humana. Tenga en cuenta que puede tratarse de </w:t>
      </w:r>
      <w:r w:rsidR="00A51DA3">
        <w:t>ordenadores</w:t>
      </w:r>
      <w:r>
        <w:t>, robots</w:t>
      </w:r>
      <w:ins w:id="787" w:author="Mercedes Ines Fevre Obarrio" w:date="2024-09-03T21:20:00Z" w16du:dateUtc="2024-09-03T19:20:00Z">
        <w:r w:rsidR="00C3324A">
          <w:t>, al</w:t>
        </w:r>
      </w:ins>
      <w:ins w:id="788" w:author="Mercedes Ines Fevre Obarrio" w:date="2024-09-03T21:21:00Z" w16du:dateUtc="2024-09-03T19:21:00Z">
        <w:r w:rsidR="00C3324A">
          <w:t>goritmos</w:t>
        </w:r>
      </w:ins>
      <w:r>
        <w:t xml:space="preserve"> u otros dispositivos</w:t>
      </w:r>
      <w:ins w:id="789" w:author="Mercedes Ines Fevre Obarrio" w:date="2024-09-02T11:19:00Z" w16du:dateUtc="2024-09-02T09:19:00Z">
        <w:r w:rsidR="003D5811">
          <w:t xml:space="preserve"> </w:t>
        </w:r>
      </w:ins>
      <w:del w:id="790" w:author="Mercedes Ines Fevre Obarrio" w:date="2024-09-03T21:21:00Z" w16du:dateUtc="2024-09-03T19:21:00Z">
        <w:r w:rsidDel="00C3324A">
          <w:delText xml:space="preserve"> </w:delText>
        </w:r>
      </w:del>
      <w:commentRangeStart w:id="791"/>
      <w:commentRangeStart w:id="792"/>
      <w:r w:rsidRPr="0068163C">
        <w:rPr>
          <w:strike/>
        </w:rPr>
        <w:t>de hardware, posiblemente dotados de sensores o cámaras, etc</w:t>
      </w:r>
      <w:commentRangeEnd w:id="791"/>
      <w:r w:rsidR="0092717E">
        <w:rPr>
          <w:rStyle w:val="CommentReference"/>
        </w:rPr>
        <w:commentReference w:id="791"/>
      </w:r>
      <w:commentRangeEnd w:id="792"/>
      <w:r w:rsidR="00BF488F">
        <w:rPr>
          <w:rStyle w:val="CommentReference"/>
        </w:rPr>
        <w:commentReference w:id="792"/>
      </w:r>
      <w:r>
        <w:t xml:space="preserve">. Por favor, complete la siguiente escala, indicando su respuesta a cada punto. No hay respuestas correctas o incorrectas. Nos interesan sus opiniones </w:t>
      </w:r>
      <w:r w:rsidR="00A51DA3">
        <w:t xml:space="preserve">a nivel </w:t>
      </w:r>
      <w:r>
        <w:t>personal.</w:t>
      </w:r>
    </w:p>
    <w:p w14:paraId="1F280B1C" w14:textId="5E9C74FD" w:rsidR="00392D7D" w:rsidRDefault="00392D7D" w:rsidP="00FA7665">
      <w:pPr>
        <w:jc w:val="both"/>
      </w:pPr>
      <w:r>
        <w:t xml:space="preserve">Opciones de respuesta en la presentación: </w:t>
      </w:r>
      <w:ins w:id="793" w:author="Mercedes Ines Fevre Obarrio" w:date="2024-08-23T10:52:00Z" w16du:dateUtc="2024-08-23T08:52:00Z">
        <w:r w:rsidR="00BF488F">
          <w:t xml:space="preserve">1: </w:t>
        </w:r>
      </w:ins>
      <w:r>
        <w:t xml:space="preserve">Totalmente en desacuerdo, </w:t>
      </w:r>
      <w:ins w:id="794" w:author="Mercedes Ines Fevre Obarrio" w:date="2024-08-23T10:52:00Z" w16du:dateUtc="2024-08-23T08:52:00Z">
        <w:r w:rsidR="00BF488F">
          <w:t xml:space="preserve">2: </w:t>
        </w:r>
      </w:ins>
      <w:r>
        <w:t xml:space="preserve">En desacuerdo, </w:t>
      </w:r>
      <w:ins w:id="795" w:author="Mercedes Ines Fevre Obarrio" w:date="2024-08-23T10:52:00Z" w16du:dateUtc="2024-08-23T08:52:00Z">
        <w:r w:rsidR="00BF488F">
          <w:t xml:space="preserve">3: </w:t>
        </w:r>
      </w:ins>
      <w:r>
        <w:t>Neutral</w:t>
      </w:r>
      <w:ins w:id="796" w:author="Mercedes Ines Fevre Obarrio" w:date="2024-08-23T10:52:00Z" w16du:dateUtc="2024-08-23T08:52:00Z">
        <w:r w:rsidR="00BF488F">
          <w:t xml:space="preserve"> (</w:t>
        </w:r>
      </w:ins>
      <w:ins w:id="797" w:author="Mercedes Ines Fevre Obarrio" w:date="2024-08-23T10:52:00Z">
        <w:r w:rsidR="00BF488F" w:rsidRPr="00BF488F">
          <w:t>ni de acuerdo ni en desacuerdo</w:t>
        </w:r>
      </w:ins>
      <w:ins w:id="798" w:author="Mercedes Ines Fevre Obarrio" w:date="2024-08-23T10:52:00Z" w16du:dateUtc="2024-08-23T08:52:00Z">
        <w:r w:rsidR="00BF488F">
          <w:t>)</w:t>
        </w:r>
      </w:ins>
      <w:r>
        <w:t xml:space="preserve">, </w:t>
      </w:r>
      <w:ins w:id="799" w:author="Mercedes Ines Fevre Obarrio" w:date="2024-08-23T10:52:00Z" w16du:dateUtc="2024-08-23T08:52:00Z">
        <w:r w:rsidR="00BF488F">
          <w:t xml:space="preserve">4: </w:t>
        </w:r>
      </w:ins>
      <w:r>
        <w:t xml:space="preserve">De acuerdo, </w:t>
      </w:r>
      <w:ins w:id="800" w:author="Mercedes Ines Fevre Obarrio" w:date="2024-08-23T10:53:00Z" w16du:dateUtc="2024-08-23T08:53:00Z">
        <w:r w:rsidR="00BF488F">
          <w:t xml:space="preserve">5: </w:t>
        </w:r>
      </w:ins>
      <w:r>
        <w:t>Totalmente de acuerdo</w:t>
      </w:r>
    </w:p>
    <w:p w14:paraId="5E3EE2B3" w14:textId="77777777" w:rsidR="00392D7D" w:rsidRPr="0037277D" w:rsidRDefault="00392D7D" w:rsidP="00FA7665">
      <w:pPr>
        <w:pStyle w:val="NormalWeb"/>
        <w:jc w:val="both"/>
        <w:rPr>
          <w:rFonts w:ascii="Times New Roman" w:hAnsi="Times New Roman"/>
          <w:b/>
          <w:bCs/>
          <w:color w:val="000000"/>
          <w:sz w:val="20"/>
          <w:szCs w:val="20"/>
        </w:rPr>
      </w:pPr>
    </w:p>
    <w:p w14:paraId="2D8BC957" w14:textId="77777777" w:rsidR="00392D7D" w:rsidRPr="00E96373" w:rsidRDefault="00392D7D" w:rsidP="00FA7665">
      <w:pPr>
        <w:pStyle w:val="NormalWeb"/>
        <w:jc w:val="both"/>
        <w:rPr>
          <w:rFonts w:asciiTheme="minorHAnsi" w:hAnsiTheme="minorHAnsi" w:cstheme="minorHAnsi"/>
          <w:sz w:val="22"/>
          <w:szCs w:val="22"/>
        </w:rPr>
      </w:pPr>
      <w:commentRangeStart w:id="801"/>
      <w:commentRangeStart w:id="802"/>
      <w:commentRangeStart w:id="803"/>
      <w:r w:rsidRPr="00E96373">
        <w:rPr>
          <w:rFonts w:asciiTheme="minorHAnsi" w:hAnsiTheme="minorHAnsi" w:cstheme="minorHAnsi"/>
          <w:b/>
          <w:bCs/>
          <w:color w:val="000000"/>
          <w:sz w:val="22"/>
          <w:szCs w:val="22"/>
        </w:rPr>
        <w:t>Lista de artículos:</w:t>
      </w:r>
      <w:commentRangeEnd w:id="801"/>
      <w:r w:rsidR="003431D6">
        <w:rPr>
          <w:rStyle w:val="CommentReference"/>
          <w:rFonts w:asciiTheme="minorHAnsi" w:hAnsiTheme="minorHAnsi" w:cstheme="minorBidi"/>
          <w:kern w:val="2"/>
          <w:lang w:eastAsia="en-US"/>
          <w14:ligatures w14:val="standardContextual"/>
        </w:rPr>
        <w:commentReference w:id="801"/>
      </w:r>
      <w:commentRangeEnd w:id="802"/>
      <w:r w:rsidR="00D5752E">
        <w:rPr>
          <w:rStyle w:val="CommentReference"/>
          <w:rFonts w:asciiTheme="minorHAnsi" w:hAnsiTheme="minorHAnsi" w:cstheme="minorBidi"/>
          <w:kern w:val="2"/>
          <w:lang w:eastAsia="en-US"/>
          <w14:ligatures w14:val="standardContextual"/>
        </w:rPr>
        <w:commentReference w:id="802"/>
      </w:r>
      <w:commentRangeEnd w:id="803"/>
      <w:r w:rsidR="00886E94">
        <w:rPr>
          <w:rStyle w:val="CommentReference"/>
          <w:rFonts w:asciiTheme="minorHAnsi" w:hAnsiTheme="minorHAnsi" w:cstheme="minorBidi"/>
          <w:kern w:val="2"/>
          <w:lang w:eastAsia="en-US"/>
          <w14:ligatures w14:val="standardContextual"/>
        </w:rPr>
        <w:commentReference w:id="803"/>
      </w:r>
    </w:p>
    <w:p w14:paraId="66B7E00D" w14:textId="77777777" w:rsidR="00392D7D" w:rsidRPr="00E96373" w:rsidRDefault="00392D7D" w:rsidP="00FA7665">
      <w:pPr>
        <w:pStyle w:val="NormalWeb"/>
        <w:jc w:val="both"/>
        <w:rPr>
          <w:rFonts w:asciiTheme="minorHAnsi" w:hAnsiTheme="minorHAnsi" w:cstheme="minorHAnsi"/>
          <w:sz w:val="22"/>
          <w:szCs w:val="22"/>
        </w:rPr>
      </w:pPr>
      <w:r w:rsidRPr="00E96373">
        <w:rPr>
          <w:rFonts w:asciiTheme="minorHAnsi" w:hAnsiTheme="minorHAnsi" w:cstheme="minorHAnsi"/>
          <w:color w:val="000000"/>
          <w:sz w:val="22"/>
          <w:szCs w:val="22"/>
        </w:rPr>
        <w:t xml:space="preserve">El orden del artículo ha sido </w:t>
      </w:r>
      <w:commentRangeStart w:id="804"/>
      <w:commentRangeStart w:id="805"/>
      <w:proofErr w:type="spellStart"/>
      <w:r w:rsidRPr="00E96373">
        <w:rPr>
          <w:rFonts w:asciiTheme="minorHAnsi" w:hAnsiTheme="minorHAnsi" w:cstheme="minorHAnsi"/>
          <w:color w:val="000000"/>
          <w:sz w:val="22"/>
          <w:szCs w:val="22"/>
        </w:rPr>
        <w:t>realeatorizado</w:t>
      </w:r>
      <w:proofErr w:type="spellEnd"/>
      <w:r w:rsidRPr="00E96373">
        <w:rPr>
          <w:rFonts w:asciiTheme="minorHAnsi" w:hAnsiTheme="minorHAnsi" w:cstheme="minorHAnsi"/>
          <w:color w:val="000000"/>
          <w:sz w:val="22"/>
          <w:szCs w:val="22"/>
        </w:rPr>
        <w:t xml:space="preserve"> </w:t>
      </w:r>
      <w:commentRangeEnd w:id="804"/>
      <w:r w:rsidR="003431D6">
        <w:rPr>
          <w:rStyle w:val="CommentReference"/>
          <w:rFonts w:asciiTheme="minorHAnsi" w:hAnsiTheme="minorHAnsi" w:cstheme="minorBidi"/>
          <w:kern w:val="2"/>
          <w:lang w:eastAsia="en-US"/>
          <w14:ligatures w14:val="standardContextual"/>
        </w:rPr>
        <w:commentReference w:id="804"/>
      </w:r>
      <w:commentRangeEnd w:id="805"/>
      <w:r w:rsidR="000442CB">
        <w:rPr>
          <w:rStyle w:val="CommentReference"/>
          <w:rFonts w:asciiTheme="minorHAnsi" w:hAnsiTheme="minorHAnsi" w:cstheme="minorBidi"/>
          <w:kern w:val="2"/>
          <w:lang w:eastAsia="en-US"/>
          <w14:ligatures w14:val="standardContextual"/>
        </w:rPr>
        <w:commentReference w:id="805"/>
      </w:r>
      <w:r w:rsidRPr="00E96373">
        <w:rPr>
          <w:rFonts w:asciiTheme="minorHAnsi" w:hAnsiTheme="minorHAnsi" w:cstheme="minorHAnsi"/>
          <w:color w:val="000000"/>
          <w:sz w:val="22"/>
          <w:szCs w:val="22"/>
        </w:rPr>
        <w:t>y se ha incluido una comprobación de atención, para que la escala esté lista para su uso.</w:t>
      </w:r>
    </w:p>
    <w:tbl>
      <w:tblPr>
        <w:tblW w:w="0" w:type="auto"/>
        <w:tblLook w:val="04A0" w:firstRow="1" w:lastRow="0" w:firstColumn="1" w:lastColumn="0" w:noHBand="0" w:noVBand="1"/>
      </w:tblPr>
      <w:tblGrid>
        <w:gridCol w:w="2569"/>
        <w:gridCol w:w="2208"/>
        <w:gridCol w:w="3385"/>
      </w:tblGrid>
      <w:tr w:rsidR="00392D7D" w:rsidRPr="00E96373" w14:paraId="0BE0B872" w14:textId="77777777" w:rsidTr="003624B9">
        <w:trPr>
          <w:trHeight w:val="378"/>
        </w:trPr>
        <w:tc>
          <w:tcPr>
            <w:tcW w:w="2569"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hideMark/>
          </w:tcPr>
          <w:p w14:paraId="371B3D92" w14:textId="77777777" w:rsidR="00392D7D" w:rsidRPr="00E96373" w:rsidRDefault="00392D7D" w:rsidP="00FA7665">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Subescala (no para exhibición)</w:t>
            </w:r>
          </w:p>
        </w:tc>
        <w:tc>
          <w:tcPr>
            <w:tcW w:w="2208" w:type="dxa"/>
            <w:tcBorders>
              <w:top w:val="single" w:sz="8" w:space="0" w:color="auto"/>
              <w:left w:val="nil"/>
              <w:bottom w:val="single" w:sz="8" w:space="0" w:color="auto"/>
              <w:right w:val="single" w:sz="8" w:space="0" w:color="auto"/>
            </w:tcBorders>
            <w:tcMar>
              <w:top w:w="0" w:type="dxa"/>
              <w:left w:w="0" w:type="dxa"/>
              <w:bottom w:w="0" w:type="dxa"/>
              <w:right w:w="0" w:type="dxa"/>
            </w:tcMar>
            <w:hideMark/>
          </w:tcPr>
          <w:p w14:paraId="2B15E4A1" w14:textId="77777777" w:rsidR="00392D7D" w:rsidRPr="00E96373" w:rsidRDefault="00392D7D" w:rsidP="00FA7665">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Número (no para mostrar)</w:t>
            </w:r>
          </w:p>
        </w:tc>
        <w:tc>
          <w:tcPr>
            <w:tcW w:w="3385" w:type="dxa"/>
            <w:tcBorders>
              <w:top w:val="single" w:sz="8" w:space="0" w:color="auto"/>
              <w:left w:val="nil"/>
              <w:bottom w:val="single" w:sz="8" w:space="0" w:color="auto"/>
              <w:right w:val="single" w:sz="8" w:space="0" w:color="auto"/>
            </w:tcBorders>
            <w:tcMar>
              <w:top w:w="0" w:type="dxa"/>
              <w:left w:w="0" w:type="dxa"/>
              <w:bottom w:w="0" w:type="dxa"/>
              <w:right w:w="0" w:type="dxa"/>
            </w:tcMar>
            <w:hideMark/>
          </w:tcPr>
          <w:p w14:paraId="01F0BF1F" w14:textId="77777777" w:rsidR="00392D7D" w:rsidRPr="00E96373" w:rsidRDefault="00392D7D" w:rsidP="00FA7665">
            <w:pPr>
              <w:pStyle w:val="NormalWeb"/>
              <w:spacing w:line="256" w:lineRule="auto"/>
              <w:jc w:val="both"/>
              <w:rPr>
                <w:rFonts w:asciiTheme="minorHAnsi" w:hAnsiTheme="minorHAnsi" w:cstheme="minorHAnsi"/>
                <w:kern w:val="2"/>
                <w:sz w:val="22"/>
                <w:szCs w:val="22"/>
                <w14:ligatures w14:val="standardContextual"/>
              </w:rPr>
            </w:pPr>
            <w:r>
              <w:rPr>
                <w:rFonts w:asciiTheme="minorHAnsi" w:hAnsiTheme="minorHAnsi" w:cstheme="minorHAnsi"/>
                <w:color w:val="000000"/>
                <w:kern w:val="2"/>
                <w:sz w:val="22"/>
                <w:szCs w:val="22"/>
                <w14:ligatures w14:val="standardContextual"/>
              </w:rPr>
              <w:t>Elementos</w:t>
            </w:r>
          </w:p>
        </w:tc>
      </w:tr>
      <w:tr w:rsidR="00392D7D" w:rsidRPr="00E96373" w14:paraId="5978B602" w14:textId="77777777" w:rsidTr="003624B9">
        <w:trPr>
          <w:trHeight w:val="1239"/>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47109906"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positivo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62CB6112"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1</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2F57E1A8"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commentRangeStart w:id="806"/>
            <w:r w:rsidRPr="00E96373">
              <w:rPr>
                <w:rFonts w:asciiTheme="minorHAnsi" w:hAnsiTheme="minorHAnsi" w:cstheme="minorHAnsi"/>
                <w:color w:val="000000"/>
                <w:kern w:val="2"/>
                <w:sz w:val="22"/>
                <w:szCs w:val="22"/>
                <w14:ligatures w14:val="standardContextual"/>
              </w:rPr>
              <w:t>Para transacciones rutinarias, prefiero interactuar con un sistema artificialmente inteligente que con un humano.</w:t>
            </w:r>
            <w:commentRangeEnd w:id="806"/>
            <w:r w:rsidR="0092717E">
              <w:rPr>
                <w:rStyle w:val="CommentReference"/>
                <w:rFonts w:asciiTheme="minorHAnsi" w:hAnsiTheme="minorHAnsi" w:cstheme="minorBidi"/>
                <w:kern w:val="2"/>
                <w:lang w:eastAsia="en-US"/>
                <w14:ligatures w14:val="standardContextual"/>
              </w:rPr>
              <w:commentReference w:id="806"/>
            </w:r>
          </w:p>
        </w:tc>
      </w:tr>
      <w:tr w:rsidR="00392D7D" w:rsidRPr="00E96373" w14:paraId="4BDF4D7E" w14:textId="77777777" w:rsidTr="003624B9">
        <w:trPr>
          <w:trHeight w:val="993"/>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06EB4B9D"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positivo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0BC07432"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2</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71365171"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La inteligencia artificial puede proporcionar nuevas oportunidades económicas para este país.</w:t>
            </w:r>
          </w:p>
        </w:tc>
      </w:tr>
      <w:tr w:rsidR="00392D7D" w:rsidRPr="00E96373" w14:paraId="1D3FAB7B" w14:textId="77777777" w:rsidTr="003624B9">
        <w:trPr>
          <w:trHeight w:val="624"/>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50ACB4E9"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negativo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0CA53C31"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3</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3A02ECB5"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Las organizaciones usan la Inteligencia Artificial de manera poco ética.</w:t>
            </w:r>
          </w:p>
        </w:tc>
      </w:tr>
      <w:tr w:rsidR="00392D7D" w:rsidRPr="00E96373" w14:paraId="639624FA" w14:textId="77777777" w:rsidTr="003624B9">
        <w:trPr>
          <w:trHeight w:val="624"/>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2EA24B5A"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positivo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233181FB"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4</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3D543C32"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Los sistemas artificialmente inteligentes pueden ayudar a las personas a sentirse más felices.</w:t>
            </w:r>
          </w:p>
        </w:tc>
      </w:tr>
      <w:tr w:rsidR="00392D7D" w:rsidRPr="00E96373" w14:paraId="452F0A50" w14:textId="77777777" w:rsidTr="003624B9">
        <w:trPr>
          <w:trHeight w:val="747"/>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12156A5B"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positivo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5A9DEF3C"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5</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77EFCA41"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Estoy impresionado por lo que la inteligencia artificial puede hacer.</w:t>
            </w:r>
          </w:p>
        </w:tc>
      </w:tr>
      <w:tr w:rsidR="00392D7D" w:rsidRPr="00E96373" w14:paraId="1DE8EC6D" w14:textId="77777777" w:rsidTr="003624B9">
        <w:trPr>
          <w:trHeight w:val="747"/>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38AB6BB7"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negativo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23501E5A"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6</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53A9387D"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Creo que los sistemas artificialmente inteligentes cometen muchos errores.</w:t>
            </w:r>
          </w:p>
        </w:tc>
      </w:tr>
      <w:tr w:rsidR="00392D7D" w:rsidRPr="00E96373" w14:paraId="42097EE4" w14:textId="77777777" w:rsidTr="003624B9">
        <w:trPr>
          <w:trHeight w:val="993"/>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0BC2E359"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positivo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4E988753"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7</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4C8C6B9F"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Me interesa usar sistemas artificialmente inteligentes en mi vida diaria.</w:t>
            </w:r>
          </w:p>
        </w:tc>
      </w:tr>
      <w:tr w:rsidR="00392D7D" w:rsidRPr="00E96373" w14:paraId="74F8255C" w14:textId="77777777" w:rsidTr="003624B9">
        <w:trPr>
          <w:trHeight w:val="501"/>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0155B94A"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negativo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50B1F1CC"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8</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5595F580"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La inteligencia artificial me parece siniestra.</w:t>
            </w:r>
          </w:p>
        </w:tc>
      </w:tr>
      <w:tr w:rsidR="00392D7D" w:rsidRPr="00E96373" w14:paraId="17F3739A" w14:textId="77777777" w:rsidTr="003624B9">
        <w:trPr>
          <w:trHeight w:val="624"/>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6EBE2FE8"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negativo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1140D04B"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9</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7E838E35"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La inteligencia artificial podría tomar el control de la gente.</w:t>
            </w:r>
          </w:p>
        </w:tc>
      </w:tr>
      <w:tr w:rsidR="00392D7D" w:rsidRPr="00E96373" w14:paraId="74E56794" w14:textId="77777777" w:rsidTr="003624B9">
        <w:trPr>
          <w:trHeight w:val="624"/>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71A6A798"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negativo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21786B74"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10</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23BF1716"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Creo que la inteligencia artificial es peligrosa.</w:t>
            </w:r>
          </w:p>
        </w:tc>
      </w:tr>
      <w:tr w:rsidR="00392D7D" w:rsidRPr="00E96373" w14:paraId="18331622" w14:textId="77777777" w:rsidTr="003624B9">
        <w:trPr>
          <w:trHeight w:val="870"/>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1FC388A3"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positivo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2B5D9009"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11</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3F6B734D"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La inteligencia artificial puede tener impactos positivos en el bienestar de las personas.</w:t>
            </w:r>
          </w:p>
        </w:tc>
      </w:tr>
      <w:tr w:rsidR="00392D7D" w:rsidRPr="00E96373" w14:paraId="14EEA08B" w14:textId="77777777" w:rsidTr="003624B9">
        <w:trPr>
          <w:trHeight w:val="378"/>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7AE4E2ED"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lastRenderedPageBreak/>
              <w:t>positivo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39E2905D"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12</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43C919C6"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La inteligencia artificial es emocionante.</w:t>
            </w:r>
          </w:p>
        </w:tc>
      </w:tr>
      <w:tr w:rsidR="00392D7D" w:rsidRPr="00E96373" w14:paraId="68E6B3F1" w14:textId="77777777" w:rsidTr="003624B9">
        <w:trPr>
          <w:trHeight w:val="501"/>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21919F48" w14:textId="4A06675E"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b/>
                <w:bCs/>
                <w:color w:val="000000"/>
                <w:kern w:val="2"/>
                <w:sz w:val="22"/>
                <w:szCs w:val="22"/>
                <w14:ligatures w14:val="standardContextual"/>
              </w:rPr>
              <w:t xml:space="preserve">control de </w:t>
            </w:r>
            <w:r w:rsidR="00A51DA3" w:rsidRPr="00E96373">
              <w:rPr>
                <w:rFonts w:asciiTheme="minorHAnsi" w:hAnsiTheme="minorHAnsi" w:cstheme="minorHAnsi"/>
                <w:b/>
                <w:bCs/>
                <w:color w:val="000000"/>
                <w:kern w:val="2"/>
                <w:sz w:val="22"/>
                <w:szCs w:val="22"/>
                <w14:ligatures w14:val="standardContextual"/>
              </w:rPr>
              <w:t>atención</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6A985C21"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Pr>
                <w:rFonts w:asciiTheme="minorHAnsi" w:hAnsiTheme="minorHAnsi" w:cstheme="minorHAnsi"/>
                <w:b/>
                <w:bCs/>
                <w:color w:val="000000"/>
                <w:kern w:val="2"/>
                <w:sz w:val="22"/>
                <w:szCs w:val="22"/>
                <w14:ligatures w14:val="standardContextual"/>
              </w:rPr>
              <w:t>A</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7213490F" w14:textId="0DB2FD8A" w:rsidR="00392D7D" w:rsidRPr="00426439" w:rsidRDefault="00C3324A" w:rsidP="00886E94">
            <w:pPr>
              <w:pStyle w:val="NormalWeb"/>
              <w:spacing w:line="256" w:lineRule="auto"/>
              <w:jc w:val="both"/>
              <w:rPr>
                <w:rFonts w:asciiTheme="minorHAnsi" w:hAnsiTheme="minorHAnsi" w:cstheme="minorHAnsi"/>
                <w:kern w:val="2"/>
                <w:sz w:val="22"/>
                <w:szCs w:val="22"/>
                <w14:ligatures w14:val="standardContextual"/>
                <w:rPrChange w:id="807" w:author="Mercedes Ines Fevre Obarrio" w:date="2024-09-02T11:26:00Z" w16du:dateUtc="2024-09-02T09:26:00Z">
                  <w:rPr>
                    <w:rFonts w:asciiTheme="minorHAnsi" w:hAnsiTheme="minorHAnsi" w:cstheme="minorHAnsi"/>
                    <w:kern w:val="2"/>
                    <w:sz w:val="22"/>
                    <w:szCs w:val="22"/>
                    <w:lang w:val="en-US"/>
                    <w14:ligatures w14:val="standardContextual"/>
                  </w:rPr>
                </w:rPrChange>
              </w:rPr>
            </w:pPr>
            <w:ins w:id="808" w:author="Mercedes Ines Fevre Obarrio" w:date="2024-09-03T21:22:00Z" w16du:dateUtc="2024-09-03T19:22:00Z">
              <w:r>
                <w:rPr>
                  <w:rFonts w:asciiTheme="minorHAnsi" w:hAnsiTheme="minorHAnsi" w:cstheme="minorHAnsi"/>
                  <w:color w:val="000000"/>
                  <w:kern w:val="2"/>
                  <w:sz w:val="22"/>
                  <w:szCs w:val="22"/>
                  <w14:ligatures w14:val="standardContextual"/>
                </w:rPr>
                <w:t xml:space="preserve">Ahora le agradecería que simplemente seleccione la opción 3: </w:t>
              </w:r>
              <w:r>
                <w:t>Neutral (</w:t>
              </w:r>
              <w:r w:rsidRPr="00BF488F">
                <w:t>ni de acuerdo ni en desacuerdo</w:t>
              </w:r>
              <w:r>
                <w:t>)</w:t>
              </w:r>
            </w:ins>
            <w:del w:id="809" w:author="Mercedes Ines Fevre Obarrio" w:date="2024-09-03T21:22:00Z" w16du:dateUtc="2024-09-03T19:22:00Z">
              <w:r w:rsidR="00392D7D" w:rsidRPr="00426439" w:rsidDel="00C3324A">
                <w:rPr>
                  <w:rFonts w:asciiTheme="minorHAnsi" w:hAnsiTheme="minorHAnsi" w:cstheme="minorHAnsi"/>
                  <w:color w:val="000000"/>
                  <w:kern w:val="2"/>
                  <w:sz w:val="22"/>
                  <w:szCs w:val="22"/>
                  <w14:ligatures w14:val="standardContextual"/>
                  <w:rPrChange w:id="810" w:author="Mercedes Ines Fevre Obarrio" w:date="2024-09-02T11:26:00Z" w16du:dateUtc="2024-09-02T09:26:00Z">
                    <w:rPr>
                      <w:rFonts w:asciiTheme="minorHAnsi" w:hAnsiTheme="minorHAnsi" w:cstheme="minorHAnsi"/>
                      <w:color w:val="000000"/>
                      <w:kern w:val="2"/>
                      <w:sz w:val="22"/>
                      <w:szCs w:val="22"/>
                      <w:lang w:val="en-US"/>
                      <w14:ligatures w14:val="standardContextual"/>
                    </w:rPr>
                  </w:rPrChange>
                </w:rPr>
                <w:delText xml:space="preserve">Le agradecería que </w:delText>
              </w:r>
            </w:del>
            <w:commentRangeStart w:id="811"/>
            <w:del w:id="812" w:author="Mercedes Ines Fevre Obarrio" w:date="2024-09-03T21:21:00Z" w16du:dateUtc="2024-09-03T19:21:00Z">
              <w:r w:rsidR="00392D7D" w:rsidRPr="00426439" w:rsidDel="00C3324A">
                <w:rPr>
                  <w:rFonts w:asciiTheme="minorHAnsi" w:hAnsiTheme="minorHAnsi" w:cstheme="minorHAnsi"/>
                  <w:color w:val="000000"/>
                  <w:kern w:val="2"/>
                  <w:sz w:val="22"/>
                  <w:szCs w:val="22"/>
                  <w14:ligatures w14:val="standardContextual"/>
                  <w:rPrChange w:id="813" w:author="Mercedes Ines Fevre Obarrio" w:date="2024-09-02T11:26:00Z" w16du:dateUtc="2024-09-02T09:26:00Z">
                    <w:rPr>
                      <w:rFonts w:asciiTheme="minorHAnsi" w:hAnsiTheme="minorHAnsi" w:cstheme="minorHAnsi"/>
                      <w:color w:val="000000"/>
                      <w:kern w:val="2"/>
                      <w:sz w:val="22"/>
                      <w:szCs w:val="22"/>
                      <w:lang w:val="en-US"/>
                      <w14:ligatures w14:val="standardContextual"/>
                    </w:rPr>
                  </w:rPrChange>
                </w:rPr>
                <w:delText>aceptara</w:delText>
              </w:r>
              <w:commentRangeEnd w:id="811"/>
              <w:r w:rsidR="003E5462" w:rsidDel="00C3324A">
                <w:rPr>
                  <w:rStyle w:val="CommentReference"/>
                  <w:rFonts w:asciiTheme="minorHAnsi" w:hAnsiTheme="minorHAnsi" w:cstheme="minorBidi"/>
                  <w:kern w:val="2"/>
                  <w:lang w:eastAsia="en-US"/>
                  <w14:ligatures w14:val="standardContextual"/>
                </w:rPr>
                <w:commentReference w:id="811"/>
              </w:r>
            </w:del>
            <w:del w:id="814" w:author="Mercedes Ines Fevre Obarrio" w:date="2024-09-03T21:22:00Z" w16du:dateUtc="2024-09-03T19:22:00Z">
              <w:r w:rsidR="00392D7D" w:rsidRPr="00426439" w:rsidDel="00C3324A">
                <w:rPr>
                  <w:rFonts w:asciiTheme="minorHAnsi" w:hAnsiTheme="minorHAnsi" w:cstheme="minorHAnsi"/>
                  <w:color w:val="000000"/>
                  <w:kern w:val="2"/>
                  <w:sz w:val="22"/>
                  <w:szCs w:val="22"/>
                  <w14:ligatures w14:val="standardContextual"/>
                  <w:rPrChange w:id="815" w:author="Mercedes Ines Fevre Obarrio" w:date="2024-09-02T11:26:00Z" w16du:dateUtc="2024-09-02T09:26:00Z">
                    <w:rPr>
                      <w:rFonts w:asciiTheme="minorHAnsi" w:hAnsiTheme="minorHAnsi" w:cstheme="minorHAnsi"/>
                      <w:color w:val="000000"/>
                      <w:kern w:val="2"/>
                      <w:sz w:val="22"/>
                      <w:szCs w:val="22"/>
                      <w:lang w:val="en-US"/>
                      <w14:ligatures w14:val="standardContextual"/>
                    </w:rPr>
                  </w:rPrChange>
                </w:rPr>
                <w:delText>.</w:delText>
              </w:r>
            </w:del>
          </w:p>
        </w:tc>
      </w:tr>
      <w:tr w:rsidR="00392D7D" w:rsidRPr="00E96373" w14:paraId="68243091" w14:textId="77777777" w:rsidTr="003624B9">
        <w:trPr>
          <w:trHeight w:val="1116"/>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7592092D"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positivo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7E770160"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13</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367CADCC"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Un agente artificialmente inteligente sería mejor que un empleado en muchos trabajos rutinarios.</w:t>
            </w:r>
          </w:p>
        </w:tc>
      </w:tr>
      <w:tr w:rsidR="00392D7D" w:rsidRPr="00E96373" w14:paraId="12A989B9" w14:textId="77777777" w:rsidTr="003624B9">
        <w:trPr>
          <w:trHeight w:val="747"/>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4F681320"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positivo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66B29468"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14</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6BF43531"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Hay muchas aplicaciones beneficiosas de la Inteligencia Artificial.</w:t>
            </w:r>
          </w:p>
        </w:tc>
      </w:tr>
      <w:tr w:rsidR="00392D7D" w:rsidRPr="00E96373" w14:paraId="0D1A5085" w14:textId="77777777" w:rsidTr="003624B9">
        <w:trPr>
          <w:trHeight w:val="870"/>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0D15277F"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negativo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7F98E9D5"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15</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284F8126" w14:textId="75CA41DD"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del w:id="816" w:author="Mercedes Ines Fevre Obarrio" w:date="2024-09-02T11:09:00Z" w16du:dateUtc="2024-09-02T09:09:00Z">
              <w:r w:rsidRPr="00E96373" w:rsidDel="00A55E66">
                <w:rPr>
                  <w:rFonts w:asciiTheme="minorHAnsi" w:hAnsiTheme="minorHAnsi" w:cstheme="minorHAnsi"/>
                  <w:color w:val="000000"/>
                  <w:kern w:val="2"/>
                  <w:sz w:val="22"/>
                  <w:szCs w:val="22"/>
                  <w14:ligatures w14:val="standardContextual"/>
                </w:rPr>
                <w:delText>Tiemblo de incomodidad</w:delText>
              </w:r>
            </w:del>
            <w:ins w:id="817" w:author="Mercedes Ines Fevre Obarrio" w:date="2024-09-02T11:09:00Z" w16du:dateUtc="2024-09-02T09:09:00Z">
              <w:r w:rsidR="00A55E66">
                <w:rPr>
                  <w:rFonts w:asciiTheme="minorHAnsi" w:hAnsiTheme="minorHAnsi" w:cstheme="minorHAnsi"/>
                  <w:color w:val="000000"/>
                  <w:kern w:val="2"/>
                  <w:sz w:val="22"/>
                  <w:szCs w:val="22"/>
                  <w14:ligatures w14:val="standardContextual"/>
                </w:rPr>
                <w:t>Me da miedo</w:t>
              </w:r>
            </w:ins>
            <w:r w:rsidRPr="00E96373">
              <w:rPr>
                <w:rFonts w:asciiTheme="minorHAnsi" w:hAnsiTheme="minorHAnsi" w:cstheme="minorHAnsi"/>
                <w:color w:val="000000"/>
                <w:kern w:val="2"/>
                <w:sz w:val="22"/>
                <w:szCs w:val="22"/>
                <w14:ligatures w14:val="standardContextual"/>
              </w:rPr>
              <w:t xml:space="preserve"> </w:t>
            </w:r>
            <w:ins w:id="818" w:author="Mercedes Ines Fevre Obarrio" w:date="2024-09-03T21:27:00Z" w16du:dateUtc="2024-09-03T19:27:00Z">
              <w:r w:rsidR="00522337">
                <w:rPr>
                  <w:rFonts w:asciiTheme="minorHAnsi" w:hAnsiTheme="minorHAnsi" w:cstheme="minorHAnsi"/>
                  <w:color w:val="000000"/>
                  <w:kern w:val="2"/>
                  <w:sz w:val="22"/>
                  <w:szCs w:val="22"/>
                  <w14:ligatures w14:val="standardContextual"/>
                </w:rPr>
                <w:t xml:space="preserve">Me estremezco </w:t>
              </w:r>
              <w:r w:rsidR="00522337" w:rsidRPr="00522337">
                <w:rPr>
                  <w:rFonts w:asciiTheme="minorHAnsi" w:hAnsiTheme="minorHAnsi" w:cstheme="minorHAnsi"/>
                  <w:color w:val="000000"/>
                  <w:kern w:val="2"/>
                  <w:sz w:val="22"/>
                  <w:szCs w:val="22"/>
                  <w:highlight w:val="yellow"/>
                  <w14:ligatures w14:val="standardContextual"/>
                </w:rPr>
                <w:t>(</w:t>
              </w:r>
              <w:commentRangeStart w:id="819"/>
              <w:r w:rsidR="00522337" w:rsidRPr="00522337">
                <w:rPr>
                  <w:rFonts w:asciiTheme="minorHAnsi" w:hAnsiTheme="minorHAnsi" w:cstheme="minorHAnsi"/>
                  <w:color w:val="000000"/>
                  <w:kern w:val="2"/>
                  <w:sz w:val="22"/>
                  <w:szCs w:val="22"/>
                  <w:highlight w:val="yellow"/>
                  <w14:ligatures w14:val="standardContextual"/>
                </w:rPr>
                <w:t>de</w:t>
              </w:r>
            </w:ins>
            <w:commentRangeEnd w:id="819"/>
            <w:ins w:id="820" w:author="Mercedes Ines Fevre Obarrio" w:date="2024-09-03T21:28:00Z" w16du:dateUtc="2024-09-03T19:28:00Z">
              <w:r w:rsidR="00522337">
                <w:rPr>
                  <w:rStyle w:val="CommentReference"/>
                  <w:rFonts w:asciiTheme="minorHAnsi" w:hAnsiTheme="minorHAnsi" w:cstheme="minorBidi"/>
                  <w:kern w:val="2"/>
                  <w:lang w:eastAsia="en-US"/>
                  <w14:ligatures w14:val="standardContextual"/>
                </w:rPr>
                <w:commentReference w:id="819"/>
              </w:r>
            </w:ins>
            <w:ins w:id="821" w:author="Mercedes Ines Fevre Obarrio" w:date="2024-09-03T21:27:00Z" w16du:dateUtc="2024-09-03T19:27:00Z">
              <w:r w:rsidR="00522337" w:rsidRPr="00522337">
                <w:rPr>
                  <w:rFonts w:asciiTheme="minorHAnsi" w:hAnsiTheme="minorHAnsi" w:cstheme="minorHAnsi"/>
                  <w:color w:val="000000"/>
                  <w:kern w:val="2"/>
                  <w:sz w:val="22"/>
                  <w:szCs w:val="22"/>
                  <w:highlight w:val="yellow"/>
                  <w14:ligatures w14:val="standardContextual"/>
                </w:rPr>
                <w:t xml:space="preserve"> incomodidad</w:t>
              </w:r>
              <w:r w:rsidR="00522337">
                <w:rPr>
                  <w:rFonts w:asciiTheme="minorHAnsi" w:hAnsiTheme="minorHAnsi" w:cstheme="minorHAnsi"/>
                  <w:color w:val="000000"/>
                  <w:kern w:val="2"/>
                  <w:sz w:val="22"/>
                  <w:szCs w:val="22"/>
                  <w14:ligatures w14:val="standardContextual"/>
                </w:rPr>
                <w:t xml:space="preserve">) </w:t>
              </w:r>
            </w:ins>
            <w:r w:rsidRPr="00E96373">
              <w:rPr>
                <w:rFonts w:asciiTheme="minorHAnsi" w:hAnsiTheme="minorHAnsi" w:cstheme="minorHAnsi"/>
                <w:color w:val="000000"/>
                <w:kern w:val="2"/>
                <w:sz w:val="22"/>
                <w:szCs w:val="22"/>
                <w14:ligatures w14:val="standardContextual"/>
              </w:rPr>
              <w:t>cuando pienso en futuros usos de la Inteligencia Artificial.</w:t>
            </w:r>
          </w:p>
        </w:tc>
      </w:tr>
      <w:tr w:rsidR="00392D7D" w:rsidRPr="00E96373" w14:paraId="7BCF3B96" w14:textId="77777777" w:rsidTr="003624B9">
        <w:trPr>
          <w:trHeight w:val="747"/>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458FBD42"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positivo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365C56A2" w14:textId="03281663" w:rsidR="00392D7D" w:rsidRPr="00E96373" w:rsidRDefault="00A51DA3" w:rsidP="00886E94">
            <w:pPr>
              <w:pStyle w:val="NormalWeb"/>
              <w:spacing w:line="256" w:lineRule="auto"/>
              <w:jc w:val="both"/>
              <w:rPr>
                <w:rFonts w:asciiTheme="minorHAnsi" w:hAnsiTheme="minorHAnsi" w:cstheme="minorHAnsi"/>
                <w:kern w:val="2"/>
                <w:sz w:val="22"/>
                <w:szCs w:val="22"/>
                <w14:ligatures w14:val="standardContextual"/>
              </w:rPr>
            </w:pPr>
            <w:r>
              <w:rPr>
                <w:rFonts w:asciiTheme="minorHAnsi" w:hAnsiTheme="minorHAnsi" w:cstheme="minorHAnsi"/>
                <w:kern w:val="2"/>
                <w:sz w:val="22"/>
                <w:szCs w:val="22"/>
                <w14:ligatures w14:val="standardContextual"/>
              </w:rPr>
              <w:t>16</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0F744D89"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Los sistemas artificialmente inteligentes pueden funcionar mejor que los humanos.</w:t>
            </w:r>
          </w:p>
        </w:tc>
      </w:tr>
      <w:tr w:rsidR="00392D7D" w:rsidRPr="00E96373" w14:paraId="2B75C172" w14:textId="77777777" w:rsidTr="003624B9">
        <w:trPr>
          <w:trHeight w:val="747"/>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582DD9E2"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positivo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720C9E9F"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17</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692E2CB3"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Gran parte de la sociedad se beneficiará de un futuro lleno de Inteligencia Artificial</w:t>
            </w:r>
          </w:p>
        </w:tc>
      </w:tr>
      <w:tr w:rsidR="00392D7D" w:rsidRPr="00E96373" w14:paraId="4B286EF8" w14:textId="77777777" w:rsidTr="003624B9">
        <w:trPr>
          <w:trHeight w:val="747"/>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5F8AF3E6"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positivo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70BBB550"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18</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6C27BA71"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Me gustaría usar la Inteligencia Artificial en mi propio trabajo.</w:t>
            </w:r>
          </w:p>
        </w:tc>
      </w:tr>
      <w:tr w:rsidR="00392D7D" w:rsidRPr="00E96373" w14:paraId="5B0605EE" w14:textId="77777777" w:rsidTr="003624B9">
        <w:trPr>
          <w:trHeight w:val="870"/>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69360BEA"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negativo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5973F875"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19</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510F8249"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La gente como yo sufrirá si la Inteligencia Artificial se utiliza cada vez más.</w:t>
            </w:r>
          </w:p>
        </w:tc>
      </w:tr>
      <w:tr w:rsidR="00392D7D" w:rsidRPr="00E96373" w14:paraId="40B08C8E" w14:textId="77777777" w:rsidTr="003624B9">
        <w:trPr>
          <w:trHeight w:val="624"/>
        </w:trPr>
        <w:tc>
          <w:tcPr>
            <w:tcW w:w="2569" w:type="dxa"/>
            <w:tcBorders>
              <w:top w:val="nil"/>
              <w:left w:val="single" w:sz="8" w:space="0" w:color="auto"/>
              <w:bottom w:val="single" w:sz="8" w:space="0" w:color="auto"/>
              <w:right w:val="single" w:sz="8" w:space="0" w:color="auto"/>
            </w:tcBorders>
            <w:tcMar>
              <w:top w:w="0" w:type="dxa"/>
              <w:left w:w="0" w:type="dxa"/>
              <w:bottom w:w="0" w:type="dxa"/>
              <w:right w:w="0" w:type="dxa"/>
            </w:tcMar>
            <w:hideMark/>
          </w:tcPr>
          <w:p w14:paraId="111E6C62"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negativo</w:t>
            </w:r>
          </w:p>
        </w:tc>
        <w:tc>
          <w:tcPr>
            <w:tcW w:w="2208" w:type="dxa"/>
            <w:tcBorders>
              <w:top w:val="nil"/>
              <w:left w:val="nil"/>
              <w:bottom w:val="single" w:sz="8" w:space="0" w:color="auto"/>
              <w:right w:val="single" w:sz="8" w:space="0" w:color="auto"/>
            </w:tcBorders>
            <w:tcMar>
              <w:top w:w="0" w:type="dxa"/>
              <w:left w:w="0" w:type="dxa"/>
              <w:bottom w:w="0" w:type="dxa"/>
              <w:right w:w="0" w:type="dxa"/>
            </w:tcMar>
            <w:hideMark/>
          </w:tcPr>
          <w:p w14:paraId="573094D0"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20</w:t>
            </w:r>
          </w:p>
        </w:tc>
        <w:tc>
          <w:tcPr>
            <w:tcW w:w="3385" w:type="dxa"/>
            <w:tcBorders>
              <w:top w:val="nil"/>
              <w:left w:val="nil"/>
              <w:bottom w:val="single" w:sz="8" w:space="0" w:color="auto"/>
              <w:right w:val="single" w:sz="8" w:space="0" w:color="auto"/>
            </w:tcBorders>
            <w:tcMar>
              <w:top w:w="0" w:type="dxa"/>
              <w:left w:w="0" w:type="dxa"/>
              <w:bottom w:w="0" w:type="dxa"/>
              <w:right w:w="0" w:type="dxa"/>
            </w:tcMar>
            <w:hideMark/>
          </w:tcPr>
          <w:p w14:paraId="7DC9C5A7" w14:textId="77777777" w:rsidR="00392D7D" w:rsidRPr="00E96373" w:rsidRDefault="00392D7D" w:rsidP="00886E94">
            <w:pPr>
              <w:pStyle w:val="NormalWeb"/>
              <w:spacing w:line="256" w:lineRule="auto"/>
              <w:jc w:val="both"/>
              <w:rPr>
                <w:rFonts w:asciiTheme="minorHAnsi" w:hAnsiTheme="minorHAnsi" w:cstheme="minorHAnsi"/>
                <w:kern w:val="2"/>
                <w:sz w:val="22"/>
                <w:szCs w:val="22"/>
                <w14:ligatures w14:val="standardContextual"/>
              </w:rPr>
            </w:pPr>
            <w:r w:rsidRPr="00E96373">
              <w:rPr>
                <w:rFonts w:asciiTheme="minorHAnsi" w:hAnsiTheme="minorHAnsi" w:cstheme="minorHAnsi"/>
                <w:color w:val="000000"/>
                <w:kern w:val="2"/>
                <w:sz w:val="22"/>
                <w:szCs w:val="22"/>
                <w14:ligatures w14:val="standardContextual"/>
              </w:rPr>
              <w:t>La inteligencia artificial se utiliza para espiar a las personas.</w:t>
            </w:r>
          </w:p>
        </w:tc>
      </w:tr>
    </w:tbl>
    <w:p w14:paraId="2CC30133" w14:textId="77777777" w:rsidR="00D5752E" w:rsidRDefault="00D5752E" w:rsidP="00886E94">
      <w:pPr>
        <w:jc w:val="both"/>
        <w:rPr>
          <w:b/>
          <w:bCs/>
          <w:sz w:val="24"/>
          <w:szCs w:val="24"/>
        </w:rPr>
      </w:pPr>
    </w:p>
    <w:p w14:paraId="05664DF0" w14:textId="77777777" w:rsidR="00942BC3" w:rsidRPr="00866D5C" w:rsidRDefault="00942BC3" w:rsidP="00942BC3">
      <w:pPr>
        <w:jc w:val="both"/>
        <w:rPr>
          <w:ins w:id="822" w:author="Mercedes Ines Fevre Obarrio" w:date="2024-09-04T11:34:00Z" w16du:dateUtc="2024-09-04T09:34:00Z"/>
          <w:rFonts w:ascii="Arial" w:eastAsia="Times New Roman" w:hAnsi="Arial" w:cs="Arial"/>
          <w:kern w:val="0"/>
          <w:sz w:val="16"/>
          <w:szCs w:val="16"/>
          <w:lang w:eastAsia="fr-FR"/>
          <w14:ligatures w14:val="none"/>
        </w:rPr>
      </w:pPr>
      <w:ins w:id="823" w:author="Mercedes Ines Fevre Obarrio" w:date="2024-09-04T11:34:00Z" w16du:dateUtc="2024-09-04T09:34:00Z">
        <w:r w:rsidRPr="00866D5C">
          <w:rPr>
            <w:rFonts w:ascii="Times New Roman" w:eastAsia="Times New Roman" w:hAnsi="Times New Roman" w:cs="Times New Roman"/>
            <w:kern w:val="0"/>
            <w:sz w:val="24"/>
            <w:szCs w:val="24"/>
            <w:lang w:eastAsia="fr-FR"/>
            <w14:ligatures w14:val="none"/>
          </w:rPr>
          <w:t>Haga clic en "Siguiente" para continuar</w:t>
        </w:r>
      </w:ins>
    </w:p>
    <w:p w14:paraId="1063E7A4" w14:textId="77777777" w:rsidR="00942BC3" w:rsidRDefault="00942BC3" w:rsidP="00317F93">
      <w:pPr>
        <w:jc w:val="both"/>
        <w:rPr>
          <w:ins w:id="824" w:author="Mercedes Ines Fevre Obarrio" w:date="2024-09-04T11:34:00Z" w16du:dateUtc="2024-09-04T09:34:00Z"/>
          <w:b/>
          <w:bCs/>
          <w:sz w:val="24"/>
          <w:szCs w:val="24"/>
        </w:rPr>
      </w:pPr>
    </w:p>
    <w:p w14:paraId="7B42D571" w14:textId="6049F5B4" w:rsidR="00317F93" w:rsidRPr="00070DC6" w:rsidRDefault="00317F93" w:rsidP="00317F93">
      <w:pPr>
        <w:jc w:val="both"/>
        <w:rPr>
          <w:ins w:id="825" w:author="Mercedes Ines Fevre Obarrio" w:date="2024-07-01T13:17:00Z"/>
          <w:b/>
          <w:bCs/>
          <w:sz w:val="24"/>
          <w:szCs w:val="24"/>
        </w:rPr>
      </w:pPr>
      <w:ins w:id="826" w:author="Mercedes Ines Fevre Obarrio" w:date="2024-07-01T13:17:00Z">
        <w:r w:rsidRPr="00070DC6">
          <w:rPr>
            <w:b/>
            <w:bCs/>
            <w:sz w:val="24"/>
            <w:szCs w:val="24"/>
          </w:rPr>
          <w:t>{</w:t>
        </w:r>
        <w:proofErr w:type="gramStart"/>
        <w:r w:rsidRPr="00070DC6">
          <w:rPr>
            <w:b/>
            <w:bCs/>
            <w:sz w:val="24"/>
            <w:szCs w:val="24"/>
            <w:highlight w:val="lightGray"/>
          </w:rPr>
          <w:t>Siguiente</w:t>
        </w:r>
        <w:r w:rsidRPr="00070DC6" w:rsidDel="00AA1BA1">
          <w:rPr>
            <w:b/>
            <w:bCs/>
            <w:sz w:val="24"/>
            <w:szCs w:val="24"/>
            <w:highlight w:val="lightGray"/>
          </w:rPr>
          <w:t xml:space="preserve"> </w:t>
        </w:r>
        <w:r w:rsidRPr="00070DC6">
          <w:rPr>
            <w:b/>
            <w:bCs/>
            <w:sz w:val="24"/>
            <w:szCs w:val="24"/>
          </w:rPr>
          <w:t>}</w:t>
        </w:r>
        <w:proofErr w:type="gramEnd"/>
      </w:ins>
    </w:p>
    <w:p w14:paraId="62CDC0EB" w14:textId="1D5F9EBF" w:rsidR="00886E94" w:rsidRPr="00070DC6" w:rsidDel="00522337" w:rsidRDefault="00886E94" w:rsidP="00886E94">
      <w:pPr>
        <w:jc w:val="both"/>
        <w:rPr>
          <w:del w:id="827" w:author="Mercedes Ines Fevre Obarrio" w:date="2024-09-03T21:29:00Z" w16du:dateUtc="2024-09-03T19:29:00Z"/>
          <w:b/>
          <w:bCs/>
          <w:sz w:val="24"/>
          <w:szCs w:val="24"/>
          <w:highlight w:val="yellow"/>
        </w:rPr>
      </w:pPr>
    </w:p>
    <w:p w14:paraId="500D0B36" w14:textId="77777777" w:rsidR="00392D7D" w:rsidRPr="005F3E5D" w:rsidRDefault="00392D7D" w:rsidP="00886E94">
      <w:pPr>
        <w:pStyle w:val="NormalWeb"/>
        <w:jc w:val="both"/>
        <w:rPr>
          <w:rFonts w:asciiTheme="minorHAnsi" w:hAnsiTheme="minorHAnsi" w:cstheme="minorHAnsi"/>
          <w:color w:val="000000"/>
          <w:sz w:val="22"/>
          <w:szCs w:val="22"/>
        </w:rPr>
      </w:pPr>
    </w:p>
    <w:p w14:paraId="1F73F87A" w14:textId="77777777" w:rsidR="00392D7D" w:rsidRPr="005F3E5D" w:rsidRDefault="00392D7D" w:rsidP="00886E94">
      <w:pPr>
        <w:jc w:val="both"/>
        <w:rPr>
          <w:rFonts w:cstheme="minorHAnsi"/>
          <w:b/>
          <w:bCs/>
        </w:rPr>
      </w:pPr>
      <w:r w:rsidRPr="005F3E5D">
        <w:rPr>
          <w:rFonts w:cstheme="minorHAnsi"/>
          <w:b/>
          <w:bCs/>
        </w:rPr>
        <w:br w:type="page"/>
      </w:r>
    </w:p>
    <w:p w14:paraId="3F101C57" w14:textId="4E6504FA" w:rsidR="00392D7D" w:rsidRPr="00825CBF" w:rsidRDefault="00392D7D" w:rsidP="00AA1BA1">
      <w:pPr>
        <w:jc w:val="center"/>
        <w:rPr>
          <w:rFonts w:cstheme="minorHAnsi"/>
          <w:b/>
          <w:bCs/>
        </w:rPr>
      </w:pPr>
      <w:r>
        <w:rPr>
          <w:rFonts w:cstheme="minorHAnsi"/>
          <w:b/>
          <w:bCs/>
        </w:rPr>
        <w:lastRenderedPageBreak/>
        <w:t>Pantalla 27</w:t>
      </w:r>
      <w:r w:rsidR="00D5752E">
        <w:rPr>
          <w:rFonts w:cstheme="minorHAnsi"/>
          <w:b/>
          <w:bCs/>
        </w:rPr>
        <w:t>a</w:t>
      </w:r>
    </w:p>
    <w:p w14:paraId="681BFC09" w14:textId="77777777" w:rsidR="00392D7D" w:rsidRPr="00825CBF" w:rsidRDefault="00392D7D" w:rsidP="00886E94">
      <w:pPr>
        <w:jc w:val="both"/>
        <w:rPr>
          <w:rFonts w:cstheme="minorHAnsi"/>
        </w:rPr>
      </w:pPr>
      <w:r w:rsidRPr="00825CBF">
        <w:rPr>
          <w:rFonts w:cstheme="minorHAnsi"/>
        </w:rPr>
        <w:t>A continuación, se presentan varios problemas que varían en dificultad. Intente responder a todos los que pueda.</w:t>
      </w:r>
    </w:p>
    <w:p w14:paraId="14A0DB96" w14:textId="77777777" w:rsidR="00392D7D" w:rsidRPr="00825CBF" w:rsidRDefault="00392D7D" w:rsidP="00886E94">
      <w:pPr>
        <w:jc w:val="both"/>
        <w:rPr>
          <w:rFonts w:cstheme="minorHAnsi"/>
        </w:rPr>
      </w:pPr>
      <w:r w:rsidRPr="00825CBF">
        <w:rPr>
          <w:rFonts w:cstheme="minorHAnsi"/>
        </w:rPr>
        <w:t>Cada pregunta tiene una y sólo una solución correcta.</w:t>
      </w:r>
    </w:p>
    <w:p w14:paraId="7A14B5B2" w14:textId="5D33BCB7" w:rsidR="00392D7D" w:rsidRPr="00825CBF" w:rsidRDefault="00392D7D" w:rsidP="00886E94">
      <w:pPr>
        <w:jc w:val="both"/>
        <w:rPr>
          <w:rFonts w:cstheme="minorHAnsi"/>
        </w:rPr>
      </w:pPr>
      <w:r w:rsidRPr="00825CBF">
        <w:rPr>
          <w:rFonts w:cstheme="minorHAnsi"/>
        </w:rPr>
        <w:t>Dispondrá exactamente de</w:t>
      </w:r>
      <w:r w:rsidR="003431D6">
        <w:rPr>
          <w:rFonts w:cstheme="minorHAnsi"/>
        </w:rPr>
        <w:t xml:space="preserve"> un máximo de</w:t>
      </w:r>
      <w:r w:rsidRPr="00825CBF">
        <w:rPr>
          <w:rFonts w:cstheme="minorHAnsi"/>
        </w:rPr>
        <w:t xml:space="preserve"> 7 minutos para responder a todas las preguntas. </w:t>
      </w:r>
    </w:p>
    <w:p w14:paraId="078B7450" w14:textId="7F680AC0" w:rsidR="00392D7D" w:rsidRDefault="00392D7D" w:rsidP="00886E94">
      <w:pPr>
        <w:jc w:val="both"/>
        <w:rPr>
          <w:rFonts w:cstheme="minorHAnsi"/>
        </w:rPr>
      </w:pPr>
      <w:r w:rsidRPr="00825CBF">
        <w:rPr>
          <w:rFonts w:cstheme="minorHAnsi"/>
        </w:rPr>
        <w:t>Si está preparado, haga clic en "</w:t>
      </w:r>
      <w:ins w:id="828" w:author="Mercedes Ines Fevre Obarrio" w:date="2024-07-01T13:01:00Z">
        <w:r w:rsidR="00AA1BA1">
          <w:rPr>
            <w:rFonts w:cstheme="minorHAnsi"/>
          </w:rPr>
          <w:t>Siguiente</w:t>
        </w:r>
      </w:ins>
      <w:del w:id="829" w:author="Mercedes Ines Fevre Obarrio" w:date="2024-07-01T13:01:00Z">
        <w:r w:rsidRPr="00825CBF" w:rsidDel="00AA1BA1">
          <w:rPr>
            <w:rFonts w:cstheme="minorHAnsi"/>
          </w:rPr>
          <w:delText>&gt;&gt;</w:delText>
        </w:r>
      </w:del>
      <w:r w:rsidRPr="00825CBF">
        <w:rPr>
          <w:rFonts w:cstheme="minorHAnsi"/>
        </w:rPr>
        <w:t>" para empezar.</w:t>
      </w:r>
    </w:p>
    <w:p w14:paraId="28D5CB8A" w14:textId="2A5E075C" w:rsidR="00317F93" w:rsidRPr="005F3E5D" w:rsidRDefault="00317F93">
      <w:pPr>
        <w:rPr>
          <w:ins w:id="830" w:author="Mercedes Ines Fevre Obarrio" w:date="2024-07-01T13:16:00Z"/>
          <w:b/>
          <w:bCs/>
          <w:sz w:val="24"/>
          <w:szCs w:val="24"/>
        </w:rPr>
      </w:pPr>
    </w:p>
    <w:p w14:paraId="25D03148" w14:textId="77777777" w:rsidR="00317F93" w:rsidRDefault="00317F93" w:rsidP="00317F93">
      <w:pPr>
        <w:jc w:val="both"/>
        <w:rPr>
          <w:ins w:id="831" w:author="Mercedes Ines Fevre Obarrio" w:date="2024-07-01T13:17:00Z"/>
          <w:b/>
          <w:bCs/>
          <w:sz w:val="24"/>
          <w:szCs w:val="24"/>
          <w:lang w:val="en-US"/>
        </w:rPr>
      </w:pPr>
      <w:ins w:id="832" w:author="Mercedes Ines Fevre Obarrio" w:date="2024-07-01T13:17:00Z">
        <w:r w:rsidRPr="00D5752E">
          <w:rPr>
            <w:b/>
            <w:bCs/>
            <w:sz w:val="24"/>
            <w:szCs w:val="24"/>
            <w:lang w:val="en-US"/>
          </w:rPr>
          <w:t>{</w:t>
        </w:r>
        <w:proofErr w:type="spellStart"/>
        <w:proofErr w:type="gramStart"/>
        <w:r w:rsidRPr="00317F93">
          <w:rPr>
            <w:b/>
            <w:bCs/>
            <w:sz w:val="24"/>
            <w:szCs w:val="24"/>
            <w:highlight w:val="lightGray"/>
            <w:lang w:val="en-US"/>
          </w:rPr>
          <w:t>Siguiente</w:t>
        </w:r>
        <w:proofErr w:type="spellEnd"/>
        <w:r w:rsidRPr="00317F93" w:rsidDel="00AA1BA1">
          <w:rPr>
            <w:b/>
            <w:bCs/>
            <w:sz w:val="24"/>
            <w:szCs w:val="24"/>
            <w:highlight w:val="lightGray"/>
            <w:lang w:val="en-US"/>
          </w:rPr>
          <w:t xml:space="preserve"> </w:t>
        </w:r>
        <w:r w:rsidRPr="00D5752E">
          <w:rPr>
            <w:b/>
            <w:bCs/>
            <w:sz w:val="24"/>
            <w:szCs w:val="24"/>
            <w:lang w:val="en-US"/>
          </w:rPr>
          <w:t>}</w:t>
        </w:r>
        <w:proofErr w:type="gramEnd"/>
      </w:ins>
    </w:p>
    <w:p w14:paraId="1E094EF2" w14:textId="77777777" w:rsidR="00317F93" w:rsidRDefault="00317F93">
      <w:pPr>
        <w:rPr>
          <w:ins w:id="833" w:author="Mercedes Ines Fevre Obarrio" w:date="2024-07-01T13:16:00Z"/>
          <w:b/>
          <w:bCs/>
          <w:sz w:val="24"/>
          <w:szCs w:val="24"/>
          <w:lang w:val="en-US"/>
        </w:rPr>
      </w:pPr>
    </w:p>
    <w:p w14:paraId="46A4316C" w14:textId="1433B090" w:rsidR="00AA1BA1" w:rsidRDefault="00AA1BA1">
      <w:pPr>
        <w:rPr>
          <w:ins w:id="834" w:author="Mercedes Ines Fevre Obarrio" w:date="2024-07-01T13:01:00Z"/>
          <w:b/>
          <w:bCs/>
          <w:sz w:val="24"/>
          <w:szCs w:val="24"/>
          <w:lang w:val="en-US"/>
        </w:rPr>
      </w:pPr>
      <w:ins w:id="835" w:author="Mercedes Ines Fevre Obarrio" w:date="2024-07-01T13:01:00Z">
        <w:r>
          <w:rPr>
            <w:b/>
            <w:bCs/>
            <w:sz w:val="24"/>
            <w:szCs w:val="24"/>
            <w:lang w:val="en-US"/>
          </w:rPr>
          <w:br w:type="page"/>
        </w:r>
      </w:ins>
    </w:p>
    <w:p w14:paraId="25349B25" w14:textId="77777777" w:rsidR="00AA1BA1" w:rsidRPr="00D5752E" w:rsidRDefault="00AA1BA1" w:rsidP="00886E94">
      <w:pPr>
        <w:jc w:val="both"/>
        <w:rPr>
          <w:b/>
          <w:bCs/>
          <w:sz w:val="24"/>
          <w:szCs w:val="24"/>
          <w:lang w:val="en-US"/>
        </w:rPr>
      </w:pPr>
    </w:p>
    <w:p w14:paraId="142E52AF" w14:textId="7978D723" w:rsidR="00D5752E" w:rsidRPr="00D5752E" w:rsidRDefault="00D5752E" w:rsidP="00AA1BA1">
      <w:pPr>
        <w:jc w:val="center"/>
        <w:rPr>
          <w:rFonts w:cstheme="minorHAnsi"/>
          <w:b/>
          <w:bCs/>
          <w:lang w:val="en-US"/>
        </w:rPr>
      </w:pPr>
      <w:proofErr w:type="spellStart"/>
      <w:r w:rsidRPr="00D5752E">
        <w:rPr>
          <w:rFonts w:cstheme="minorHAnsi"/>
          <w:b/>
          <w:bCs/>
          <w:lang w:val="en-US"/>
        </w:rPr>
        <w:t>Pantalla</w:t>
      </w:r>
      <w:proofErr w:type="spellEnd"/>
      <w:r w:rsidRPr="00D5752E">
        <w:rPr>
          <w:rFonts w:cstheme="minorHAnsi"/>
          <w:b/>
          <w:bCs/>
          <w:lang w:val="en-US"/>
        </w:rPr>
        <w:t xml:space="preserve"> 27b</w:t>
      </w:r>
    </w:p>
    <w:p w14:paraId="415CFA1F" w14:textId="6618BACE" w:rsidR="003431D6" w:rsidRPr="00D5752E" w:rsidRDefault="003431D6" w:rsidP="00886E94">
      <w:pPr>
        <w:jc w:val="both"/>
        <w:rPr>
          <w:rFonts w:cstheme="minorHAnsi"/>
          <w:lang w:val="en-US"/>
        </w:rPr>
      </w:pPr>
      <w:r w:rsidRPr="00AA1BA1">
        <w:rPr>
          <w:rFonts w:cstheme="minorHAnsi"/>
          <w:highlight w:val="yellow"/>
          <w:lang w:val="en-US"/>
        </w:rPr>
        <w:t>[</w:t>
      </w:r>
      <w:del w:id="836" w:author="Mercedes Ines Fevre Obarrio" w:date="2024-09-04T11:35:00Z" w16du:dateUtc="2024-09-04T09:35:00Z">
        <w:r w:rsidRPr="00AA1BA1" w:rsidDel="00942BC3">
          <w:rPr>
            <w:rFonts w:cstheme="minorHAnsi"/>
            <w:highlight w:val="yellow"/>
            <w:lang w:val="en-US"/>
          </w:rPr>
          <w:delText>ANDREA, this will be in a different screen, right?]</w:delText>
        </w:r>
      </w:del>
    </w:p>
    <w:p w14:paraId="0BF9E447" w14:textId="622C50A8" w:rsidR="00392D7D" w:rsidRPr="00825CBF" w:rsidRDefault="00392D7D" w:rsidP="00886E94">
      <w:pPr>
        <w:pStyle w:val="ListParagraph"/>
        <w:numPr>
          <w:ilvl w:val="0"/>
          <w:numId w:val="6"/>
        </w:numPr>
        <w:jc w:val="both"/>
        <w:rPr>
          <w:rFonts w:cstheme="minorHAnsi"/>
        </w:rPr>
      </w:pPr>
      <w:r w:rsidRPr="00825CBF">
        <w:rPr>
          <w:rFonts w:cstheme="minorHAnsi"/>
        </w:rPr>
        <w:t xml:space="preserve">Una mesa y una silla cuestan 150 </w:t>
      </w:r>
      <w:r w:rsidR="003431D6">
        <w:rPr>
          <w:rFonts w:cstheme="minorHAnsi"/>
        </w:rPr>
        <w:t>euros</w:t>
      </w:r>
      <w:r w:rsidR="003431D6" w:rsidRPr="00825CBF">
        <w:rPr>
          <w:rFonts w:cstheme="minorHAnsi"/>
        </w:rPr>
        <w:t xml:space="preserve"> </w:t>
      </w:r>
      <w:r w:rsidRPr="00825CBF">
        <w:rPr>
          <w:rFonts w:cstheme="minorHAnsi"/>
        </w:rPr>
        <w:t xml:space="preserve">en total. La mesa cuesta 100 </w:t>
      </w:r>
      <w:r w:rsidR="003431D6">
        <w:rPr>
          <w:rFonts w:cstheme="minorHAnsi"/>
        </w:rPr>
        <w:t>euros</w:t>
      </w:r>
      <w:r w:rsidRPr="00825CBF">
        <w:rPr>
          <w:rFonts w:cstheme="minorHAnsi"/>
        </w:rPr>
        <w:t xml:space="preserve"> más que la silla. ¿Cuánto cuesta la silla?</w:t>
      </w:r>
    </w:p>
    <w:p w14:paraId="0CB728A6" w14:textId="7E20BB55" w:rsidR="00392D7D" w:rsidRPr="00825CBF" w:rsidRDefault="00392D7D" w:rsidP="00886E94">
      <w:pPr>
        <w:jc w:val="both"/>
        <w:rPr>
          <w:rFonts w:cstheme="minorHAnsi"/>
        </w:rPr>
      </w:pPr>
      <w:r w:rsidRPr="00825CBF">
        <w:rPr>
          <w:rFonts w:cstheme="minorHAnsi"/>
        </w:rPr>
        <w:t>(</w:t>
      </w:r>
      <w:r w:rsidR="003431D6">
        <w:rPr>
          <w:rFonts w:cstheme="minorHAnsi"/>
        </w:rPr>
        <w:t xml:space="preserve">Introduzca su respuesta </w:t>
      </w:r>
      <w:r w:rsidRPr="00825CBF">
        <w:rPr>
          <w:rFonts w:cstheme="minorHAnsi"/>
        </w:rPr>
        <w:t xml:space="preserve">en </w:t>
      </w:r>
      <w:r w:rsidR="003431D6">
        <w:rPr>
          <w:rFonts w:cstheme="minorHAnsi"/>
        </w:rPr>
        <w:t>euros</w:t>
      </w:r>
      <w:r w:rsidRPr="00825CBF">
        <w:rPr>
          <w:rFonts w:cstheme="minorHAnsi"/>
        </w:rPr>
        <w:t>. Si necesita escribir decimales, utilice "." y no ","").</w:t>
      </w:r>
    </w:p>
    <w:p w14:paraId="699F2C43" w14:textId="57C3E9C2" w:rsidR="00392D7D" w:rsidRPr="00825CBF" w:rsidRDefault="00392D7D" w:rsidP="00886E94">
      <w:pPr>
        <w:pStyle w:val="ListParagraph"/>
        <w:numPr>
          <w:ilvl w:val="0"/>
          <w:numId w:val="6"/>
        </w:numPr>
        <w:jc w:val="both"/>
        <w:rPr>
          <w:rFonts w:cstheme="minorHAnsi"/>
        </w:rPr>
      </w:pPr>
      <w:r w:rsidRPr="00825CBF">
        <w:rPr>
          <w:rFonts w:cstheme="minorHAnsi"/>
        </w:rPr>
        <w:t xml:space="preserve">Si 10 mecánicos </w:t>
      </w:r>
      <w:r w:rsidR="00E94C6B" w:rsidRPr="00825CBF">
        <w:rPr>
          <w:rFonts w:cstheme="minorHAnsi"/>
        </w:rPr>
        <w:t>tarda</w:t>
      </w:r>
      <w:r w:rsidR="003431D6">
        <w:rPr>
          <w:rFonts w:cstheme="minorHAnsi"/>
        </w:rPr>
        <w:t>n</w:t>
      </w:r>
      <w:r w:rsidRPr="00825CBF">
        <w:rPr>
          <w:rFonts w:cstheme="minorHAnsi"/>
        </w:rPr>
        <w:t xml:space="preserve"> 10 horas en arreglar 10 coches, ¿cuánto tardarían 80 mecánicos en arreglar 80 coches?</w:t>
      </w:r>
    </w:p>
    <w:p w14:paraId="1A71FCE1" w14:textId="31EC40AD" w:rsidR="00392D7D" w:rsidRPr="00825CBF" w:rsidRDefault="00392D7D" w:rsidP="00886E94">
      <w:pPr>
        <w:jc w:val="both"/>
        <w:rPr>
          <w:rFonts w:cstheme="minorHAnsi"/>
        </w:rPr>
      </w:pPr>
      <w:r w:rsidRPr="00825CBF">
        <w:rPr>
          <w:rFonts w:cstheme="minorHAnsi"/>
        </w:rPr>
        <w:t>(</w:t>
      </w:r>
      <w:r w:rsidR="003431D6">
        <w:rPr>
          <w:rFonts w:cstheme="minorHAnsi"/>
        </w:rPr>
        <w:t xml:space="preserve">Introduzca su respuesta </w:t>
      </w:r>
      <w:r w:rsidRPr="00825CBF">
        <w:rPr>
          <w:rFonts w:cstheme="minorHAnsi"/>
        </w:rPr>
        <w:t>en horas. Si necesita escribir decimales, utilice "." y no ","").</w:t>
      </w:r>
    </w:p>
    <w:p w14:paraId="21FF04DA" w14:textId="70BC8B8C" w:rsidR="00392D7D" w:rsidRPr="00825CBF" w:rsidRDefault="00392D7D" w:rsidP="00886E94">
      <w:pPr>
        <w:pStyle w:val="ListParagraph"/>
        <w:numPr>
          <w:ilvl w:val="0"/>
          <w:numId w:val="6"/>
        </w:numPr>
        <w:jc w:val="both"/>
        <w:rPr>
          <w:rFonts w:cstheme="minorHAnsi"/>
        </w:rPr>
      </w:pPr>
      <w:commentRangeStart w:id="837"/>
      <w:commentRangeStart w:id="838"/>
      <w:r w:rsidRPr="00825CBF">
        <w:rPr>
          <w:rFonts w:cstheme="minorHAnsi"/>
        </w:rPr>
        <w:t>Una nueva biblioteca está comprando libros para su colección. Cada semana duplica el número de libros adquiridos. Si tarda 36 semanas en comprar todos los libros que necesita, ¿cuánto tardaría la biblioteca en comprar la mitad de los libros que necesita</w:t>
      </w:r>
      <w:r w:rsidR="00426439">
        <w:rPr>
          <w:rFonts w:cstheme="minorHAnsi"/>
        </w:rPr>
        <w:t>ría</w:t>
      </w:r>
      <w:r w:rsidRPr="00825CBF">
        <w:rPr>
          <w:rFonts w:cstheme="minorHAnsi"/>
        </w:rPr>
        <w:t>?</w:t>
      </w:r>
      <w:commentRangeEnd w:id="837"/>
      <w:r w:rsidR="003431D6">
        <w:rPr>
          <w:rStyle w:val="CommentReference"/>
        </w:rPr>
        <w:commentReference w:id="837"/>
      </w:r>
      <w:commentRangeEnd w:id="838"/>
      <w:r w:rsidR="00317F93">
        <w:rPr>
          <w:rStyle w:val="CommentReference"/>
        </w:rPr>
        <w:commentReference w:id="838"/>
      </w:r>
    </w:p>
    <w:p w14:paraId="4F69F31D" w14:textId="6AAA1C0A" w:rsidR="00392D7D" w:rsidRPr="00825CBF" w:rsidRDefault="00392D7D" w:rsidP="00886E94">
      <w:pPr>
        <w:jc w:val="both"/>
        <w:rPr>
          <w:rFonts w:cstheme="minorHAnsi"/>
        </w:rPr>
      </w:pPr>
      <w:r w:rsidRPr="00825CBF">
        <w:rPr>
          <w:rFonts w:cstheme="minorHAnsi"/>
        </w:rPr>
        <w:t>(</w:t>
      </w:r>
      <w:r w:rsidR="003431D6">
        <w:rPr>
          <w:rFonts w:cstheme="minorHAnsi"/>
        </w:rPr>
        <w:t xml:space="preserve">Introduzca su respuesta </w:t>
      </w:r>
      <w:r w:rsidRPr="00825CBF">
        <w:rPr>
          <w:rFonts w:cstheme="minorHAnsi"/>
        </w:rPr>
        <w:t>en semanas. Si necesita escribir decimales, utilice "." y no ","").</w:t>
      </w:r>
    </w:p>
    <w:p w14:paraId="2EA08A29" w14:textId="33DDF147" w:rsidR="00392D7D" w:rsidRPr="00825CBF" w:rsidRDefault="00392D7D" w:rsidP="00886E94">
      <w:pPr>
        <w:pStyle w:val="ListParagraph"/>
        <w:numPr>
          <w:ilvl w:val="0"/>
          <w:numId w:val="6"/>
        </w:numPr>
        <w:jc w:val="both"/>
        <w:rPr>
          <w:rFonts w:cstheme="minorHAnsi"/>
        </w:rPr>
      </w:pPr>
      <w:r w:rsidRPr="00825CBF">
        <w:rPr>
          <w:rFonts w:cstheme="minorHAnsi"/>
        </w:rPr>
        <w:t xml:space="preserve">En el zoológico, los leones comen una tonelada de carne cada 6 semanas, </w:t>
      </w:r>
      <w:r w:rsidR="003431D6">
        <w:rPr>
          <w:rFonts w:cstheme="minorHAnsi"/>
        </w:rPr>
        <w:t>mientras que</w:t>
      </w:r>
      <w:r w:rsidR="003431D6" w:rsidRPr="00825CBF">
        <w:rPr>
          <w:rFonts w:cstheme="minorHAnsi"/>
        </w:rPr>
        <w:t xml:space="preserve"> </w:t>
      </w:r>
      <w:r w:rsidRPr="00825CBF">
        <w:rPr>
          <w:rFonts w:cstheme="minorHAnsi"/>
        </w:rPr>
        <w:t xml:space="preserve">los tigres comen </w:t>
      </w:r>
      <w:r w:rsidR="003431D6">
        <w:rPr>
          <w:rFonts w:cstheme="minorHAnsi"/>
        </w:rPr>
        <w:t>una</w:t>
      </w:r>
      <w:r w:rsidR="003431D6" w:rsidRPr="00825CBF">
        <w:rPr>
          <w:rFonts w:cstheme="minorHAnsi"/>
        </w:rPr>
        <w:t xml:space="preserve"> </w:t>
      </w:r>
      <w:r w:rsidRPr="00825CBF">
        <w:rPr>
          <w:rFonts w:cstheme="minorHAnsi"/>
        </w:rPr>
        <w:t>tonelada de carne cada 12 semanas, ¿cuánto tiempo tardar</w:t>
      </w:r>
      <w:r w:rsidR="003431D6">
        <w:rPr>
          <w:rFonts w:cstheme="minorHAnsi"/>
        </w:rPr>
        <w:t>á</w:t>
      </w:r>
      <w:r w:rsidRPr="00825CBF">
        <w:rPr>
          <w:rFonts w:cstheme="minorHAnsi"/>
        </w:rPr>
        <w:t xml:space="preserve">n </w:t>
      </w:r>
      <w:r w:rsidR="003431D6">
        <w:rPr>
          <w:rFonts w:cstheme="minorHAnsi"/>
        </w:rPr>
        <w:t xml:space="preserve">todos juntos, </w:t>
      </w:r>
      <w:r w:rsidRPr="00825CBF">
        <w:rPr>
          <w:rFonts w:cstheme="minorHAnsi"/>
        </w:rPr>
        <w:t>leones y tigres</w:t>
      </w:r>
      <w:r w:rsidR="003431D6">
        <w:rPr>
          <w:rFonts w:cstheme="minorHAnsi"/>
        </w:rPr>
        <w:t>,</w:t>
      </w:r>
      <w:r w:rsidRPr="00825CBF">
        <w:rPr>
          <w:rFonts w:cstheme="minorHAnsi"/>
        </w:rPr>
        <w:t xml:space="preserve"> en comer una tonelada de carne?</w:t>
      </w:r>
    </w:p>
    <w:p w14:paraId="5FE10C94" w14:textId="43ED6EE5" w:rsidR="00392D7D" w:rsidRPr="00825CBF" w:rsidRDefault="00392D7D" w:rsidP="00886E94">
      <w:pPr>
        <w:jc w:val="both"/>
        <w:rPr>
          <w:rFonts w:cstheme="minorHAnsi"/>
        </w:rPr>
      </w:pPr>
      <w:r w:rsidRPr="00825CBF">
        <w:rPr>
          <w:rFonts w:cstheme="minorHAnsi"/>
        </w:rPr>
        <w:t>(</w:t>
      </w:r>
      <w:r w:rsidR="003431D6">
        <w:rPr>
          <w:rFonts w:cstheme="minorHAnsi"/>
        </w:rPr>
        <w:t xml:space="preserve">Introduzca su respuesta </w:t>
      </w:r>
      <w:r w:rsidRPr="00825CBF">
        <w:rPr>
          <w:rFonts w:cstheme="minorHAnsi"/>
        </w:rPr>
        <w:t>en semanas. Si necesita escribir decimales, utilice "." y no ","").</w:t>
      </w:r>
    </w:p>
    <w:p w14:paraId="57AC60C2" w14:textId="33315E2E" w:rsidR="00392D7D" w:rsidRPr="00825CBF" w:rsidRDefault="003431D6" w:rsidP="00886E94">
      <w:pPr>
        <w:pStyle w:val="ListParagraph"/>
        <w:numPr>
          <w:ilvl w:val="0"/>
          <w:numId w:val="6"/>
        </w:numPr>
        <w:jc w:val="both"/>
        <w:rPr>
          <w:rFonts w:cstheme="minorHAnsi"/>
        </w:rPr>
      </w:pPr>
      <w:r>
        <w:rPr>
          <w:rFonts w:cstheme="minorHAnsi"/>
        </w:rPr>
        <w:t xml:space="preserve">En una carrera, </w:t>
      </w:r>
      <w:r w:rsidR="00392D7D" w:rsidRPr="00825CBF">
        <w:rPr>
          <w:rFonts w:cstheme="minorHAnsi"/>
        </w:rPr>
        <w:t xml:space="preserve">Juan obtuvo la 25ª marca más rápida y la 25ª </w:t>
      </w:r>
      <w:r>
        <w:rPr>
          <w:rFonts w:cstheme="minorHAnsi"/>
        </w:rPr>
        <w:t xml:space="preserve">marca </w:t>
      </w:r>
      <w:r w:rsidR="00392D7D" w:rsidRPr="00825CBF">
        <w:rPr>
          <w:rFonts w:cstheme="minorHAnsi"/>
        </w:rPr>
        <w:t>más lenta. ¿Cuántas personas participa</w:t>
      </w:r>
      <w:r>
        <w:rPr>
          <w:rFonts w:cstheme="minorHAnsi"/>
        </w:rPr>
        <w:t>ro</w:t>
      </w:r>
      <w:r w:rsidR="00392D7D" w:rsidRPr="00825CBF">
        <w:rPr>
          <w:rFonts w:cstheme="minorHAnsi"/>
        </w:rPr>
        <w:t>n en la carrera?</w:t>
      </w:r>
    </w:p>
    <w:p w14:paraId="0B08C7E6" w14:textId="028F73D3" w:rsidR="00392D7D" w:rsidRPr="00825CBF" w:rsidRDefault="00B91AC1" w:rsidP="00886E94">
      <w:pPr>
        <w:jc w:val="both"/>
        <w:rPr>
          <w:rFonts w:cstheme="minorHAnsi"/>
        </w:rPr>
      </w:pPr>
      <w:r w:rsidRPr="00825CBF">
        <w:rPr>
          <w:rFonts w:cstheme="minorHAnsi"/>
        </w:rPr>
        <w:t>(</w:t>
      </w:r>
      <w:r>
        <w:rPr>
          <w:rFonts w:cstheme="minorHAnsi"/>
        </w:rPr>
        <w:t xml:space="preserve">Introduzca su respuesta </w:t>
      </w:r>
      <w:r w:rsidRPr="00825CBF">
        <w:rPr>
          <w:rFonts w:cstheme="minorHAnsi"/>
        </w:rPr>
        <w:t xml:space="preserve">en </w:t>
      </w:r>
      <w:r>
        <w:rPr>
          <w:rFonts w:cstheme="minorHAnsi"/>
        </w:rPr>
        <w:t xml:space="preserve">números. </w:t>
      </w:r>
      <w:r w:rsidR="00392D7D" w:rsidRPr="00825CBF">
        <w:rPr>
          <w:rFonts w:cstheme="minorHAnsi"/>
        </w:rPr>
        <w:t>Si necesita escribir decimales, utilice "." y no ",".)</w:t>
      </w:r>
    </w:p>
    <w:p w14:paraId="6AE978BA" w14:textId="3E8D9C3B" w:rsidR="00392D7D" w:rsidRPr="00825CBF" w:rsidRDefault="00392D7D" w:rsidP="00886E94">
      <w:pPr>
        <w:pStyle w:val="ListParagraph"/>
        <w:numPr>
          <w:ilvl w:val="0"/>
          <w:numId w:val="6"/>
        </w:numPr>
        <w:jc w:val="both"/>
        <w:rPr>
          <w:rFonts w:cstheme="minorHAnsi"/>
        </w:rPr>
      </w:pPr>
      <w:r w:rsidRPr="00825CBF">
        <w:rPr>
          <w:rFonts w:cstheme="minorHAnsi"/>
        </w:rPr>
        <w:t xml:space="preserve">Un coleccionista de arte </w:t>
      </w:r>
      <w:r w:rsidR="003431D6" w:rsidRPr="00825CBF">
        <w:rPr>
          <w:rFonts w:cstheme="minorHAnsi"/>
        </w:rPr>
        <w:t>adqui</w:t>
      </w:r>
      <w:r w:rsidR="003431D6">
        <w:rPr>
          <w:rFonts w:cstheme="minorHAnsi"/>
        </w:rPr>
        <w:t>rió</w:t>
      </w:r>
      <w:r w:rsidR="003431D6" w:rsidRPr="00825CBF">
        <w:rPr>
          <w:rFonts w:cstheme="minorHAnsi"/>
        </w:rPr>
        <w:t xml:space="preserve"> </w:t>
      </w:r>
      <w:r w:rsidRPr="00825CBF">
        <w:rPr>
          <w:rFonts w:cstheme="minorHAnsi"/>
        </w:rPr>
        <w:t xml:space="preserve">un cuadro famoso por 50 millones y </w:t>
      </w:r>
      <w:r w:rsidR="003431D6">
        <w:rPr>
          <w:rFonts w:cstheme="minorHAnsi"/>
        </w:rPr>
        <w:t xml:space="preserve">después </w:t>
      </w:r>
      <w:r w:rsidRPr="00825CBF">
        <w:rPr>
          <w:rFonts w:cstheme="minorHAnsi"/>
        </w:rPr>
        <w:t>lo vend</w:t>
      </w:r>
      <w:r w:rsidR="003431D6">
        <w:rPr>
          <w:rFonts w:cstheme="minorHAnsi"/>
        </w:rPr>
        <w:t>ió</w:t>
      </w:r>
      <w:r w:rsidRPr="00825CBF">
        <w:rPr>
          <w:rFonts w:cstheme="minorHAnsi"/>
        </w:rPr>
        <w:t xml:space="preserve"> por 60 millones. Unos años más tarde, el </w:t>
      </w:r>
      <w:r w:rsidR="003431D6">
        <w:rPr>
          <w:rFonts w:cstheme="minorHAnsi"/>
        </w:rPr>
        <w:t xml:space="preserve">mismo </w:t>
      </w:r>
      <w:r w:rsidRPr="00825CBF">
        <w:rPr>
          <w:rFonts w:cstheme="minorHAnsi"/>
        </w:rPr>
        <w:t xml:space="preserve">coleccionista </w:t>
      </w:r>
      <w:r w:rsidR="003431D6">
        <w:rPr>
          <w:rFonts w:cstheme="minorHAnsi"/>
        </w:rPr>
        <w:t>volvió</w:t>
      </w:r>
      <w:r w:rsidR="003431D6" w:rsidRPr="00825CBF">
        <w:rPr>
          <w:rFonts w:cstheme="minorHAnsi"/>
        </w:rPr>
        <w:t xml:space="preserve"> </w:t>
      </w:r>
      <w:r w:rsidRPr="00825CBF">
        <w:rPr>
          <w:rFonts w:cstheme="minorHAnsi"/>
        </w:rPr>
        <w:t>a comprar</w:t>
      </w:r>
      <w:r w:rsidR="003431D6">
        <w:rPr>
          <w:rFonts w:cstheme="minorHAnsi"/>
        </w:rPr>
        <w:t xml:space="preserve"> el cuadro</w:t>
      </w:r>
      <w:r w:rsidRPr="00825CBF">
        <w:rPr>
          <w:rFonts w:cstheme="minorHAnsi"/>
        </w:rPr>
        <w:t xml:space="preserve"> por 70 millones, y finalmente lo vend</w:t>
      </w:r>
      <w:r w:rsidR="003431D6">
        <w:rPr>
          <w:rFonts w:cstheme="minorHAnsi"/>
        </w:rPr>
        <w:t>ió</w:t>
      </w:r>
      <w:r w:rsidRPr="00825CBF">
        <w:rPr>
          <w:rFonts w:cstheme="minorHAnsi"/>
        </w:rPr>
        <w:t xml:space="preserve"> por 80 millones. ¿Cuánto </w:t>
      </w:r>
      <w:r w:rsidR="003431D6">
        <w:rPr>
          <w:rFonts w:cstheme="minorHAnsi"/>
        </w:rPr>
        <w:t xml:space="preserve">dinero </w:t>
      </w:r>
      <w:r w:rsidRPr="00825CBF">
        <w:rPr>
          <w:rFonts w:cstheme="minorHAnsi"/>
        </w:rPr>
        <w:t>ha ganado en total el coleccionista?</w:t>
      </w:r>
    </w:p>
    <w:p w14:paraId="19C95DED" w14:textId="787F5653" w:rsidR="00392D7D" w:rsidRPr="00825CBF" w:rsidRDefault="00392D7D" w:rsidP="00886E94">
      <w:pPr>
        <w:jc w:val="both"/>
        <w:rPr>
          <w:rFonts w:cstheme="minorHAnsi"/>
        </w:rPr>
      </w:pPr>
      <w:r w:rsidRPr="00825CBF">
        <w:rPr>
          <w:rFonts w:cstheme="minorHAnsi"/>
        </w:rPr>
        <w:t>(</w:t>
      </w:r>
      <w:ins w:id="839" w:author="Mercedes Ines Fevre Obarrio" w:date="2024-07-01T13:06:00Z">
        <w:r w:rsidR="00AA1BA1">
          <w:rPr>
            <w:rFonts w:cstheme="minorHAnsi"/>
          </w:rPr>
          <w:t xml:space="preserve">Introduzca su respuesta </w:t>
        </w:r>
        <w:r w:rsidR="00AA1BA1" w:rsidRPr="00825CBF">
          <w:rPr>
            <w:rFonts w:cstheme="minorHAnsi"/>
          </w:rPr>
          <w:t>en millones</w:t>
        </w:r>
      </w:ins>
      <w:r w:rsidRPr="00825CBF">
        <w:rPr>
          <w:rFonts w:cstheme="minorHAnsi"/>
        </w:rPr>
        <w:t>. Si necesita escribir decimales, utilice "." y no ","").</w:t>
      </w:r>
    </w:p>
    <w:p w14:paraId="5D25055E" w14:textId="3A9CFD20" w:rsidR="00392D7D" w:rsidRPr="00825CBF" w:rsidRDefault="00392D7D" w:rsidP="00886E94">
      <w:pPr>
        <w:pStyle w:val="ListParagraph"/>
        <w:numPr>
          <w:ilvl w:val="0"/>
          <w:numId w:val="6"/>
        </w:numPr>
        <w:jc w:val="both"/>
        <w:rPr>
          <w:rFonts w:cstheme="minorHAnsi"/>
        </w:rPr>
      </w:pPr>
      <w:r w:rsidRPr="00825CBF">
        <w:rPr>
          <w:rFonts w:cstheme="minorHAnsi"/>
        </w:rPr>
        <w:t xml:space="preserve">María invirtió 12.000 dólares en bolsa en noviembre de 2013. Seis meses después, en mayo de 2014, </w:t>
      </w:r>
      <w:r w:rsidR="003431D6">
        <w:rPr>
          <w:rFonts w:cstheme="minorHAnsi"/>
        </w:rPr>
        <w:t xml:space="preserve">el valor de </w:t>
      </w:r>
      <w:r w:rsidRPr="00825CBF">
        <w:rPr>
          <w:rFonts w:cstheme="minorHAnsi"/>
        </w:rPr>
        <w:t xml:space="preserve">las acciones que había comprado había bajado un 50%. Afortunadamente para </w:t>
      </w:r>
      <w:r w:rsidR="003431D6" w:rsidRPr="00825CBF">
        <w:rPr>
          <w:rFonts w:cstheme="minorHAnsi"/>
        </w:rPr>
        <w:t>Mar</w:t>
      </w:r>
      <w:r w:rsidR="003431D6">
        <w:rPr>
          <w:rFonts w:cstheme="minorHAnsi"/>
        </w:rPr>
        <w:t>ía</w:t>
      </w:r>
      <w:r w:rsidRPr="00825CBF">
        <w:rPr>
          <w:rFonts w:cstheme="minorHAnsi"/>
        </w:rPr>
        <w:t>, de mayo de 2014 a agosto de 2014,</w:t>
      </w:r>
      <w:r w:rsidR="003431D6">
        <w:rPr>
          <w:rFonts w:cstheme="minorHAnsi"/>
        </w:rPr>
        <w:t xml:space="preserve"> el valor de</w:t>
      </w:r>
      <w:r w:rsidRPr="00825CBF">
        <w:rPr>
          <w:rFonts w:cstheme="minorHAnsi"/>
        </w:rPr>
        <w:t xml:space="preserve"> las acciones que había comprado subi</w:t>
      </w:r>
      <w:r w:rsidR="003431D6">
        <w:rPr>
          <w:rFonts w:cstheme="minorHAnsi"/>
        </w:rPr>
        <w:t>ó</w:t>
      </w:r>
      <w:r w:rsidRPr="00825CBF">
        <w:rPr>
          <w:rFonts w:cstheme="minorHAnsi"/>
        </w:rPr>
        <w:t xml:space="preserve"> un 75%. En ese momento, María:</w:t>
      </w:r>
    </w:p>
    <w:p w14:paraId="704BD0CB" w14:textId="77777777" w:rsidR="00392D7D" w:rsidRPr="00825CBF" w:rsidRDefault="00392D7D" w:rsidP="00886E94">
      <w:pPr>
        <w:pStyle w:val="ListParagraph"/>
        <w:numPr>
          <w:ilvl w:val="0"/>
          <w:numId w:val="7"/>
        </w:numPr>
        <w:jc w:val="both"/>
        <w:rPr>
          <w:rFonts w:cstheme="minorHAnsi"/>
        </w:rPr>
      </w:pPr>
      <w:r w:rsidRPr="00825CBF">
        <w:rPr>
          <w:rFonts w:cstheme="minorHAnsi"/>
        </w:rPr>
        <w:t>ha ganado dinero</w:t>
      </w:r>
    </w:p>
    <w:p w14:paraId="2796004C" w14:textId="77777777" w:rsidR="00392D7D" w:rsidRPr="00825CBF" w:rsidRDefault="00392D7D" w:rsidP="00886E94">
      <w:pPr>
        <w:pStyle w:val="ListParagraph"/>
        <w:numPr>
          <w:ilvl w:val="0"/>
          <w:numId w:val="7"/>
        </w:numPr>
        <w:jc w:val="both"/>
        <w:rPr>
          <w:rFonts w:cstheme="minorHAnsi"/>
        </w:rPr>
      </w:pPr>
      <w:r w:rsidRPr="00825CBF">
        <w:rPr>
          <w:rFonts w:cstheme="minorHAnsi"/>
        </w:rPr>
        <w:t>ha perdido dinero</w:t>
      </w:r>
    </w:p>
    <w:p w14:paraId="6FD61E55" w14:textId="6D13397C" w:rsidR="00AA1BA1" w:rsidRPr="00AA1BA1" w:rsidRDefault="00392D7D" w:rsidP="00AA1BA1">
      <w:pPr>
        <w:pStyle w:val="ListParagraph"/>
        <w:numPr>
          <w:ilvl w:val="0"/>
          <w:numId w:val="7"/>
        </w:numPr>
        <w:jc w:val="both"/>
        <w:rPr>
          <w:rFonts w:cstheme="minorHAnsi"/>
        </w:rPr>
      </w:pPr>
      <w:r w:rsidRPr="00825CBF">
        <w:rPr>
          <w:rFonts w:cstheme="minorHAnsi"/>
        </w:rPr>
        <w:t>no ha ganado ni perdido dinero</w:t>
      </w:r>
    </w:p>
    <w:p w14:paraId="7465F7F4" w14:textId="77777777" w:rsidR="00AA1BA1" w:rsidRDefault="00AA1BA1" w:rsidP="00886E94">
      <w:pPr>
        <w:jc w:val="both"/>
        <w:rPr>
          <w:ins w:id="840" w:author="Mercedes Ines Fevre Obarrio" w:date="2024-07-01T13:08:00Z"/>
          <w:rFonts w:cstheme="minorHAnsi"/>
        </w:rPr>
      </w:pPr>
    </w:p>
    <w:p w14:paraId="5E141BEE" w14:textId="77777777" w:rsidR="00AA1BA1" w:rsidRDefault="00AA1BA1" w:rsidP="00AA1BA1">
      <w:pPr>
        <w:jc w:val="both"/>
        <w:rPr>
          <w:ins w:id="841" w:author="Mercedes Ines Fevre Obarrio" w:date="2024-07-01T13:08:00Z"/>
          <w:rFonts w:cstheme="minorHAnsi"/>
        </w:rPr>
      </w:pPr>
      <w:ins w:id="842" w:author="Mercedes Ines Fevre Obarrio" w:date="2024-07-01T13:08:00Z">
        <w:r w:rsidRPr="00825CBF">
          <w:rPr>
            <w:rFonts w:cstheme="minorHAnsi"/>
          </w:rPr>
          <w:t>(</w:t>
        </w:r>
        <w:r>
          <w:rPr>
            <w:rFonts w:cstheme="minorHAnsi"/>
          </w:rPr>
          <w:t>Introduzca la letra en mayúsculas de la opción elegida por usted)</w:t>
        </w:r>
      </w:ins>
    </w:p>
    <w:p w14:paraId="24BD8143" w14:textId="77777777" w:rsidR="00B91AC1" w:rsidRDefault="00B91AC1" w:rsidP="00886E94">
      <w:pPr>
        <w:jc w:val="both"/>
        <w:rPr>
          <w:ins w:id="843" w:author="Mercedes Ines Fevre Obarrio" w:date="2024-09-04T11:35:00Z" w16du:dateUtc="2024-09-04T09:35:00Z"/>
          <w:rFonts w:cstheme="minorHAnsi"/>
        </w:rPr>
      </w:pPr>
    </w:p>
    <w:p w14:paraId="216B8488" w14:textId="77777777" w:rsidR="00942BC3" w:rsidRPr="00866D5C" w:rsidRDefault="00942BC3" w:rsidP="00942BC3">
      <w:pPr>
        <w:jc w:val="both"/>
        <w:rPr>
          <w:ins w:id="844" w:author="Mercedes Ines Fevre Obarrio" w:date="2024-09-04T11:35:00Z" w16du:dateUtc="2024-09-04T09:35:00Z"/>
          <w:rFonts w:ascii="Arial" w:eastAsia="Times New Roman" w:hAnsi="Arial" w:cs="Arial"/>
          <w:kern w:val="0"/>
          <w:sz w:val="16"/>
          <w:szCs w:val="16"/>
          <w:lang w:eastAsia="fr-FR"/>
          <w14:ligatures w14:val="none"/>
        </w:rPr>
      </w:pPr>
      <w:ins w:id="845" w:author="Mercedes Ines Fevre Obarrio" w:date="2024-09-04T11:35:00Z" w16du:dateUtc="2024-09-04T09:35:00Z">
        <w:r w:rsidRPr="00866D5C">
          <w:rPr>
            <w:rFonts w:ascii="Times New Roman" w:eastAsia="Times New Roman" w:hAnsi="Times New Roman" w:cs="Times New Roman"/>
            <w:kern w:val="0"/>
            <w:sz w:val="24"/>
            <w:szCs w:val="24"/>
            <w:lang w:eastAsia="fr-FR"/>
            <w14:ligatures w14:val="none"/>
          </w:rPr>
          <w:t>Haga clic en "Siguiente" para continuar</w:t>
        </w:r>
      </w:ins>
    </w:p>
    <w:p w14:paraId="407C6F8D" w14:textId="77777777" w:rsidR="00317F93" w:rsidRPr="00FA7665" w:rsidRDefault="00317F93" w:rsidP="00317F93">
      <w:pPr>
        <w:jc w:val="both"/>
        <w:rPr>
          <w:ins w:id="846" w:author="Mercedes Ines Fevre Obarrio" w:date="2024-07-01T13:16:00Z"/>
          <w:b/>
          <w:bCs/>
          <w:sz w:val="24"/>
          <w:szCs w:val="24"/>
        </w:rPr>
      </w:pPr>
      <w:ins w:id="847" w:author="Mercedes Ines Fevre Obarrio" w:date="2024-07-01T13:16:00Z">
        <w:r w:rsidRPr="00FA7665">
          <w:rPr>
            <w:b/>
            <w:bCs/>
            <w:sz w:val="24"/>
            <w:szCs w:val="24"/>
          </w:rPr>
          <w:t>{</w:t>
        </w:r>
        <w:proofErr w:type="gramStart"/>
        <w:r w:rsidRPr="00317F93">
          <w:rPr>
            <w:b/>
            <w:bCs/>
            <w:sz w:val="24"/>
            <w:szCs w:val="24"/>
            <w:highlight w:val="lightGray"/>
          </w:rPr>
          <w:t>Siguiente</w:t>
        </w:r>
        <w:r w:rsidRPr="00317F93" w:rsidDel="00AA1BA1">
          <w:rPr>
            <w:b/>
            <w:bCs/>
            <w:sz w:val="24"/>
            <w:szCs w:val="24"/>
            <w:highlight w:val="lightGray"/>
          </w:rPr>
          <w:t xml:space="preserve"> </w:t>
        </w:r>
        <w:r w:rsidRPr="00FA7665">
          <w:rPr>
            <w:b/>
            <w:bCs/>
            <w:sz w:val="24"/>
            <w:szCs w:val="24"/>
          </w:rPr>
          <w:t>}</w:t>
        </w:r>
        <w:proofErr w:type="gramEnd"/>
      </w:ins>
    </w:p>
    <w:p w14:paraId="48BC161C" w14:textId="77777777" w:rsidR="00317F93" w:rsidRDefault="00317F93" w:rsidP="00886E94">
      <w:pPr>
        <w:jc w:val="both"/>
        <w:rPr>
          <w:rFonts w:cstheme="minorHAnsi"/>
        </w:rPr>
      </w:pPr>
    </w:p>
    <w:p w14:paraId="03CA9500" w14:textId="70DEB898" w:rsidR="00392D7D" w:rsidRPr="00825CBF" w:rsidRDefault="00392D7D" w:rsidP="00317F93">
      <w:pPr>
        <w:jc w:val="center"/>
        <w:rPr>
          <w:rFonts w:cstheme="minorHAnsi"/>
          <w:b/>
          <w:bCs/>
        </w:rPr>
      </w:pPr>
      <w:r>
        <w:rPr>
          <w:rFonts w:cstheme="minorHAnsi"/>
          <w:b/>
          <w:bCs/>
        </w:rPr>
        <w:t>Pantalla 28</w:t>
      </w:r>
      <w:r w:rsidR="00B91AC1">
        <w:rPr>
          <w:rFonts w:cstheme="minorHAnsi"/>
          <w:b/>
          <w:bCs/>
        </w:rPr>
        <w:t>a</w:t>
      </w:r>
    </w:p>
    <w:p w14:paraId="0DC2E0B1" w14:textId="2D4C59F1" w:rsidR="00392D7D" w:rsidRPr="00825CBF" w:rsidRDefault="00392D7D" w:rsidP="00886E94">
      <w:pPr>
        <w:jc w:val="both"/>
        <w:rPr>
          <w:rFonts w:cstheme="minorHAnsi"/>
        </w:rPr>
      </w:pPr>
      <w:r w:rsidRPr="00825CBF">
        <w:rPr>
          <w:rFonts w:cstheme="minorHAnsi"/>
        </w:rPr>
        <w:t xml:space="preserve">A continuación, se presentan varias situaciones en las que deberá elegir entre dos </w:t>
      </w:r>
      <w:commentRangeStart w:id="848"/>
      <w:commentRangeStart w:id="849"/>
      <w:r w:rsidRPr="00825CBF">
        <w:rPr>
          <w:rFonts w:cstheme="minorHAnsi"/>
        </w:rPr>
        <w:t>tomas de decisiones</w:t>
      </w:r>
      <w:commentRangeEnd w:id="848"/>
      <w:r w:rsidR="003431D6">
        <w:rPr>
          <w:rStyle w:val="CommentReference"/>
        </w:rPr>
        <w:commentReference w:id="848"/>
      </w:r>
      <w:commentRangeEnd w:id="849"/>
      <w:r w:rsidR="00317F93">
        <w:rPr>
          <w:rStyle w:val="CommentReference"/>
        </w:rPr>
        <w:commentReference w:id="849"/>
      </w:r>
      <w:r w:rsidRPr="00825CBF">
        <w:rPr>
          <w:rFonts w:cstheme="minorHAnsi"/>
        </w:rPr>
        <w:t>.</w:t>
      </w:r>
    </w:p>
    <w:p w14:paraId="0832A8EA" w14:textId="77777777" w:rsidR="00392D7D" w:rsidRPr="009773FF" w:rsidRDefault="00392D7D" w:rsidP="00886E94">
      <w:pPr>
        <w:jc w:val="both"/>
        <w:rPr>
          <w:rFonts w:cstheme="minorHAnsi"/>
        </w:rPr>
      </w:pPr>
      <w:r w:rsidRPr="009773FF">
        <w:rPr>
          <w:rFonts w:cstheme="minorHAnsi"/>
        </w:rPr>
        <w:t>En la siguiente pantalla se le pedirá que tome seis decisiones.</w:t>
      </w:r>
    </w:p>
    <w:p w14:paraId="1A86DED8" w14:textId="77777777" w:rsidR="00392D7D" w:rsidRPr="009773FF" w:rsidRDefault="00392D7D" w:rsidP="00886E94">
      <w:pPr>
        <w:jc w:val="both"/>
        <w:rPr>
          <w:rFonts w:cstheme="minorHAnsi"/>
        </w:rPr>
      </w:pPr>
      <w:r w:rsidRPr="009773FF">
        <w:rPr>
          <w:rFonts w:cstheme="minorHAnsi"/>
        </w:rPr>
        <w:t>En cada problema de decisión se le emparejará con un participante diferente.</w:t>
      </w:r>
    </w:p>
    <w:p w14:paraId="431FC309" w14:textId="4B598D95" w:rsidR="00392D7D" w:rsidRPr="009773FF" w:rsidRDefault="00392D7D" w:rsidP="00886E94">
      <w:pPr>
        <w:jc w:val="both"/>
        <w:rPr>
          <w:rFonts w:cstheme="minorHAnsi"/>
        </w:rPr>
      </w:pPr>
      <w:r w:rsidRPr="009773FF">
        <w:rPr>
          <w:rFonts w:cstheme="minorHAnsi"/>
        </w:rPr>
        <w:t>Una vez completada la encuesta, usted y los demás participantes recibirán una remuneración en función de sus elecciones. En concreto, cada problema de decisión tiene dos papeles posibles: uno activo y otro pasivo. Se le pagará por un único problema de decisión seleccionado al azar entre los seis y, dentro de ese problema de decisión, su papel final también se seleccionará al azar. No se utili</w:t>
      </w:r>
      <w:r w:rsidR="00E94C6B">
        <w:rPr>
          <w:rFonts w:cstheme="minorHAnsi"/>
        </w:rPr>
        <w:t xml:space="preserve">za </w:t>
      </w:r>
      <w:r w:rsidRPr="009773FF">
        <w:rPr>
          <w:rFonts w:cstheme="minorHAnsi"/>
        </w:rPr>
        <w:t>el engaño.</w:t>
      </w:r>
    </w:p>
    <w:p w14:paraId="3489FD72" w14:textId="77777777" w:rsidR="00392D7D" w:rsidRPr="009773FF" w:rsidRDefault="00392D7D" w:rsidP="00886E94">
      <w:pPr>
        <w:jc w:val="both"/>
        <w:rPr>
          <w:rFonts w:cstheme="minorHAnsi"/>
        </w:rPr>
      </w:pPr>
      <w:r w:rsidRPr="009773FF">
        <w:rPr>
          <w:rFonts w:cstheme="minorHAnsi"/>
        </w:rPr>
        <w:t>Cada problema de decisión consiste en elegir entre dos repartos de puntos entre usted y el otro participante. La opción A será la misma en las seis decisiones: 10 puntos para usted y 10 puntos para el otro participante. Sin embargo, el reparto en la opción B cambiará cada vez.</w:t>
      </w:r>
    </w:p>
    <w:p w14:paraId="2CCCDBB4" w14:textId="77777777" w:rsidR="00392D7D" w:rsidRPr="009773FF" w:rsidRDefault="00392D7D" w:rsidP="00886E94">
      <w:pPr>
        <w:jc w:val="both"/>
        <w:rPr>
          <w:rFonts w:cstheme="minorHAnsi"/>
        </w:rPr>
      </w:pPr>
      <w:r w:rsidRPr="009773FF">
        <w:rPr>
          <w:rFonts w:cstheme="minorHAnsi"/>
        </w:rPr>
        <w:t>Tenga en cuenta que el otro participante nunca será informado de su identidad personal y que usted no será informado de la identidad personal del otro participante.</w:t>
      </w:r>
    </w:p>
    <w:p w14:paraId="4A154156" w14:textId="33A78001" w:rsidR="00392D7D" w:rsidRDefault="00392D7D" w:rsidP="00886E94">
      <w:pPr>
        <w:jc w:val="both"/>
        <w:rPr>
          <w:rFonts w:cstheme="minorHAnsi"/>
        </w:rPr>
      </w:pPr>
      <w:r w:rsidRPr="009773FF">
        <w:rPr>
          <w:rFonts w:cstheme="minorHAnsi"/>
        </w:rPr>
        <w:t>Si está preparado, seleccione "</w:t>
      </w:r>
      <w:r w:rsidR="00B91AC1">
        <w:rPr>
          <w:rFonts w:cstheme="minorHAnsi"/>
        </w:rPr>
        <w:t>Siguiente</w:t>
      </w:r>
      <w:r w:rsidRPr="009773FF">
        <w:rPr>
          <w:rFonts w:cstheme="minorHAnsi"/>
        </w:rPr>
        <w:t>" para pasar a la página siguiente.</w:t>
      </w:r>
    </w:p>
    <w:p w14:paraId="304AA6A3" w14:textId="77777777" w:rsidR="00C5023B" w:rsidRPr="004B57A1" w:rsidRDefault="00C5023B" w:rsidP="00C5023B">
      <w:pPr>
        <w:jc w:val="both"/>
        <w:rPr>
          <w:ins w:id="850" w:author="Mercedes Ines Fevre Obarrio" w:date="2024-07-01T13:22:00Z"/>
          <w:b/>
          <w:bCs/>
          <w:sz w:val="24"/>
          <w:szCs w:val="24"/>
        </w:rPr>
      </w:pPr>
      <w:ins w:id="851" w:author="Mercedes Ines Fevre Obarrio" w:date="2024-07-01T13:22:00Z">
        <w:r w:rsidRPr="004B57A1">
          <w:rPr>
            <w:b/>
            <w:bCs/>
            <w:sz w:val="24"/>
            <w:szCs w:val="24"/>
          </w:rPr>
          <w:t>{</w:t>
        </w:r>
        <w:proofErr w:type="gramStart"/>
        <w:r w:rsidRPr="00C5023B">
          <w:rPr>
            <w:b/>
            <w:bCs/>
            <w:sz w:val="24"/>
            <w:szCs w:val="24"/>
            <w:highlight w:val="lightGray"/>
          </w:rPr>
          <w:t>Siguiente</w:t>
        </w:r>
        <w:r w:rsidRPr="00C5023B" w:rsidDel="00317F93">
          <w:rPr>
            <w:b/>
            <w:bCs/>
            <w:sz w:val="24"/>
            <w:szCs w:val="24"/>
            <w:highlight w:val="lightGray"/>
          </w:rPr>
          <w:t xml:space="preserve"> </w:t>
        </w:r>
        <w:r w:rsidRPr="004B57A1">
          <w:rPr>
            <w:b/>
            <w:bCs/>
            <w:sz w:val="24"/>
            <w:szCs w:val="24"/>
          </w:rPr>
          <w:t>}</w:t>
        </w:r>
        <w:proofErr w:type="gramEnd"/>
      </w:ins>
    </w:p>
    <w:p w14:paraId="0C64D82F" w14:textId="30AE2A52" w:rsidR="00317F93" w:rsidRDefault="00317F93">
      <w:pPr>
        <w:rPr>
          <w:ins w:id="852" w:author="Mercedes Ines Fevre Obarrio" w:date="2024-07-01T13:15:00Z"/>
          <w:rFonts w:cstheme="minorHAnsi"/>
        </w:rPr>
      </w:pPr>
      <w:ins w:id="853" w:author="Mercedes Ines Fevre Obarrio" w:date="2024-07-01T13:15:00Z">
        <w:r>
          <w:rPr>
            <w:rFonts w:cstheme="minorHAnsi"/>
          </w:rPr>
          <w:br w:type="page"/>
        </w:r>
      </w:ins>
    </w:p>
    <w:p w14:paraId="249A5D3D" w14:textId="77777777" w:rsidR="00B91AC1" w:rsidRDefault="00B91AC1" w:rsidP="00886E94">
      <w:pPr>
        <w:jc w:val="both"/>
        <w:rPr>
          <w:rFonts w:cstheme="minorHAnsi"/>
        </w:rPr>
      </w:pPr>
    </w:p>
    <w:p w14:paraId="568082C6" w14:textId="6B587459" w:rsidR="00B91AC1" w:rsidRPr="00825CBF" w:rsidRDefault="00B91AC1" w:rsidP="00317F93">
      <w:pPr>
        <w:jc w:val="center"/>
        <w:rPr>
          <w:rFonts w:cstheme="minorHAnsi"/>
          <w:b/>
          <w:bCs/>
        </w:rPr>
      </w:pPr>
      <w:r>
        <w:rPr>
          <w:rFonts w:cstheme="minorHAnsi"/>
          <w:b/>
          <w:bCs/>
        </w:rPr>
        <w:t>Pantalla 28b</w:t>
      </w:r>
    </w:p>
    <w:p w14:paraId="2C785BE2" w14:textId="77777777" w:rsidR="00392D7D" w:rsidRDefault="00392D7D" w:rsidP="00886E94">
      <w:pPr>
        <w:jc w:val="both"/>
        <w:rPr>
          <w:rFonts w:cstheme="minorHAnsi"/>
        </w:rPr>
      </w:pPr>
    </w:p>
    <w:p w14:paraId="2069A633" w14:textId="77777777" w:rsidR="00392D7D" w:rsidRPr="009773FF" w:rsidRDefault="00392D7D" w:rsidP="00886E94">
      <w:pPr>
        <w:jc w:val="both"/>
        <w:rPr>
          <w:rFonts w:cstheme="minorHAnsi"/>
        </w:rPr>
      </w:pPr>
      <w:r w:rsidRPr="009773FF">
        <w:rPr>
          <w:rFonts w:cstheme="minorHAnsi"/>
        </w:rPr>
        <w:t>Opción A:</w:t>
      </w:r>
    </w:p>
    <w:p w14:paraId="1019B5BE" w14:textId="77777777" w:rsidR="00392D7D" w:rsidRPr="009773FF" w:rsidRDefault="00392D7D" w:rsidP="00886E94">
      <w:pPr>
        <w:pStyle w:val="ListParagraph"/>
        <w:numPr>
          <w:ilvl w:val="0"/>
          <w:numId w:val="9"/>
        </w:numPr>
        <w:jc w:val="both"/>
        <w:rPr>
          <w:rFonts w:cstheme="minorHAnsi"/>
        </w:rPr>
      </w:pPr>
      <w:r w:rsidRPr="009773FF">
        <w:rPr>
          <w:rFonts w:cstheme="minorHAnsi"/>
        </w:rPr>
        <w:t>10 puntos para usted</w:t>
      </w:r>
    </w:p>
    <w:p w14:paraId="455DEAE0" w14:textId="77777777" w:rsidR="00392D7D" w:rsidRPr="009773FF" w:rsidRDefault="00392D7D" w:rsidP="00886E94">
      <w:pPr>
        <w:pStyle w:val="ListParagraph"/>
        <w:numPr>
          <w:ilvl w:val="0"/>
          <w:numId w:val="9"/>
        </w:numPr>
        <w:jc w:val="both"/>
        <w:rPr>
          <w:rFonts w:cstheme="minorHAnsi"/>
        </w:rPr>
      </w:pPr>
      <w:r w:rsidRPr="009773FF">
        <w:rPr>
          <w:rFonts w:cstheme="minorHAnsi"/>
        </w:rPr>
        <w:t>10 puntos para el otro participante</w:t>
      </w:r>
    </w:p>
    <w:p w14:paraId="3F087DB3" w14:textId="77777777" w:rsidR="00392D7D" w:rsidRPr="009773FF" w:rsidRDefault="00392D7D" w:rsidP="00886E94">
      <w:pPr>
        <w:jc w:val="both"/>
        <w:rPr>
          <w:rFonts w:cstheme="minorHAnsi"/>
        </w:rPr>
      </w:pPr>
      <w:r w:rsidRPr="009773FF">
        <w:rPr>
          <w:rFonts w:cstheme="minorHAnsi"/>
        </w:rPr>
        <w:t>Opción B:</w:t>
      </w:r>
    </w:p>
    <w:p w14:paraId="43CB0C33" w14:textId="77777777" w:rsidR="00392D7D" w:rsidRPr="009773FF" w:rsidRDefault="00392D7D" w:rsidP="00886E94">
      <w:pPr>
        <w:pStyle w:val="ListParagraph"/>
        <w:numPr>
          <w:ilvl w:val="0"/>
          <w:numId w:val="10"/>
        </w:numPr>
        <w:jc w:val="both"/>
        <w:rPr>
          <w:rFonts w:cstheme="minorHAnsi"/>
        </w:rPr>
      </w:pPr>
      <w:r w:rsidRPr="009773FF">
        <w:rPr>
          <w:rFonts w:cstheme="minorHAnsi"/>
        </w:rPr>
        <w:t>10 puntos para usted</w:t>
      </w:r>
    </w:p>
    <w:p w14:paraId="5F9FE800" w14:textId="77777777" w:rsidR="00392D7D" w:rsidRDefault="00392D7D" w:rsidP="00886E94">
      <w:pPr>
        <w:pStyle w:val="ListParagraph"/>
        <w:numPr>
          <w:ilvl w:val="0"/>
          <w:numId w:val="10"/>
        </w:numPr>
        <w:jc w:val="both"/>
        <w:rPr>
          <w:rFonts w:cstheme="minorHAnsi"/>
        </w:rPr>
      </w:pPr>
      <w:r w:rsidRPr="009773FF">
        <w:rPr>
          <w:rFonts w:cstheme="minorHAnsi"/>
        </w:rPr>
        <w:t>6 puntos para el otro participante</w:t>
      </w:r>
    </w:p>
    <w:p w14:paraId="14944249" w14:textId="1A6E86E1" w:rsidR="00392D7D" w:rsidRDefault="00B91AC1" w:rsidP="00886E94">
      <w:pPr>
        <w:jc w:val="both"/>
        <w:rPr>
          <w:rFonts w:cstheme="minorHAnsi"/>
        </w:rPr>
      </w:pPr>
      <w:r>
        <w:rPr>
          <w:rFonts w:cstheme="minorHAnsi"/>
        </w:rPr>
        <w:t xml:space="preserve">Introduzca </w:t>
      </w:r>
      <w:commentRangeStart w:id="854"/>
      <w:r w:rsidRPr="00C02422">
        <w:rPr>
          <w:rFonts w:cstheme="minorHAnsi"/>
          <w:highlight w:val="yellow"/>
        </w:rPr>
        <w:t>la</w:t>
      </w:r>
      <w:r w:rsidR="004B57A1" w:rsidRPr="00C02422">
        <w:rPr>
          <w:rFonts w:cstheme="minorHAnsi"/>
          <w:highlight w:val="yellow"/>
        </w:rPr>
        <w:t xml:space="preserve"> </w:t>
      </w:r>
      <w:commentRangeStart w:id="855"/>
      <w:r w:rsidR="004B57A1" w:rsidRPr="00C02422">
        <w:rPr>
          <w:rFonts w:cstheme="minorHAnsi"/>
          <w:highlight w:val="yellow"/>
        </w:rPr>
        <w:t>letra</w:t>
      </w:r>
      <w:commentRangeEnd w:id="854"/>
      <w:commentRangeEnd w:id="855"/>
      <w:r w:rsidR="00C02422">
        <w:rPr>
          <w:rStyle w:val="CommentReference"/>
        </w:rPr>
        <w:commentReference w:id="854"/>
      </w:r>
      <w:r w:rsidR="004B57A1" w:rsidRPr="00C02422">
        <w:rPr>
          <w:rStyle w:val="CommentReference"/>
          <w:highlight w:val="yellow"/>
        </w:rPr>
        <w:commentReference w:id="855"/>
      </w:r>
      <w:r w:rsidR="004B57A1" w:rsidRPr="00C02422">
        <w:rPr>
          <w:rFonts w:cstheme="minorHAnsi"/>
          <w:highlight w:val="yellow"/>
        </w:rPr>
        <w:t xml:space="preserve"> de</w:t>
      </w:r>
      <w:r w:rsidR="004B57A1">
        <w:rPr>
          <w:rFonts w:cstheme="minorHAnsi"/>
        </w:rPr>
        <w:t xml:space="preserve"> la opción</w:t>
      </w:r>
      <w:r>
        <w:rPr>
          <w:rFonts w:cstheme="minorHAnsi"/>
        </w:rPr>
        <w:t xml:space="preserve"> elegida: </w:t>
      </w:r>
    </w:p>
    <w:p w14:paraId="5B3BB49E" w14:textId="1C372D92" w:rsidR="00B91AC1" w:rsidRDefault="00B91AC1" w:rsidP="00886E94">
      <w:pPr>
        <w:jc w:val="both"/>
        <w:rPr>
          <w:ins w:id="856" w:author="Mercedes Ines Fevre Obarrio" w:date="2024-07-01T13:23:00Z"/>
          <w:b/>
          <w:bCs/>
          <w:sz w:val="24"/>
          <w:szCs w:val="24"/>
        </w:rPr>
      </w:pPr>
    </w:p>
    <w:p w14:paraId="534CC1A4" w14:textId="77777777" w:rsidR="00942BC3" w:rsidRPr="00866D5C" w:rsidRDefault="00942BC3" w:rsidP="00942BC3">
      <w:pPr>
        <w:jc w:val="both"/>
        <w:rPr>
          <w:ins w:id="857" w:author="Mercedes Ines Fevre Obarrio" w:date="2024-09-04T11:35:00Z" w16du:dateUtc="2024-09-04T09:35:00Z"/>
          <w:rFonts w:ascii="Arial" w:eastAsia="Times New Roman" w:hAnsi="Arial" w:cs="Arial"/>
          <w:kern w:val="0"/>
          <w:sz w:val="16"/>
          <w:szCs w:val="16"/>
          <w:lang w:eastAsia="fr-FR"/>
          <w14:ligatures w14:val="none"/>
        </w:rPr>
      </w:pPr>
      <w:ins w:id="858" w:author="Mercedes Ines Fevre Obarrio" w:date="2024-09-04T11:35:00Z" w16du:dateUtc="2024-09-04T09:35:00Z">
        <w:r w:rsidRPr="00866D5C">
          <w:rPr>
            <w:rFonts w:ascii="Times New Roman" w:eastAsia="Times New Roman" w:hAnsi="Times New Roman" w:cs="Times New Roman"/>
            <w:kern w:val="0"/>
            <w:sz w:val="24"/>
            <w:szCs w:val="24"/>
            <w:lang w:eastAsia="fr-FR"/>
            <w14:ligatures w14:val="none"/>
          </w:rPr>
          <w:t>Haga clic en "Siguiente" para continuar</w:t>
        </w:r>
      </w:ins>
    </w:p>
    <w:p w14:paraId="04CA5921" w14:textId="77777777" w:rsidR="00942BC3" w:rsidRDefault="00942BC3" w:rsidP="00C5023B">
      <w:pPr>
        <w:jc w:val="both"/>
        <w:rPr>
          <w:ins w:id="859" w:author="Mercedes Ines Fevre Obarrio" w:date="2024-09-04T11:35:00Z" w16du:dateUtc="2024-09-04T09:35:00Z"/>
          <w:b/>
          <w:bCs/>
          <w:sz w:val="24"/>
          <w:szCs w:val="24"/>
        </w:rPr>
      </w:pPr>
    </w:p>
    <w:p w14:paraId="15479458" w14:textId="58BA793F" w:rsidR="00C5023B" w:rsidRPr="004B57A1" w:rsidRDefault="00C5023B" w:rsidP="00C5023B">
      <w:pPr>
        <w:jc w:val="both"/>
        <w:rPr>
          <w:ins w:id="860" w:author="Mercedes Ines Fevre Obarrio" w:date="2024-07-01T13:23:00Z"/>
          <w:b/>
          <w:bCs/>
          <w:sz w:val="24"/>
          <w:szCs w:val="24"/>
        </w:rPr>
      </w:pPr>
      <w:ins w:id="861" w:author="Mercedes Ines Fevre Obarrio" w:date="2024-07-01T13:23:00Z">
        <w:r w:rsidRPr="004B57A1">
          <w:rPr>
            <w:b/>
            <w:bCs/>
            <w:sz w:val="24"/>
            <w:szCs w:val="24"/>
          </w:rPr>
          <w:t>{</w:t>
        </w:r>
        <w:proofErr w:type="gramStart"/>
        <w:r w:rsidRPr="00C5023B">
          <w:rPr>
            <w:b/>
            <w:bCs/>
            <w:sz w:val="24"/>
            <w:szCs w:val="24"/>
            <w:highlight w:val="lightGray"/>
          </w:rPr>
          <w:t>Siguiente</w:t>
        </w:r>
        <w:r w:rsidRPr="00C5023B" w:rsidDel="00317F93">
          <w:rPr>
            <w:b/>
            <w:bCs/>
            <w:sz w:val="24"/>
            <w:szCs w:val="24"/>
            <w:highlight w:val="lightGray"/>
          </w:rPr>
          <w:t xml:space="preserve"> </w:t>
        </w:r>
        <w:r w:rsidRPr="004B57A1">
          <w:rPr>
            <w:b/>
            <w:bCs/>
            <w:sz w:val="24"/>
            <w:szCs w:val="24"/>
          </w:rPr>
          <w:t>}</w:t>
        </w:r>
        <w:proofErr w:type="gramEnd"/>
      </w:ins>
    </w:p>
    <w:p w14:paraId="44E5541E" w14:textId="77777777" w:rsidR="00C5023B" w:rsidRDefault="00C5023B" w:rsidP="00886E94">
      <w:pPr>
        <w:jc w:val="both"/>
        <w:rPr>
          <w:ins w:id="862" w:author="Mercedes Ines Fevre Obarrio" w:date="2024-07-01T13:23:00Z"/>
          <w:b/>
          <w:bCs/>
          <w:sz w:val="24"/>
          <w:szCs w:val="24"/>
        </w:rPr>
      </w:pPr>
    </w:p>
    <w:p w14:paraId="193565CF" w14:textId="77777777" w:rsidR="00C5023B" w:rsidRDefault="00C5023B">
      <w:pPr>
        <w:rPr>
          <w:ins w:id="863" w:author="Mercedes Ines Fevre Obarrio" w:date="2024-07-01T13:23:00Z"/>
          <w:b/>
          <w:bCs/>
          <w:sz w:val="24"/>
          <w:szCs w:val="24"/>
        </w:rPr>
      </w:pPr>
      <w:ins w:id="864" w:author="Mercedes Ines Fevre Obarrio" w:date="2024-07-01T13:23:00Z">
        <w:r>
          <w:rPr>
            <w:b/>
            <w:bCs/>
            <w:sz w:val="24"/>
            <w:szCs w:val="24"/>
          </w:rPr>
          <w:br w:type="page"/>
        </w:r>
      </w:ins>
    </w:p>
    <w:p w14:paraId="49E5A8CD" w14:textId="77777777" w:rsidR="00C5023B" w:rsidRDefault="00C5023B" w:rsidP="00886E94">
      <w:pPr>
        <w:jc w:val="both"/>
        <w:rPr>
          <w:b/>
          <w:bCs/>
          <w:sz w:val="24"/>
          <w:szCs w:val="24"/>
        </w:rPr>
      </w:pPr>
    </w:p>
    <w:p w14:paraId="2228CE8B" w14:textId="2C8AF2BB" w:rsidR="004B57A1" w:rsidRPr="00825CBF" w:rsidRDefault="004B57A1" w:rsidP="00C5023B">
      <w:pPr>
        <w:jc w:val="center"/>
        <w:rPr>
          <w:rFonts w:cstheme="minorHAnsi"/>
          <w:b/>
          <w:bCs/>
        </w:rPr>
      </w:pPr>
      <w:r>
        <w:rPr>
          <w:rFonts w:cstheme="minorHAnsi"/>
          <w:b/>
          <w:bCs/>
        </w:rPr>
        <w:t>Pantalla 28c</w:t>
      </w:r>
    </w:p>
    <w:p w14:paraId="01419413" w14:textId="77777777" w:rsidR="004B57A1" w:rsidRDefault="004B57A1" w:rsidP="00886E94">
      <w:pPr>
        <w:jc w:val="both"/>
        <w:rPr>
          <w:rFonts w:cstheme="minorHAnsi"/>
        </w:rPr>
      </w:pPr>
    </w:p>
    <w:p w14:paraId="16BFAEC8" w14:textId="77777777" w:rsidR="00392D7D" w:rsidRPr="009773FF" w:rsidRDefault="00392D7D" w:rsidP="00886E94">
      <w:pPr>
        <w:jc w:val="both"/>
        <w:rPr>
          <w:rFonts w:cstheme="minorHAnsi"/>
        </w:rPr>
      </w:pPr>
      <w:r w:rsidRPr="009773FF">
        <w:rPr>
          <w:rFonts w:cstheme="minorHAnsi"/>
        </w:rPr>
        <w:t>Opción A:</w:t>
      </w:r>
    </w:p>
    <w:p w14:paraId="52A0F457" w14:textId="77777777" w:rsidR="00392D7D" w:rsidRPr="009773FF" w:rsidRDefault="00392D7D" w:rsidP="00886E94">
      <w:pPr>
        <w:pStyle w:val="ListParagraph"/>
        <w:numPr>
          <w:ilvl w:val="0"/>
          <w:numId w:val="11"/>
        </w:numPr>
        <w:jc w:val="both"/>
        <w:rPr>
          <w:rFonts w:cstheme="minorHAnsi"/>
        </w:rPr>
      </w:pPr>
      <w:r w:rsidRPr="009773FF">
        <w:rPr>
          <w:rFonts w:cstheme="minorHAnsi"/>
        </w:rPr>
        <w:t>10 puntos para usted</w:t>
      </w:r>
    </w:p>
    <w:p w14:paraId="03CA849A" w14:textId="77777777" w:rsidR="00392D7D" w:rsidRPr="009773FF" w:rsidRDefault="00392D7D" w:rsidP="00886E94">
      <w:pPr>
        <w:pStyle w:val="ListParagraph"/>
        <w:numPr>
          <w:ilvl w:val="0"/>
          <w:numId w:val="11"/>
        </w:numPr>
        <w:jc w:val="both"/>
        <w:rPr>
          <w:rFonts w:cstheme="minorHAnsi"/>
        </w:rPr>
      </w:pPr>
      <w:r w:rsidRPr="009773FF">
        <w:rPr>
          <w:rFonts w:cstheme="minorHAnsi"/>
        </w:rPr>
        <w:t>10 puntos para el otro participante</w:t>
      </w:r>
    </w:p>
    <w:p w14:paraId="0B4DB701" w14:textId="77777777" w:rsidR="00392D7D" w:rsidRPr="009773FF" w:rsidRDefault="00392D7D" w:rsidP="00886E94">
      <w:pPr>
        <w:jc w:val="both"/>
        <w:rPr>
          <w:rFonts w:cstheme="minorHAnsi"/>
        </w:rPr>
      </w:pPr>
      <w:r w:rsidRPr="009773FF">
        <w:rPr>
          <w:rFonts w:cstheme="minorHAnsi"/>
        </w:rPr>
        <w:t>Opción B:</w:t>
      </w:r>
    </w:p>
    <w:p w14:paraId="3F725789" w14:textId="77777777" w:rsidR="00392D7D" w:rsidRPr="009773FF" w:rsidRDefault="00392D7D" w:rsidP="00886E94">
      <w:pPr>
        <w:pStyle w:val="ListParagraph"/>
        <w:numPr>
          <w:ilvl w:val="0"/>
          <w:numId w:val="12"/>
        </w:numPr>
        <w:jc w:val="both"/>
        <w:rPr>
          <w:rFonts w:cstheme="minorHAnsi"/>
        </w:rPr>
      </w:pPr>
      <w:r w:rsidRPr="009773FF">
        <w:rPr>
          <w:rFonts w:cstheme="minorHAnsi"/>
        </w:rPr>
        <w:t>16 puntos para usted</w:t>
      </w:r>
    </w:p>
    <w:p w14:paraId="20950920" w14:textId="77777777" w:rsidR="00392D7D" w:rsidRDefault="00392D7D" w:rsidP="00886E94">
      <w:pPr>
        <w:pStyle w:val="ListParagraph"/>
        <w:numPr>
          <w:ilvl w:val="0"/>
          <w:numId w:val="12"/>
        </w:numPr>
        <w:jc w:val="both"/>
        <w:rPr>
          <w:rFonts w:cstheme="minorHAnsi"/>
        </w:rPr>
      </w:pPr>
      <w:r>
        <w:rPr>
          <w:rFonts w:cstheme="minorHAnsi"/>
        </w:rPr>
        <w:t>4 puntos para el otro participante</w:t>
      </w:r>
    </w:p>
    <w:p w14:paraId="6D26E5D6" w14:textId="1FD4683D" w:rsidR="004B57A1" w:rsidRPr="004B57A1" w:rsidRDefault="004B57A1" w:rsidP="00886E94">
      <w:pPr>
        <w:jc w:val="both"/>
        <w:rPr>
          <w:rFonts w:cstheme="minorHAnsi"/>
        </w:rPr>
      </w:pPr>
      <w:r>
        <w:rPr>
          <w:rFonts w:cstheme="minorHAnsi"/>
        </w:rPr>
        <w:t>I</w:t>
      </w:r>
      <w:r w:rsidRPr="004B57A1">
        <w:rPr>
          <w:rFonts w:cstheme="minorHAnsi"/>
        </w:rPr>
        <w:t xml:space="preserve">ntroduzca </w:t>
      </w:r>
      <w:r w:rsidRPr="00942BC3">
        <w:rPr>
          <w:rFonts w:cstheme="minorHAnsi"/>
          <w:highlight w:val="yellow"/>
        </w:rPr>
        <w:t>la letra d</w:t>
      </w:r>
      <w:r w:rsidRPr="004B57A1">
        <w:rPr>
          <w:rFonts w:cstheme="minorHAnsi"/>
        </w:rPr>
        <w:t xml:space="preserve">e la opción elegida: </w:t>
      </w:r>
    </w:p>
    <w:p w14:paraId="3E3DCCB6" w14:textId="77777777" w:rsidR="00942BC3" w:rsidRPr="00866D5C" w:rsidRDefault="00942BC3" w:rsidP="00942BC3">
      <w:pPr>
        <w:jc w:val="both"/>
        <w:rPr>
          <w:ins w:id="865" w:author="Mercedes Ines Fevre Obarrio" w:date="2024-09-04T11:35:00Z" w16du:dateUtc="2024-09-04T09:35:00Z"/>
          <w:rFonts w:ascii="Arial" w:eastAsia="Times New Roman" w:hAnsi="Arial" w:cs="Arial"/>
          <w:kern w:val="0"/>
          <w:sz w:val="16"/>
          <w:szCs w:val="16"/>
          <w:lang w:eastAsia="fr-FR"/>
          <w14:ligatures w14:val="none"/>
        </w:rPr>
      </w:pPr>
      <w:ins w:id="866" w:author="Mercedes Ines Fevre Obarrio" w:date="2024-09-04T11:35:00Z" w16du:dateUtc="2024-09-04T09:35:00Z">
        <w:r w:rsidRPr="00866D5C">
          <w:rPr>
            <w:rFonts w:ascii="Times New Roman" w:eastAsia="Times New Roman" w:hAnsi="Times New Roman" w:cs="Times New Roman"/>
            <w:kern w:val="0"/>
            <w:sz w:val="24"/>
            <w:szCs w:val="24"/>
            <w:lang w:eastAsia="fr-FR"/>
            <w14:ligatures w14:val="none"/>
          </w:rPr>
          <w:t>Haga clic en "Siguiente" para continuar</w:t>
        </w:r>
      </w:ins>
    </w:p>
    <w:p w14:paraId="3CE99002" w14:textId="77777777" w:rsidR="00942BC3" w:rsidRDefault="00942BC3" w:rsidP="00886E94">
      <w:pPr>
        <w:jc w:val="both"/>
        <w:rPr>
          <w:ins w:id="867" w:author="Mercedes Ines Fevre Obarrio" w:date="2024-09-04T11:35:00Z" w16du:dateUtc="2024-09-04T09:35:00Z"/>
          <w:b/>
          <w:bCs/>
          <w:sz w:val="24"/>
          <w:szCs w:val="24"/>
        </w:rPr>
      </w:pPr>
    </w:p>
    <w:p w14:paraId="4961D1DE" w14:textId="71CF6884" w:rsidR="00C5023B" w:rsidRDefault="00C5023B" w:rsidP="00886E94">
      <w:pPr>
        <w:jc w:val="both"/>
        <w:rPr>
          <w:ins w:id="868" w:author="Mercedes Ines Fevre Obarrio" w:date="2024-07-01T13:26:00Z"/>
          <w:b/>
          <w:bCs/>
          <w:sz w:val="24"/>
          <w:szCs w:val="24"/>
        </w:rPr>
      </w:pPr>
      <w:ins w:id="869" w:author="Mercedes Ines Fevre Obarrio" w:date="2024-07-01T13:26:00Z">
        <w:r w:rsidRPr="004B57A1">
          <w:rPr>
            <w:b/>
            <w:bCs/>
            <w:sz w:val="24"/>
            <w:szCs w:val="24"/>
          </w:rPr>
          <w:t>{</w:t>
        </w:r>
        <w:proofErr w:type="gramStart"/>
        <w:r w:rsidRPr="00C5023B">
          <w:rPr>
            <w:b/>
            <w:bCs/>
            <w:sz w:val="24"/>
            <w:szCs w:val="24"/>
            <w:highlight w:val="lightGray"/>
          </w:rPr>
          <w:t>Siguiente</w:t>
        </w:r>
        <w:r w:rsidRPr="00C5023B" w:rsidDel="00317F93">
          <w:rPr>
            <w:b/>
            <w:bCs/>
            <w:sz w:val="24"/>
            <w:szCs w:val="24"/>
            <w:highlight w:val="lightGray"/>
          </w:rPr>
          <w:t xml:space="preserve"> </w:t>
        </w:r>
        <w:r w:rsidRPr="004B57A1">
          <w:rPr>
            <w:b/>
            <w:bCs/>
            <w:sz w:val="24"/>
            <w:szCs w:val="24"/>
          </w:rPr>
          <w:t>}</w:t>
        </w:r>
        <w:proofErr w:type="gramEnd"/>
      </w:ins>
    </w:p>
    <w:p w14:paraId="765CD010" w14:textId="158AF01D" w:rsidR="00C5023B" w:rsidRDefault="00C5023B">
      <w:pPr>
        <w:rPr>
          <w:ins w:id="870" w:author="Mercedes Ines Fevre Obarrio" w:date="2024-07-01T13:26:00Z"/>
          <w:b/>
          <w:bCs/>
          <w:sz w:val="24"/>
          <w:szCs w:val="24"/>
        </w:rPr>
      </w:pPr>
      <w:ins w:id="871" w:author="Mercedes Ines Fevre Obarrio" w:date="2024-07-01T13:26:00Z">
        <w:r>
          <w:rPr>
            <w:b/>
            <w:bCs/>
            <w:sz w:val="24"/>
            <w:szCs w:val="24"/>
          </w:rPr>
          <w:br w:type="page"/>
        </w:r>
      </w:ins>
    </w:p>
    <w:p w14:paraId="0E2A54E4" w14:textId="77777777" w:rsidR="00C5023B" w:rsidRDefault="00C5023B" w:rsidP="00886E94">
      <w:pPr>
        <w:jc w:val="both"/>
        <w:rPr>
          <w:ins w:id="872" w:author="Mercedes Ines Fevre Obarrio" w:date="2024-07-01T13:26:00Z"/>
          <w:b/>
          <w:bCs/>
          <w:sz w:val="24"/>
          <w:szCs w:val="24"/>
        </w:rPr>
      </w:pPr>
    </w:p>
    <w:p w14:paraId="6C69E102" w14:textId="64B68228" w:rsidR="004B57A1" w:rsidRPr="004B57A1" w:rsidRDefault="004B57A1" w:rsidP="00886E94">
      <w:pPr>
        <w:ind w:left="2832" w:firstLine="708"/>
        <w:jc w:val="both"/>
        <w:rPr>
          <w:rFonts w:cstheme="minorHAnsi"/>
          <w:b/>
          <w:bCs/>
        </w:rPr>
      </w:pPr>
      <w:r w:rsidRPr="004B57A1">
        <w:rPr>
          <w:rFonts w:cstheme="minorHAnsi"/>
          <w:b/>
          <w:bCs/>
        </w:rPr>
        <w:t>Pantalla 28d</w:t>
      </w:r>
    </w:p>
    <w:p w14:paraId="108BC8C0" w14:textId="77777777" w:rsidR="00392D7D" w:rsidRDefault="00392D7D" w:rsidP="00886E94">
      <w:pPr>
        <w:jc w:val="both"/>
        <w:rPr>
          <w:rFonts w:cstheme="minorHAnsi"/>
        </w:rPr>
      </w:pPr>
    </w:p>
    <w:p w14:paraId="5DA12319" w14:textId="77777777" w:rsidR="00392D7D" w:rsidRPr="009773FF" w:rsidRDefault="00392D7D" w:rsidP="00886E94">
      <w:pPr>
        <w:jc w:val="both"/>
        <w:rPr>
          <w:rFonts w:cstheme="minorHAnsi"/>
        </w:rPr>
      </w:pPr>
      <w:r w:rsidRPr="009773FF">
        <w:rPr>
          <w:rFonts w:cstheme="minorHAnsi"/>
        </w:rPr>
        <w:t>Opción A:</w:t>
      </w:r>
    </w:p>
    <w:p w14:paraId="09CC5C83" w14:textId="77777777" w:rsidR="00392D7D" w:rsidRPr="009773FF" w:rsidRDefault="00392D7D" w:rsidP="00886E94">
      <w:pPr>
        <w:pStyle w:val="ListParagraph"/>
        <w:numPr>
          <w:ilvl w:val="0"/>
          <w:numId w:val="11"/>
        </w:numPr>
        <w:jc w:val="both"/>
        <w:rPr>
          <w:rFonts w:cstheme="minorHAnsi"/>
        </w:rPr>
      </w:pPr>
      <w:r w:rsidRPr="009773FF">
        <w:rPr>
          <w:rFonts w:cstheme="minorHAnsi"/>
        </w:rPr>
        <w:t>10 puntos para usted</w:t>
      </w:r>
    </w:p>
    <w:p w14:paraId="0005CCAF" w14:textId="77777777" w:rsidR="00392D7D" w:rsidRPr="009773FF" w:rsidRDefault="00392D7D" w:rsidP="00886E94">
      <w:pPr>
        <w:pStyle w:val="ListParagraph"/>
        <w:numPr>
          <w:ilvl w:val="0"/>
          <w:numId w:val="11"/>
        </w:numPr>
        <w:jc w:val="both"/>
        <w:rPr>
          <w:rFonts w:cstheme="minorHAnsi"/>
        </w:rPr>
      </w:pPr>
      <w:r w:rsidRPr="009773FF">
        <w:rPr>
          <w:rFonts w:cstheme="minorHAnsi"/>
        </w:rPr>
        <w:t>10 puntos para el otro participante</w:t>
      </w:r>
    </w:p>
    <w:p w14:paraId="798A06CD" w14:textId="77777777" w:rsidR="00392D7D" w:rsidRPr="009773FF" w:rsidRDefault="00392D7D" w:rsidP="00886E94">
      <w:pPr>
        <w:jc w:val="both"/>
        <w:rPr>
          <w:rFonts w:cstheme="minorHAnsi"/>
        </w:rPr>
      </w:pPr>
      <w:r w:rsidRPr="009773FF">
        <w:rPr>
          <w:rFonts w:cstheme="minorHAnsi"/>
        </w:rPr>
        <w:t>Opción B:</w:t>
      </w:r>
    </w:p>
    <w:p w14:paraId="3F33CD47" w14:textId="77777777" w:rsidR="00392D7D" w:rsidRDefault="00392D7D" w:rsidP="00886E94">
      <w:pPr>
        <w:pStyle w:val="ListParagraph"/>
        <w:numPr>
          <w:ilvl w:val="0"/>
          <w:numId w:val="12"/>
        </w:numPr>
        <w:jc w:val="both"/>
        <w:rPr>
          <w:rFonts w:cstheme="minorHAnsi"/>
        </w:rPr>
      </w:pPr>
      <w:r w:rsidRPr="009773FF">
        <w:rPr>
          <w:rFonts w:cstheme="minorHAnsi"/>
        </w:rPr>
        <w:t>10 puntos para usted</w:t>
      </w:r>
    </w:p>
    <w:p w14:paraId="4156E64C" w14:textId="77777777" w:rsidR="00392D7D" w:rsidRDefault="00392D7D" w:rsidP="00886E94">
      <w:pPr>
        <w:pStyle w:val="ListParagraph"/>
        <w:numPr>
          <w:ilvl w:val="0"/>
          <w:numId w:val="12"/>
        </w:numPr>
        <w:jc w:val="both"/>
        <w:rPr>
          <w:rFonts w:cstheme="minorHAnsi"/>
        </w:rPr>
      </w:pPr>
      <w:r>
        <w:rPr>
          <w:rFonts w:cstheme="minorHAnsi"/>
        </w:rPr>
        <w:t>18 puntos para el otro participante</w:t>
      </w:r>
    </w:p>
    <w:p w14:paraId="1EECA4F1" w14:textId="77777777" w:rsidR="004B57A1" w:rsidRPr="004B57A1" w:rsidRDefault="004B57A1" w:rsidP="00886E94">
      <w:pPr>
        <w:jc w:val="both"/>
        <w:rPr>
          <w:rFonts w:cstheme="minorHAnsi"/>
        </w:rPr>
      </w:pPr>
      <w:r>
        <w:rPr>
          <w:rFonts w:cstheme="minorHAnsi"/>
        </w:rPr>
        <w:t>I</w:t>
      </w:r>
      <w:r w:rsidRPr="004B57A1">
        <w:rPr>
          <w:rFonts w:cstheme="minorHAnsi"/>
        </w:rPr>
        <w:t xml:space="preserve">ntroduzca </w:t>
      </w:r>
      <w:r w:rsidRPr="00942BC3">
        <w:rPr>
          <w:rFonts w:cstheme="minorHAnsi"/>
          <w:highlight w:val="yellow"/>
        </w:rPr>
        <w:t>la letra de</w:t>
      </w:r>
      <w:r w:rsidRPr="004B57A1">
        <w:rPr>
          <w:rFonts w:cstheme="minorHAnsi"/>
        </w:rPr>
        <w:t xml:space="preserve"> la opción elegida: </w:t>
      </w:r>
    </w:p>
    <w:p w14:paraId="13A7F2D8" w14:textId="77777777" w:rsidR="00942BC3" w:rsidRDefault="00942BC3" w:rsidP="00886E94">
      <w:pPr>
        <w:jc w:val="both"/>
        <w:rPr>
          <w:ins w:id="873" w:author="Mercedes Ines Fevre Obarrio" w:date="2024-09-04T11:36:00Z" w16du:dateUtc="2024-09-04T09:36:00Z"/>
          <w:b/>
          <w:bCs/>
          <w:sz w:val="24"/>
          <w:szCs w:val="24"/>
        </w:rPr>
      </w:pPr>
    </w:p>
    <w:p w14:paraId="4C9BDC94" w14:textId="77777777" w:rsidR="00942BC3" w:rsidRPr="00866D5C" w:rsidRDefault="00942BC3" w:rsidP="00942BC3">
      <w:pPr>
        <w:jc w:val="both"/>
        <w:rPr>
          <w:ins w:id="874" w:author="Mercedes Ines Fevre Obarrio" w:date="2024-09-04T11:36:00Z" w16du:dateUtc="2024-09-04T09:36:00Z"/>
          <w:rFonts w:ascii="Arial" w:eastAsia="Times New Roman" w:hAnsi="Arial" w:cs="Arial"/>
          <w:kern w:val="0"/>
          <w:sz w:val="16"/>
          <w:szCs w:val="16"/>
          <w:lang w:eastAsia="fr-FR"/>
          <w14:ligatures w14:val="none"/>
        </w:rPr>
      </w:pPr>
      <w:ins w:id="875" w:author="Mercedes Ines Fevre Obarrio" w:date="2024-09-04T11:36:00Z" w16du:dateUtc="2024-09-04T09:36:00Z">
        <w:r w:rsidRPr="00866D5C">
          <w:rPr>
            <w:rFonts w:ascii="Times New Roman" w:eastAsia="Times New Roman" w:hAnsi="Times New Roman" w:cs="Times New Roman"/>
            <w:kern w:val="0"/>
            <w:sz w:val="24"/>
            <w:szCs w:val="24"/>
            <w:lang w:eastAsia="fr-FR"/>
            <w14:ligatures w14:val="none"/>
          </w:rPr>
          <w:t>Haga clic en "Siguiente" para continuar</w:t>
        </w:r>
      </w:ins>
    </w:p>
    <w:p w14:paraId="0BE47723" w14:textId="77777777" w:rsidR="00942BC3" w:rsidRDefault="00942BC3" w:rsidP="00886E94">
      <w:pPr>
        <w:jc w:val="both"/>
        <w:rPr>
          <w:ins w:id="876" w:author="Mercedes Ines Fevre Obarrio" w:date="2024-09-04T11:36:00Z" w16du:dateUtc="2024-09-04T09:36:00Z"/>
          <w:b/>
          <w:bCs/>
          <w:sz w:val="24"/>
          <w:szCs w:val="24"/>
        </w:rPr>
      </w:pPr>
    </w:p>
    <w:p w14:paraId="333BB6AD" w14:textId="0D86EAA5" w:rsidR="00C5023B" w:rsidRDefault="00C5023B" w:rsidP="00886E94">
      <w:pPr>
        <w:jc w:val="both"/>
        <w:rPr>
          <w:ins w:id="877" w:author="Mercedes Ines Fevre Obarrio" w:date="2024-07-01T13:26:00Z"/>
          <w:b/>
          <w:bCs/>
          <w:sz w:val="24"/>
          <w:szCs w:val="24"/>
        </w:rPr>
      </w:pPr>
      <w:ins w:id="878" w:author="Mercedes Ines Fevre Obarrio" w:date="2024-07-01T13:26:00Z">
        <w:r w:rsidRPr="004B57A1">
          <w:rPr>
            <w:b/>
            <w:bCs/>
            <w:sz w:val="24"/>
            <w:szCs w:val="24"/>
          </w:rPr>
          <w:t>{</w:t>
        </w:r>
        <w:proofErr w:type="gramStart"/>
        <w:r w:rsidRPr="00C5023B">
          <w:rPr>
            <w:b/>
            <w:bCs/>
            <w:sz w:val="24"/>
            <w:szCs w:val="24"/>
            <w:highlight w:val="lightGray"/>
          </w:rPr>
          <w:t>Siguiente</w:t>
        </w:r>
        <w:r w:rsidRPr="00C5023B" w:rsidDel="00317F93">
          <w:rPr>
            <w:b/>
            <w:bCs/>
            <w:sz w:val="24"/>
            <w:szCs w:val="24"/>
            <w:highlight w:val="lightGray"/>
          </w:rPr>
          <w:t xml:space="preserve"> </w:t>
        </w:r>
        <w:r w:rsidRPr="004B57A1">
          <w:rPr>
            <w:b/>
            <w:bCs/>
            <w:sz w:val="24"/>
            <w:szCs w:val="24"/>
          </w:rPr>
          <w:t>}</w:t>
        </w:r>
        <w:proofErr w:type="gramEnd"/>
      </w:ins>
    </w:p>
    <w:p w14:paraId="105D6080" w14:textId="5EDB8FD1" w:rsidR="00C5023B" w:rsidRDefault="00C5023B" w:rsidP="00886E94">
      <w:pPr>
        <w:jc w:val="both"/>
        <w:rPr>
          <w:ins w:id="879" w:author="Mercedes Ines Fevre Obarrio" w:date="2024-07-01T13:26:00Z"/>
          <w:b/>
          <w:bCs/>
          <w:sz w:val="24"/>
          <w:szCs w:val="24"/>
        </w:rPr>
      </w:pPr>
    </w:p>
    <w:p w14:paraId="28292429" w14:textId="77777777" w:rsidR="00C5023B" w:rsidRDefault="00C5023B">
      <w:pPr>
        <w:rPr>
          <w:ins w:id="880" w:author="Mercedes Ines Fevre Obarrio" w:date="2024-07-01T13:26:00Z"/>
          <w:b/>
          <w:bCs/>
          <w:sz w:val="24"/>
          <w:szCs w:val="24"/>
        </w:rPr>
      </w:pPr>
      <w:ins w:id="881" w:author="Mercedes Ines Fevre Obarrio" w:date="2024-07-01T13:26:00Z">
        <w:r>
          <w:rPr>
            <w:b/>
            <w:bCs/>
            <w:sz w:val="24"/>
            <w:szCs w:val="24"/>
          </w:rPr>
          <w:br w:type="page"/>
        </w:r>
      </w:ins>
    </w:p>
    <w:p w14:paraId="16067451" w14:textId="1A71ED9B" w:rsidR="004B57A1" w:rsidRPr="004B57A1" w:rsidRDefault="004B57A1" w:rsidP="00886E94">
      <w:pPr>
        <w:ind w:left="2832" w:firstLine="708"/>
        <w:jc w:val="both"/>
        <w:rPr>
          <w:rFonts w:cstheme="minorHAnsi"/>
          <w:b/>
          <w:bCs/>
        </w:rPr>
      </w:pPr>
      <w:r w:rsidRPr="004B57A1">
        <w:rPr>
          <w:rFonts w:cstheme="minorHAnsi"/>
          <w:b/>
          <w:bCs/>
        </w:rPr>
        <w:lastRenderedPageBreak/>
        <w:t>Pantalla 28</w:t>
      </w:r>
      <w:r>
        <w:rPr>
          <w:rFonts w:cstheme="minorHAnsi"/>
          <w:b/>
          <w:bCs/>
        </w:rPr>
        <w:t>e</w:t>
      </w:r>
    </w:p>
    <w:p w14:paraId="2CC10BE9" w14:textId="77777777" w:rsidR="004B57A1" w:rsidRDefault="004B57A1" w:rsidP="00886E94">
      <w:pPr>
        <w:jc w:val="both"/>
        <w:rPr>
          <w:rFonts w:cstheme="minorHAnsi"/>
        </w:rPr>
      </w:pPr>
    </w:p>
    <w:p w14:paraId="1C199FE8" w14:textId="4D901D4E" w:rsidR="00392D7D" w:rsidRPr="009773FF" w:rsidRDefault="00392D7D" w:rsidP="00886E94">
      <w:pPr>
        <w:jc w:val="both"/>
        <w:rPr>
          <w:rFonts w:cstheme="minorHAnsi"/>
        </w:rPr>
      </w:pPr>
      <w:r w:rsidRPr="009773FF">
        <w:rPr>
          <w:rFonts w:cstheme="minorHAnsi"/>
        </w:rPr>
        <w:t>Opción A:</w:t>
      </w:r>
    </w:p>
    <w:p w14:paraId="1E185090" w14:textId="77777777" w:rsidR="00392D7D" w:rsidRPr="009773FF" w:rsidRDefault="00392D7D" w:rsidP="00886E94">
      <w:pPr>
        <w:pStyle w:val="ListParagraph"/>
        <w:numPr>
          <w:ilvl w:val="0"/>
          <w:numId w:val="11"/>
        </w:numPr>
        <w:jc w:val="both"/>
        <w:rPr>
          <w:rFonts w:cstheme="minorHAnsi"/>
        </w:rPr>
      </w:pPr>
      <w:r w:rsidRPr="009773FF">
        <w:rPr>
          <w:rFonts w:cstheme="minorHAnsi"/>
        </w:rPr>
        <w:t>10 puntos para usted</w:t>
      </w:r>
    </w:p>
    <w:p w14:paraId="25D77084" w14:textId="77777777" w:rsidR="00392D7D" w:rsidRPr="009773FF" w:rsidRDefault="00392D7D" w:rsidP="00886E94">
      <w:pPr>
        <w:pStyle w:val="ListParagraph"/>
        <w:numPr>
          <w:ilvl w:val="0"/>
          <w:numId w:val="11"/>
        </w:numPr>
        <w:jc w:val="both"/>
        <w:rPr>
          <w:rFonts w:cstheme="minorHAnsi"/>
        </w:rPr>
      </w:pPr>
      <w:r w:rsidRPr="009773FF">
        <w:rPr>
          <w:rFonts w:cstheme="minorHAnsi"/>
        </w:rPr>
        <w:t>10 puntos para el otro participante</w:t>
      </w:r>
    </w:p>
    <w:p w14:paraId="55044760" w14:textId="77777777" w:rsidR="00392D7D" w:rsidRPr="009773FF" w:rsidRDefault="00392D7D" w:rsidP="00886E94">
      <w:pPr>
        <w:jc w:val="both"/>
        <w:rPr>
          <w:rFonts w:cstheme="minorHAnsi"/>
        </w:rPr>
      </w:pPr>
      <w:r w:rsidRPr="009773FF">
        <w:rPr>
          <w:rFonts w:cstheme="minorHAnsi"/>
        </w:rPr>
        <w:t>Opción B:</w:t>
      </w:r>
    </w:p>
    <w:p w14:paraId="20331C66" w14:textId="77777777" w:rsidR="00392D7D" w:rsidRDefault="00392D7D" w:rsidP="00886E94">
      <w:pPr>
        <w:pStyle w:val="ListParagraph"/>
        <w:numPr>
          <w:ilvl w:val="0"/>
          <w:numId w:val="12"/>
        </w:numPr>
        <w:jc w:val="both"/>
        <w:rPr>
          <w:rFonts w:cstheme="minorHAnsi"/>
        </w:rPr>
      </w:pPr>
      <w:r w:rsidRPr="009773FF">
        <w:rPr>
          <w:rFonts w:cstheme="minorHAnsi"/>
        </w:rPr>
        <w:t>11 puntos para usted</w:t>
      </w:r>
    </w:p>
    <w:p w14:paraId="63D52575" w14:textId="77777777" w:rsidR="00392D7D" w:rsidRDefault="00392D7D" w:rsidP="00886E94">
      <w:pPr>
        <w:pStyle w:val="ListParagraph"/>
        <w:numPr>
          <w:ilvl w:val="0"/>
          <w:numId w:val="12"/>
        </w:numPr>
        <w:jc w:val="both"/>
        <w:rPr>
          <w:rFonts w:cstheme="minorHAnsi"/>
        </w:rPr>
      </w:pPr>
      <w:r>
        <w:rPr>
          <w:rFonts w:cstheme="minorHAnsi"/>
        </w:rPr>
        <w:t>19 puntos para el otro participante</w:t>
      </w:r>
    </w:p>
    <w:p w14:paraId="58C3D6DA" w14:textId="77777777" w:rsidR="004B57A1" w:rsidRPr="004B57A1" w:rsidRDefault="004B57A1" w:rsidP="00886E94">
      <w:pPr>
        <w:jc w:val="both"/>
        <w:rPr>
          <w:rFonts w:cstheme="minorHAnsi"/>
        </w:rPr>
      </w:pPr>
      <w:r>
        <w:rPr>
          <w:rFonts w:cstheme="minorHAnsi"/>
        </w:rPr>
        <w:t>I</w:t>
      </w:r>
      <w:r w:rsidRPr="004B57A1">
        <w:rPr>
          <w:rFonts w:cstheme="minorHAnsi"/>
        </w:rPr>
        <w:t xml:space="preserve">ntroduzca </w:t>
      </w:r>
      <w:r w:rsidRPr="00942BC3">
        <w:rPr>
          <w:rFonts w:cstheme="minorHAnsi"/>
          <w:highlight w:val="yellow"/>
        </w:rPr>
        <w:t>la letra de</w:t>
      </w:r>
      <w:r w:rsidRPr="004B57A1">
        <w:rPr>
          <w:rFonts w:cstheme="minorHAnsi"/>
        </w:rPr>
        <w:t xml:space="preserve"> la opción elegida: </w:t>
      </w:r>
    </w:p>
    <w:p w14:paraId="05B6E403" w14:textId="77777777" w:rsidR="00942BC3" w:rsidRDefault="00942BC3" w:rsidP="00942BC3">
      <w:pPr>
        <w:jc w:val="both"/>
        <w:rPr>
          <w:ins w:id="882" w:author="Mercedes Ines Fevre Obarrio" w:date="2024-09-04T11:36:00Z" w16du:dateUtc="2024-09-04T09:36:00Z"/>
          <w:rFonts w:ascii="Times New Roman" w:eastAsia="Times New Roman" w:hAnsi="Times New Roman" w:cs="Times New Roman"/>
          <w:kern w:val="0"/>
          <w:sz w:val="24"/>
          <w:szCs w:val="24"/>
          <w:lang w:eastAsia="fr-FR"/>
          <w14:ligatures w14:val="none"/>
        </w:rPr>
      </w:pPr>
    </w:p>
    <w:p w14:paraId="4AA5B62D" w14:textId="6D3AD980" w:rsidR="00942BC3" w:rsidRPr="00866D5C" w:rsidRDefault="00942BC3" w:rsidP="00942BC3">
      <w:pPr>
        <w:jc w:val="both"/>
        <w:rPr>
          <w:ins w:id="883" w:author="Mercedes Ines Fevre Obarrio" w:date="2024-09-04T11:36:00Z" w16du:dateUtc="2024-09-04T09:36:00Z"/>
          <w:rFonts w:ascii="Arial" w:eastAsia="Times New Roman" w:hAnsi="Arial" w:cs="Arial"/>
          <w:kern w:val="0"/>
          <w:sz w:val="16"/>
          <w:szCs w:val="16"/>
          <w:lang w:eastAsia="fr-FR"/>
          <w14:ligatures w14:val="none"/>
        </w:rPr>
      </w:pPr>
      <w:ins w:id="884" w:author="Mercedes Ines Fevre Obarrio" w:date="2024-09-04T11:36:00Z" w16du:dateUtc="2024-09-04T09:36:00Z">
        <w:r w:rsidRPr="00866D5C">
          <w:rPr>
            <w:rFonts w:ascii="Times New Roman" w:eastAsia="Times New Roman" w:hAnsi="Times New Roman" w:cs="Times New Roman"/>
            <w:kern w:val="0"/>
            <w:sz w:val="24"/>
            <w:szCs w:val="24"/>
            <w:lang w:eastAsia="fr-FR"/>
            <w14:ligatures w14:val="none"/>
          </w:rPr>
          <w:t>Haga clic en "Siguiente" para continuar</w:t>
        </w:r>
      </w:ins>
    </w:p>
    <w:p w14:paraId="79F4B786" w14:textId="77777777" w:rsidR="00942BC3" w:rsidRDefault="00942BC3" w:rsidP="00886E94">
      <w:pPr>
        <w:jc w:val="both"/>
        <w:rPr>
          <w:ins w:id="885" w:author="Mercedes Ines Fevre Obarrio" w:date="2024-09-04T11:36:00Z" w16du:dateUtc="2024-09-04T09:36:00Z"/>
          <w:b/>
          <w:bCs/>
          <w:sz w:val="24"/>
          <w:szCs w:val="24"/>
        </w:rPr>
      </w:pPr>
    </w:p>
    <w:p w14:paraId="4B86FF20" w14:textId="5A93FA43" w:rsidR="00C5023B" w:rsidRDefault="00C5023B" w:rsidP="00886E94">
      <w:pPr>
        <w:jc w:val="both"/>
        <w:rPr>
          <w:ins w:id="886" w:author="Mercedes Ines Fevre Obarrio" w:date="2024-07-01T13:27:00Z"/>
          <w:b/>
          <w:bCs/>
          <w:sz w:val="24"/>
          <w:szCs w:val="24"/>
        </w:rPr>
      </w:pPr>
      <w:ins w:id="887" w:author="Mercedes Ines Fevre Obarrio" w:date="2024-07-01T13:27:00Z">
        <w:r w:rsidRPr="004B57A1">
          <w:rPr>
            <w:b/>
            <w:bCs/>
            <w:sz w:val="24"/>
            <w:szCs w:val="24"/>
          </w:rPr>
          <w:t>{</w:t>
        </w:r>
        <w:proofErr w:type="gramStart"/>
        <w:r w:rsidRPr="00C5023B">
          <w:rPr>
            <w:b/>
            <w:bCs/>
            <w:sz w:val="24"/>
            <w:szCs w:val="24"/>
            <w:highlight w:val="lightGray"/>
          </w:rPr>
          <w:t>Siguiente</w:t>
        </w:r>
        <w:r w:rsidRPr="00C5023B" w:rsidDel="00317F93">
          <w:rPr>
            <w:b/>
            <w:bCs/>
            <w:sz w:val="24"/>
            <w:szCs w:val="24"/>
            <w:highlight w:val="lightGray"/>
          </w:rPr>
          <w:t xml:space="preserve"> </w:t>
        </w:r>
        <w:r w:rsidRPr="004B57A1">
          <w:rPr>
            <w:b/>
            <w:bCs/>
            <w:sz w:val="24"/>
            <w:szCs w:val="24"/>
          </w:rPr>
          <w:t>}</w:t>
        </w:r>
        <w:proofErr w:type="gramEnd"/>
      </w:ins>
    </w:p>
    <w:p w14:paraId="1298724A" w14:textId="113413B1" w:rsidR="00C5023B" w:rsidRDefault="00C5023B">
      <w:pPr>
        <w:rPr>
          <w:ins w:id="888" w:author="Mercedes Ines Fevre Obarrio" w:date="2024-07-01T13:27:00Z"/>
          <w:b/>
          <w:bCs/>
          <w:sz w:val="24"/>
          <w:szCs w:val="24"/>
        </w:rPr>
      </w:pPr>
      <w:ins w:id="889" w:author="Mercedes Ines Fevre Obarrio" w:date="2024-07-01T13:27:00Z">
        <w:r>
          <w:rPr>
            <w:b/>
            <w:bCs/>
            <w:sz w:val="24"/>
            <w:szCs w:val="24"/>
          </w:rPr>
          <w:br w:type="page"/>
        </w:r>
      </w:ins>
    </w:p>
    <w:p w14:paraId="15E42DBE" w14:textId="77777777" w:rsidR="00C5023B" w:rsidRDefault="00C5023B" w:rsidP="00886E94">
      <w:pPr>
        <w:jc w:val="both"/>
        <w:rPr>
          <w:ins w:id="890" w:author="Mercedes Ines Fevre Obarrio" w:date="2024-07-01T13:27:00Z"/>
          <w:b/>
          <w:bCs/>
          <w:sz w:val="24"/>
          <w:szCs w:val="24"/>
        </w:rPr>
      </w:pPr>
    </w:p>
    <w:p w14:paraId="30BF97C8" w14:textId="596EDF90" w:rsidR="004B57A1" w:rsidRPr="004B57A1" w:rsidRDefault="004B57A1" w:rsidP="00886E94">
      <w:pPr>
        <w:ind w:left="2832" w:firstLine="708"/>
        <w:jc w:val="both"/>
        <w:rPr>
          <w:rFonts w:cstheme="minorHAnsi"/>
          <w:b/>
          <w:bCs/>
        </w:rPr>
      </w:pPr>
      <w:r w:rsidRPr="004B57A1">
        <w:rPr>
          <w:rFonts w:cstheme="minorHAnsi"/>
          <w:b/>
          <w:bCs/>
        </w:rPr>
        <w:t>Pantalla 28</w:t>
      </w:r>
      <w:r>
        <w:rPr>
          <w:rFonts w:cstheme="minorHAnsi"/>
          <w:b/>
          <w:bCs/>
        </w:rPr>
        <w:t>f</w:t>
      </w:r>
    </w:p>
    <w:p w14:paraId="67B8FC39" w14:textId="77777777" w:rsidR="004B57A1" w:rsidRDefault="004B57A1" w:rsidP="00886E94">
      <w:pPr>
        <w:jc w:val="both"/>
        <w:rPr>
          <w:rFonts w:cstheme="minorHAnsi"/>
        </w:rPr>
      </w:pPr>
    </w:p>
    <w:p w14:paraId="534ED223" w14:textId="68E9ADAF" w:rsidR="00392D7D" w:rsidRPr="009773FF" w:rsidRDefault="00392D7D" w:rsidP="00886E94">
      <w:pPr>
        <w:jc w:val="both"/>
        <w:rPr>
          <w:rFonts w:cstheme="minorHAnsi"/>
        </w:rPr>
      </w:pPr>
      <w:r w:rsidRPr="009773FF">
        <w:rPr>
          <w:rFonts w:cstheme="minorHAnsi"/>
        </w:rPr>
        <w:t>Opción A:</w:t>
      </w:r>
    </w:p>
    <w:p w14:paraId="11E06DF3" w14:textId="77777777" w:rsidR="00392D7D" w:rsidRPr="009773FF" w:rsidRDefault="00392D7D" w:rsidP="00886E94">
      <w:pPr>
        <w:pStyle w:val="ListParagraph"/>
        <w:numPr>
          <w:ilvl w:val="0"/>
          <w:numId w:val="11"/>
        </w:numPr>
        <w:jc w:val="both"/>
        <w:rPr>
          <w:rFonts w:cstheme="minorHAnsi"/>
        </w:rPr>
      </w:pPr>
      <w:r w:rsidRPr="009773FF">
        <w:rPr>
          <w:rFonts w:cstheme="minorHAnsi"/>
        </w:rPr>
        <w:t>10 puntos para usted</w:t>
      </w:r>
    </w:p>
    <w:p w14:paraId="69E6B69A" w14:textId="77777777" w:rsidR="00392D7D" w:rsidRPr="009773FF" w:rsidRDefault="00392D7D" w:rsidP="00886E94">
      <w:pPr>
        <w:pStyle w:val="ListParagraph"/>
        <w:numPr>
          <w:ilvl w:val="0"/>
          <w:numId w:val="11"/>
        </w:numPr>
        <w:jc w:val="both"/>
        <w:rPr>
          <w:rFonts w:cstheme="minorHAnsi"/>
        </w:rPr>
      </w:pPr>
      <w:r w:rsidRPr="009773FF">
        <w:rPr>
          <w:rFonts w:cstheme="minorHAnsi"/>
        </w:rPr>
        <w:t>10 puntos para el otro participante</w:t>
      </w:r>
    </w:p>
    <w:p w14:paraId="52F81C0B" w14:textId="77777777" w:rsidR="00392D7D" w:rsidRPr="009773FF" w:rsidRDefault="00392D7D" w:rsidP="00886E94">
      <w:pPr>
        <w:jc w:val="both"/>
        <w:rPr>
          <w:rFonts w:cstheme="minorHAnsi"/>
        </w:rPr>
      </w:pPr>
      <w:r w:rsidRPr="009773FF">
        <w:rPr>
          <w:rFonts w:cstheme="minorHAnsi"/>
        </w:rPr>
        <w:t>Opción B:</w:t>
      </w:r>
    </w:p>
    <w:p w14:paraId="1358B3A1" w14:textId="77777777" w:rsidR="00392D7D" w:rsidRDefault="00392D7D" w:rsidP="00886E94">
      <w:pPr>
        <w:pStyle w:val="ListParagraph"/>
        <w:numPr>
          <w:ilvl w:val="0"/>
          <w:numId w:val="12"/>
        </w:numPr>
        <w:jc w:val="both"/>
        <w:rPr>
          <w:rFonts w:cstheme="minorHAnsi"/>
        </w:rPr>
      </w:pPr>
      <w:r w:rsidRPr="009773FF">
        <w:rPr>
          <w:rFonts w:cstheme="minorHAnsi"/>
        </w:rPr>
        <w:t>12 puntos para usted</w:t>
      </w:r>
    </w:p>
    <w:p w14:paraId="4CEFF4F7" w14:textId="77777777" w:rsidR="00392D7D" w:rsidRDefault="00392D7D" w:rsidP="00886E94">
      <w:pPr>
        <w:pStyle w:val="ListParagraph"/>
        <w:numPr>
          <w:ilvl w:val="0"/>
          <w:numId w:val="12"/>
        </w:numPr>
        <w:jc w:val="both"/>
        <w:rPr>
          <w:rFonts w:cstheme="minorHAnsi"/>
        </w:rPr>
      </w:pPr>
      <w:r>
        <w:rPr>
          <w:rFonts w:cstheme="minorHAnsi"/>
        </w:rPr>
        <w:t>4 puntos para el otro participante</w:t>
      </w:r>
    </w:p>
    <w:p w14:paraId="5B0C8795" w14:textId="77777777" w:rsidR="004B57A1" w:rsidRPr="004B57A1" w:rsidRDefault="004B57A1" w:rsidP="00886E94">
      <w:pPr>
        <w:jc w:val="both"/>
        <w:rPr>
          <w:rFonts w:cstheme="minorHAnsi"/>
        </w:rPr>
      </w:pPr>
      <w:r>
        <w:rPr>
          <w:rFonts w:cstheme="minorHAnsi"/>
        </w:rPr>
        <w:t>I</w:t>
      </w:r>
      <w:r w:rsidRPr="004B57A1">
        <w:rPr>
          <w:rFonts w:cstheme="minorHAnsi"/>
        </w:rPr>
        <w:t xml:space="preserve">ntroduzca </w:t>
      </w:r>
      <w:r w:rsidRPr="00942BC3">
        <w:rPr>
          <w:rFonts w:cstheme="minorHAnsi"/>
          <w:highlight w:val="yellow"/>
        </w:rPr>
        <w:t>la letra</w:t>
      </w:r>
      <w:r w:rsidRPr="004B57A1">
        <w:rPr>
          <w:rFonts w:cstheme="minorHAnsi"/>
        </w:rPr>
        <w:t xml:space="preserve"> de la opción elegida: </w:t>
      </w:r>
    </w:p>
    <w:p w14:paraId="3EE2434C" w14:textId="77777777" w:rsidR="00942BC3" w:rsidRDefault="00942BC3" w:rsidP="00942BC3">
      <w:pPr>
        <w:jc w:val="both"/>
        <w:rPr>
          <w:ins w:id="891" w:author="Mercedes Ines Fevre Obarrio" w:date="2024-09-04T11:36:00Z" w16du:dateUtc="2024-09-04T09:36:00Z"/>
          <w:rFonts w:ascii="Times New Roman" w:eastAsia="Times New Roman" w:hAnsi="Times New Roman" w:cs="Times New Roman"/>
          <w:kern w:val="0"/>
          <w:sz w:val="24"/>
          <w:szCs w:val="24"/>
          <w:lang w:eastAsia="fr-FR"/>
          <w14:ligatures w14:val="none"/>
        </w:rPr>
      </w:pPr>
    </w:p>
    <w:p w14:paraId="0485D43C" w14:textId="55EEA2A4" w:rsidR="00942BC3" w:rsidRPr="00866D5C" w:rsidRDefault="00942BC3" w:rsidP="00942BC3">
      <w:pPr>
        <w:jc w:val="both"/>
        <w:rPr>
          <w:ins w:id="892" w:author="Mercedes Ines Fevre Obarrio" w:date="2024-09-04T11:36:00Z" w16du:dateUtc="2024-09-04T09:36:00Z"/>
          <w:rFonts w:ascii="Arial" w:eastAsia="Times New Roman" w:hAnsi="Arial" w:cs="Arial"/>
          <w:kern w:val="0"/>
          <w:sz w:val="16"/>
          <w:szCs w:val="16"/>
          <w:lang w:eastAsia="fr-FR"/>
          <w14:ligatures w14:val="none"/>
        </w:rPr>
      </w:pPr>
      <w:ins w:id="893" w:author="Mercedes Ines Fevre Obarrio" w:date="2024-09-04T11:36:00Z" w16du:dateUtc="2024-09-04T09:36:00Z">
        <w:r w:rsidRPr="00866D5C">
          <w:rPr>
            <w:rFonts w:ascii="Times New Roman" w:eastAsia="Times New Roman" w:hAnsi="Times New Roman" w:cs="Times New Roman"/>
            <w:kern w:val="0"/>
            <w:sz w:val="24"/>
            <w:szCs w:val="24"/>
            <w:lang w:eastAsia="fr-FR"/>
            <w14:ligatures w14:val="none"/>
          </w:rPr>
          <w:t>Haga clic en "Siguiente" para continuar</w:t>
        </w:r>
      </w:ins>
    </w:p>
    <w:p w14:paraId="68C235C5" w14:textId="77777777" w:rsidR="00C5023B" w:rsidRDefault="00C5023B" w:rsidP="00886E94">
      <w:pPr>
        <w:jc w:val="both"/>
        <w:rPr>
          <w:ins w:id="894" w:author="Mercedes Ines Fevre Obarrio" w:date="2024-07-01T13:27:00Z"/>
          <w:b/>
          <w:bCs/>
          <w:sz w:val="24"/>
          <w:szCs w:val="24"/>
        </w:rPr>
      </w:pPr>
    </w:p>
    <w:p w14:paraId="6EE63B5C" w14:textId="77777777" w:rsidR="00C5023B" w:rsidRDefault="00C5023B" w:rsidP="00886E94">
      <w:pPr>
        <w:jc w:val="both"/>
        <w:rPr>
          <w:ins w:id="895" w:author="Mercedes Ines Fevre Obarrio" w:date="2024-07-01T13:27:00Z"/>
          <w:b/>
          <w:bCs/>
          <w:sz w:val="24"/>
          <w:szCs w:val="24"/>
        </w:rPr>
      </w:pPr>
      <w:ins w:id="896" w:author="Mercedes Ines Fevre Obarrio" w:date="2024-07-01T13:27:00Z">
        <w:r w:rsidRPr="004B57A1">
          <w:rPr>
            <w:b/>
            <w:bCs/>
            <w:sz w:val="24"/>
            <w:szCs w:val="24"/>
          </w:rPr>
          <w:t>{</w:t>
        </w:r>
        <w:proofErr w:type="gramStart"/>
        <w:r w:rsidRPr="00C5023B">
          <w:rPr>
            <w:b/>
            <w:bCs/>
            <w:sz w:val="24"/>
            <w:szCs w:val="24"/>
            <w:highlight w:val="lightGray"/>
          </w:rPr>
          <w:t>Siguiente</w:t>
        </w:r>
        <w:r w:rsidRPr="00C5023B" w:rsidDel="00317F93">
          <w:rPr>
            <w:b/>
            <w:bCs/>
            <w:sz w:val="24"/>
            <w:szCs w:val="24"/>
            <w:highlight w:val="lightGray"/>
          </w:rPr>
          <w:t xml:space="preserve"> </w:t>
        </w:r>
        <w:r w:rsidRPr="004B57A1">
          <w:rPr>
            <w:b/>
            <w:bCs/>
            <w:sz w:val="24"/>
            <w:szCs w:val="24"/>
          </w:rPr>
          <w:t>}</w:t>
        </w:r>
        <w:proofErr w:type="gramEnd"/>
      </w:ins>
    </w:p>
    <w:p w14:paraId="1D8437FB" w14:textId="77777777" w:rsidR="00C5023B" w:rsidRDefault="00C5023B">
      <w:pPr>
        <w:rPr>
          <w:ins w:id="897" w:author="Mercedes Ines Fevre Obarrio" w:date="2024-07-01T13:27:00Z"/>
          <w:b/>
          <w:bCs/>
          <w:sz w:val="24"/>
          <w:szCs w:val="24"/>
        </w:rPr>
      </w:pPr>
      <w:ins w:id="898" w:author="Mercedes Ines Fevre Obarrio" w:date="2024-07-01T13:27:00Z">
        <w:r>
          <w:rPr>
            <w:b/>
            <w:bCs/>
            <w:sz w:val="24"/>
            <w:szCs w:val="24"/>
          </w:rPr>
          <w:br w:type="page"/>
        </w:r>
      </w:ins>
    </w:p>
    <w:p w14:paraId="2783F89C" w14:textId="0C662612" w:rsidR="004B57A1" w:rsidRPr="004B57A1" w:rsidRDefault="004B57A1" w:rsidP="00886E94">
      <w:pPr>
        <w:ind w:left="2832" w:firstLine="708"/>
        <w:jc w:val="both"/>
        <w:rPr>
          <w:rFonts w:cstheme="minorHAnsi"/>
          <w:b/>
          <w:bCs/>
        </w:rPr>
      </w:pPr>
      <w:r w:rsidRPr="004B57A1">
        <w:rPr>
          <w:rFonts w:cstheme="minorHAnsi"/>
          <w:b/>
          <w:bCs/>
        </w:rPr>
        <w:lastRenderedPageBreak/>
        <w:t>Pantalla 28</w:t>
      </w:r>
      <w:r>
        <w:rPr>
          <w:rFonts w:cstheme="minorHAnsi"/>
          <w:b/>
          <w:bCs/>
        </w:rPr>
        <w:t>g</w:t>
      </w:r>
    </w:p>
    <w:p w14:paraId="7D8A5BDD" w14:textId="77777777" w:rsidR="00392D7D" w:rsidRPr="009773FF" w:rsidRDefault="00392D7D" w:rsidP="00886E94">
      <w:pPr>
        <w:jc w:val="both"/>
        <w:rPr>
          <w:rFonts w:cstheme="minorHAnsi"/>
        </w:rPr>
      </w:pPr>
      <w:r w:rsidRPr="009773FF">
        <w:rPr>
          <w:rFonts w:cstheme="minorHAnsi"/>
        </w:rPr>
        <w:t>Opción A:</w:t>
      </w:r>
    </w:p>
    <w:p w14:paraId="3FF330C9" w14:textId="77777777" w:rsidR="00392D7D" w:rsidRPr="009773FF" w:rsidRDefault="00392D7D" w:rsidP="00886E94">
      <w:pPr>
        <w:pStyle w:val="ListParagraph"/>
        <w:numPr>
          <w:ilvl w:val="0"/>
          <w:numId w:val="11"/>
        </w:numPr>
        <w:jc w:val="both"/>
        <w:rPr>
          <w:rFonts w:cstheme="minorHAnsi"/>
        </w:rPr>
      </w:pPr>
      <w:r w:rsidRPr="009773FF">
        <w:rPr>
          <w:rFonts w:cstheme="minorHAnsi"/>
        </w:rPr>
        <w:t>10 puntos para usted</w:t>
      </w:r>
    </w:p>
    <w:p w14:paraId="6FA36077" w14:textId="77777777" w:rsidR="00392D7D" w:rsidRPr="009773FF" w:rsidRDefault="00392D7D" w:rsidP="00886E94">
      <w:pPr>
        <w:pStyle w:val="ListParagraph"/>
        <w:numPr>
          <w:ilvl w:val="0"/>
          <w:numId w:val="11"/>
        </w:numPr>
        <w:jc w:val="both"/>
        <w:rPr>
          <w:rFonts w:cstheme="minorHAnsi"/>
        </w:rPr>
      </w:pPr>
      <w:r w:rsidRPr="009773FF">
        <w:rPr>
          <w:rFonts w:cstheme="minorHAnsi"/>
        </w:rPr>
        <w:t>10 puntos para el otro participante</w:t>
      </w:r>
    </w:p>
    <w:p w14:paraId="69B8A013" w14:textId="77777777" w:rsidR="00392D7D" w:rsidRPr="009773FF" w:rsidRDefault="00392D7D" w:rsidP="00886E94">
      <w:pPr>
        <w:jc w:val="both"/>
        <w:rPr>
          <w:rFonts w:cstheme="minorHAnsi"/>
        </w:rPr>
      </w:pPr>
      <w:r w:rsidRPr="009773FF">
        <w:rPr>
          <w:rFonts w:cstheme="minorHAnsi"/>
        </w:rPr>
        <w:t>Opción B:</w:t>
      </w:r>
    </w:p>
    <w:p w14:paraId="6AE1FA00" w14:textId="77777777" w:rsidR="00392D7D" w:rsidRDefault="00392D7D" w:rsidP="00886E94">
      <w:pPr>
        <w:pStyle w:val="ListParagraph"/>
        <w:numPr>
          <w:ilvl w:val="0"/>
          <w:numId w:val="12"/>
        </w:numPr>
        <w:jc w:val="both"/>
        <w:rPr>
          <w:rFonts w:cstheme="minorHAnsi"/>
        </w:rPr>
      </w:pPr>
      <w:r>
        <w:rPr>
          <w:rFonts w:cstheme="minorHAnsi"/>
        </w:rPr>
        <w:t>8 puntos para usted</w:t>
      </w:r>
    </w:p>
    <w:p w14:paraId="7A40D0ED" w14:textId="77777777" w:rsidR="00392D7D" w:rsidRDefault="00392D7D" w:rsidP="00886E94">
      <w:pPr>
        <w:pStyle w:val="ListParagraph"/>
        <w:numPr>
          <w:ilvl w:val="0"/>
          <w:numId w:val="12"/>
        </w:numPr>
        <w:jc w:val="both"/>
        <w:rPr>
          <w:rFonts w:cstheme="minorHAnsi"/>
        </w:rPr>
      </w:pPr>
      <w:r>
        <w:rPr>
          <w:rFonts w:cstheme="minorHAnsi"/>
        </w:rPr>
        <w:t>16 puntos para el otro participante</w:t>
      </w:r>
    </w:p>
    <w:p w14:paraId="33E82991" w14:textId="77777777" w:rsidR="004B57A1" w:rsidRPr="004B57A1" w:rsidRDefault="004B57A1" w:rsidP="00886E94">
      <w:pPr>
        <w:jc w:val="both"/>
        <w:rPr>
          <w:rFonts w:cstheme="minorHAnsi"/>
        </w:rPr>
      </w:pPr>
      <w:r w:rsidRPr="004B57A1">
        <w:rPr>
          <w:rFonts w:cstheme="minorHAnsi"/>
        </w:rPr>
        <w:t xml:space="preserve">Introduzca </w:t>
      </w:r>
      <w:r w:rsidRPr="00942BC3">
        <w:rPr>
          <w:rFonts w:cstheme="minorHAnsi"/>
          <w:highlight w:val="yellow"/>
        </w:rPr>
        <w:t>la letra</w:t>
      </w:r>
      <w:r w:rsidRPr="004B57A1">
        <w:rPr>
          <w:rFonts w:cstheme="minorHAnsi"/>
        </w:rPr>
        <w:t xml:space="preserve"> de la opción elegida: </w:t>
      </w:r>
    </w:p>
    <w:p w14:paraId="61E4B853" w14:textId="77777777" w:rsidR="00942BC3" w:rsidRDefault="00942BC3" w:rsidP="00942BC3">
      <w:pPr>
        <w:jc w:val="both"/>
        <w:rPr>
          <w:ins w:id="899" w:author="Mercedes Ines Fevre Obarrio" w:date="2024-09-04T11:36:00Z" w16du:dateUtc="2024-09-04T09:36:00Z"/>
          <w:rFonts w:ascii="Times New Roman" w:eastAsia="Times New Roman" w:hAnsi="Times New Roman" w:cs="Times New Roman"/>
          <w:kern w:val="0"/>
          <w:sz w:val="24"/>
          <w:szCs w:val="24"/>
          <w:lang w:eastAsia="fr-FR"/>
          <w14:ligatures w14:val="none"/>
        </w:rPr>
      </w:pPr>
    </w:p>
    <w:p w14:paraId="68A29D3B" w14:textId="2DDF12E5" w:rsidR="00942BC3" w:rsidRPr="00866D5C" w:rsidRDefault="00942BC3" w:rsidP="00942BC3">
      <w:pPr>
        <w:jc w:val="both"/>
        <w:rPr>
          <w:ins w:id="900" w:author="Mercedes Ines Fevre Obarrio" w:date="2024-09-04T11:36:00Z" w16du:dateUtc="2024-09-04T09:36:00Z"/>
          <w:rFonts w:ascii="Arial" w:eastAsia="Times New Roman" w:hAnsi="Arial" w:cs="Arial"/>
          <w:kern w:val="0"/>
          <w:sz w:val="16"/>
          <w:szCs w:val="16"/>
          <w:lang w:eastAsia="fr-FR"/>
          <w14:ligatures w14:val="none"/>
        </w:rPr>
      </w:pPr>
      <w:ins w:id="901" w:author="Mercedes Ines Fevre Obarrio" w:date="2024-09-04T11:36:00Z" w16du:dateUtc="2024-09-04T09:36:00Z">
        <w:r w:rsidRPr="00866D5C">
          <w:rPr>
            <w:rFonts w:ascii="Times New Roman" w:eastAsia="Times New Roman" w:hAnsi="Times New Roman" w:cs="Times New Roman"/>
            <w:kern w:val="0"/>
            <w:sz w:val="24"/>
            <w:szCs w:val="24"/>
            <w:lang w:eastAsia="fr-FR"/>
            <w14:ligatures w14:val="none"/>
          </w:rPr>
          <w:t>Haga clic en "Siguiente" para continuar</w:t>
        </w:r>
      </w:ins>
    </w:p>
    <w:p w14:paraId="0097A782" w14:textId="77777777" w:rsidR="00942BC3" w:rsidRDefault="00942BC3" w:rsidP="00886E94">
      <w:pPr>
        <w:jc w:val="both"/>
        <w:rPr>
          <w:ins w:id="902" w:author="Mercedes Ines Fevre Obarrio" w:date="2024-09-04T11:36:00Z" w16du:dateUtc="2024-09-04T09:36:00Z"/>
          <w:b/>
          <w:bCs/>
          <w:sz w:val="24"/>
          <w:szCs w:val="24"/>
        </w:rPr>
      </w:pPr>
    </w:p>
    <w:p w14:paraId="737B90F1" w14:textId="26AE1CE8" w:rsidR="00C5023B" w:rsidRDefault="00C5023B" w:rsidP="00886E94">
      <w:pPr>
        <w:jc w:val="both"/>
        <w:rPr>
          <w:ins w:id="903" w:author="Mercedes Ines Fevre Obarrio" w:date="2024-07-01T13:27:00Z"/>
          <w:b/>
          <w:bCs/>
          <w:sz w:val="24"/>
          <w:szCs w:val="24"/>
        </w:rPr>
      </w:pPr>
      <w:ins w:id="904" w:author="Mercedes Ines Fevre Obarrio" w:date="2024-07-01T13:27:00Z">
        <w:r w:rsidRPr="004B57A1">
          <w:rPr>
            <w:b/>
            <w:bCs/>
            <w:sz w:val="24"/>
            <w:szCs w:val="24"/>
          </w:rPr>
          <w:t>{</w:t>
        </w:r>
        <w:proofErr w:type="gramStart"/>
        <w:r w:rsidRPr="00C5023B">
          <w:rPr>
            <w:b/>
            <w:bCs/>
            <w:sz w:val="24"/>
            <w:szCs w:val="24"/>
            <w:highlight w:val="lightGray"/>
          </w:rPr>
          <w:t>Siguiente</w:t>
        </w:r>
        <w:r w:rsidRPr="00C5023B" w:rsidDel="00317F93">
          <w:rPr>
            <w:b/>
            <w:bCs/>
            <w:sz w:val="24"/>
            <w:szCs w:val="24"/>
            <w:highlight w:val="lightGray"/>
          </w:rPr>
          <w:t xml:space="preserve"> </w:t>
        </w:r>
        <w:r w:rsidRPr="004B57A1">
          <w:rPr>
            <w:b/>
            <w:bCs/>
            <w:sz w:val="24"/>
            <w:szCs w:val="24"/>
          </w:rPr>
          <w:t>}</w:t>
        </w:r>
        <w:proofErr w:type="gramEnd"/>
      </w:ins>
    </w:p>
    <w:p w14:paraId="50EEB485" w14:textId="48A1D487" w:rsidR="00C5023B" w:rsidRDefault="00C5023B">
      <w:pPr>
        <w:rPr>
          <w:ins w:id="905" w:author="Mercedes Ines Fevre Obarrio" w:date="2024-07-01T13:27:00Z"/>
          <w:b/>
          <w:bCs/>
          <w:sz w:val="24"/>
          <w:szCs w:val="24"/>
        </w:rPr>
      </w:pPr>
      <w:ins w:id="906" w:author="Mercedes Ines Fevre Obarrio" w:date="2024-07-01T13:27:00Z">
        <w:r>
          <w:rPr>
            <w:b/>
            <w:bCs/>
            <w:sz w:val="24"/>
            <w:szCs w:val="24"/>
          </w:rPr>
          <w:br w:type="page"/>
        </w:r>
      </w:ins>
    </w:p>
    <w:p w14:paraId="0363276C" w14:textId="77777777" w:rsidR="00C5023B" w:rsidRPr="004B57A1" w:rsidRDefault="00C5023B" w:rsidP="00886E94">
      <w:pPr>
        <w:jc w:val="both"/>
        <w:rPr>
          <w:ins w:id="907" w:author="Mercedes Ines Fevre Obarrio" w:date="2024-07-01T13:27:00Z"/>
          <w:b/>
          <w:bCs/>
          <w:sz w:val="24"/>
          <w:szCs w:val="24"/>
        </w:rPr>
      </w:pPr>
    </w:p>
    <w:p w14:paraId="330456D2" w14:textId="77777777" w:rsidR="00392D7D" w:rsidRDefault="00392D7D" w:rsidP="00C5023B">
      <w:pPr>
        <w:jc w:val="center"/>
        <w:rPr>
          <w:rFonts w:cstheme="minorHAnsi"/>
          <w:b/>
          <w:bCs/>
        </w:rPr>
      </w:pPr>
      <w:commentRangeStart w:id="908"/>
      <w:commentRangeStart w:id="909"/>
      <w:commentRangeStart w:id="910"/>
      <w:r w:rsidRPr="006E2E78">
        <w:rPr>
          <w:rFonts w:cstheme="minorHAnsi"/>
          <w:b/>
          <w:bCs/>
        </w:rPr>
        <w:t>Pantalla 29</w:t>
      </w:r>
      <w:commentRangeEnd w:id="908"/>
      <w:r w:rsidR="003431D6">
        <w:rPr>
          <w:rStyle w:val="CommentReference"/>
        </w:rPr>
        <w:commentReference w:id="908"/>
      </w:r>
      <w:commentRangeEnd w:id="909"/>
      <w:r w:rsidR="004B57A1">
        <w:rPr>
          <w:rStyle w:val="CommentReference"/>
        </w:rPr>
        <w:commentReference w:id="909"/>
      </w:r>
      <w:commentRangeEnd w:id="910"/>
      <w:r w:rsidR="00E231C1">
        <w:rPr>
          <w:rStyle w:val="CommentReference"/>
        </w:rPr>
        <w:commentReference w:id="910"/>
      </w:r>
    </w:p>
    <w:p w14:paraId="4883942D" w14:textId="1D40366B" w:rsidR="00392D7D" w:rsidRDefault="00C02422" w:rsidP="00886E94">
      <w:pPr>
        <w:jc w:val="both"/>
        <w:rPr>
          <w:rFonts w:cstheme="minorHAnsi"/>
        </w:rPr>
      </w:pPr>
      <w:r>
        <w:rPr>
          <w:rFonts w:cstheme="minorHAnsi"/>
        </w:rPr>
        <w:t>P</w:t>
      </w:r>
      <w:r w:rsidR="003431D6">
        <w:rPr>
          <w:rFonts w:cstheme="minorHAnsi"/>
        </w:rPr>
        <w:t>or favor</w:t>
      </w:r>
      <w:r w:rsidR="00BE6187">
        <w:rPr>
          <w:rFonts w:cstheme="minorHAnsi"/>
        </w:rPr>
        <w:t>,</w:t>
      </w:r>
      <w:r w:rsidR="003431D6">
        <w:rPr>
          <w:rFonts w:cstheme="minorHAnsi"/>
        </w:rPr>
        <w:t xml:space="preserve"> conteste a las siguientes preguntas </w:t>
      </w:r>
      <w:r w:rsidR="00E231C1">
        <w:rPr>
          <w:rFonts w:cstheme="minorHAnsi"/>
        </w:rPr>
        <w:t>de información general sobre usted.</w:t>
      </w:r>
    </w:p>
    <w:p w14:paraId="7AD84CAC" w14:textId="60BFE253" w:rsidR="00392D7D" w:rsidRPr="00825CBF" w:rsidRDefault="000442CB" w:rsidP="00886E94">
      <w:pPr>
        <w:pStyle w:val="ListParagraph"/>
        <w:numPr>
          <w:ilvl w:val="0"/>
          <w:numId w:val="8"/>
        </w:numPr>
        <w:jc w:val="both"/>
        <w:rPr>
          <w:rFonts w:cstheme="minorHAnsi"/>
        </w:rPr>
      </w:pPr>
      <w:ins w:id="911" w:author="Mercedes Ines Fevre Obarrio" w:date="2024-07-30T14:44:00Z">
        <w:r>
          <w:rPr>
            <w:rFonts w:cstheme="minorHAnsi"/>
          </w:rPr>
          <w:t xml:space="preserve"> ¿Cuántos años tiene?</w:t>
        </w:r>
      </w:ins>
      <w:r w:rsidR="00392D7D" w:rsidRPr="00825CBF">
        <w:rPr>
          <w:rFonts w:cstheme="minorHAnsi"/>
        </w:rPr>
        <w:t xml:space="preserve"> (Escriba un número, por ejemplo: 27). (texto libre)</w:t>
      </w:r>
    </w:p>
    <w:p w14:paraId="570269E1" w14:textId="2561DDBF" w:rsidR="00392D7D" w:rsidRPr="00825CBF" w:rsidRDefault="00392D7D" w:rsidP="00886E94">
      <w:pPr>
        <w:pStyle w:val="ListParagraph"/>
        <w:numPr>
          <w:ilvl w:val="0"/>
          <w:numId w:val="8"/>
        </w:numPr>
        <w:jc w:val="both"/>
        <w:rPr>
          <w:rFonts w:cstheme="minorHAnsi"/>
        </w:rPr>
      </w:pPr>
      <w:r w:rsidRPr="00825CBF">
        <w:rPr>
          <w:rFonts w:cstheme="minorHAnsi"/>
        </w:rPr>
        <w:t>¿Cuál es su sexo? Seleccione una opción. Desplegable: Mujer, Hombre</w:t>
      </w:r>
      <w:del w:id="912" w:author="Mercedes Ines Fevre Obarrio" w:date="2024-09-04T11:37:00Z" w16du:dateUtc="2024-09-04T09:37:00Z">
        <w:r w:rsidR="00E94C6B" w:rsidDel="00942BC3">
          <w:rPr>
            <w:rFonts w:cstheme="minorHAnsi"/>
          </w:rPr>
          <w:delText>,</w:delText>
        </w:r>
      </w:del>
      <w:del w:id="913" w:author="Mercedes Ines Fevre Obarrio" w:date="2024-09-04T11:36:00Z" w16du:dateUtc="2024-09-04T09:36:00Z">
        <w:r w:rsidR="00E94C6B" w:rsidDel="00942BC3">
          <w:rPr>
            <w:rFonts w:cstheme="minorHAnsi"/>
          </w:rPr>
          <w:delText xml:space="preserve"> </w:delText>
        </w:r>
        <w:commentRangeStart w:id="914"/>
        <w:commentRangeStart w:id="915"/>
        <w:r w:rsidR="00E94C6B" w:rsidRPr="00E94C6B" w:rsidDel="00942BC3">
          <w:rPr>
            <w:rFonts w:cstheme="minorHAnsi"/>
            <w:color w:val="FF0000"/>
          </w:rPr>
          <w:delText>Otro</w:delText>
        </w:r>
        <w:commentRangeEnd w:id="914"/>
        <w:r w:rsidR="003E5462" w:rsidDel="00942BC3">
          <w:rPr>
            <w:rStyle w:val="CommentReference"/>
          </w:rPr>
          <w:commentReference w:id="914"/>
        </w:r>
        <w:commentRangeEnd w:id="915"/>
        <w:r w:rsidR="00BF488F" w:rsidDel="00942BC3">
          <w:rPr>
            <w:rStyle w:val="CommentReference"/>
          </w:rPr>
          <w:commentReference w:id="915"/>
        </w:r>
      </w:del>
    </w:p>
    <w:p w14:paraId="12A4BF46" w14:textId="15969F55" w:rsidR="00392D7D" w:rsidRPr="00825CBF" w:rsidRDefault="00392D7D" w:rsidP="00886E94">
      <w:pPr>
        <w:pStyle w:val="ListParagraph"/>
        <w:numPr>
          <w:ilvl w:val="0"/>
          <w:numId w:val="8"/>
        </w:numPr>
        <w:jc w:val="both"/>
        <w:rPr>
          <w:rFonts w:cstheme="minorHAnsi"/>
        </w:rPr>
      </w:pPr>
      <w:r w:rsidRPr="00825CBF">
        <w:rPr>
          <w:rFonts w:cstheme="minorHAnsi"/>
        </w:rPr>
        <w:t xml:space="preserve">¿Cuál es el nivel máximo de estudios </w:t>
      </w:r>
      <w:r w:rsidR="003431D6">
        <w:rPr>
          <w:rFonts w:cstheme="minorHAnsi"/>
        </w:rPr>
        <w:t>que ha completado</w:t>
      </w:r>
      <w:r w:rsidRPr="00825CBF">
        <w:rPr>
          <w:rFonts w:cstheme="minorHAnsi"/>
        </w:rPr>
        <w:t xml:space="preserve">? Seleccione una opción. Desplegable: </w:t>
      </w:r>
      <w:r w:rsidR="003431D6">
        <w:rPr>
          <w:rFonts w:cstheme="minorHAnsi"/>
        </w:rPr>
        <w:t>Educación p</w:t>
      </w:r>
      <w:r w:rsidR="003431D6" w:rsidRPr="00825CBF">
        <w:rPr>
          <w:rFonts w:cstheme="minorHAnsi"/>
        </w:rPr>
        <w:t>rimaria</w:t>
      </w:r>
      <w:r w:rsidRPr="00825CBF">
        <w:rPr>
          <w:rFonts w:cstheme="minorHAnsi"/>
        </w:rPr>
        <w:t xml:space="preserve">, </w:t>
      </w:r>
      <w:r w:rsidR="003431D6">
        <w:rPr>
          <w:rFonts w:cstheme="minorHAnsi"/>
        </w:rPr>
        <w:t>Educación s</w:t>
      </w:r>
      <w:r w:rsidR="003431D6" w:rsidRPr="00825CBF">
        <w:rPr>
          <w:rFonts w:cstheme="minorHAnsi"/>
        </w:rPr>
        <w:t>ecundaria</w:t>
      </w:r>
      <w:ins w:id="916" w:author="Mercedes Ines Fevre Obarrio" w:date="2024-09-03T21:46:00Z" w16du:dateUtc="2024-09-03T19:46:00Z">
        <w:r w:rsidR="00C26963">
          <w:rPr>
            <w:rFonts w:cstheme="minorHAnsi"/>
          </w:rPr>
          <w:t>,</w:t>
        </w:r>
      </w:ins>
      <w:del w:id="917" w:author="Mercedes Ines Fevre Obarrio" w:date="2024-09-03T21:46:00Z" w16du:dateUtc="2024-09-03T19:46:00Z">
        <w:r w:rsidR="00E231C1" w:rsidDel="00C26963">
          <w:rPr>
            <w:rFonts w:cstheme="minorHAnsi"/>
          </w:rPr>
          <w:delText>/</w:delText>
        </w:r>
      </w:del>
      <w:r w:rsidR="00E231C1">
        <w:rPr>
          <w:rFonts w:cstheme="minorHAnsi"/>
        </w:rPr>
        <w:t xml:space="preserve"> Bachillerato</w:t>
      </w:r>
      <w:r w:rsidRPr="00825CBF">
        <w:rPr>
          <w:rFonts w:cstheme="minorHAnsi"/>
        </w:rPr>
        <w:t xml:space="preserve">, Formación </w:t>
      </w:r>
      <w:proofErr w:type="gramStart"/>
      <w:r w:rsidRPr="00825CBF">
        <w:rPr>
          <w:rFonts w:cstheme="minorHAnsi"/>
        </w:rPr>
        <w:t xml:space="preserve">Profesional, </w:t>
      </w:r>
      <w:r w:rsidR="00E231C1">
        <w:rPr>
          <w:rFonts w:cstheme="minorHAnsi"/>
        </w:rPr>
        <w:t xml:space="preserve"> Educación</w:t>
      </w:r>
      <w:proofErr w:type="gramEnd"/>
      <w:r w:rsidR="00E231C1">
        <w:rPr>
          <w:rFonts w:cstheme="minorHAnsi"/>
        </w:rPr>
        <w:t xml:space="preserve"> universitaria</w:t>
      </w:r>
      <w:ins w:id="918" w:author="Mercedes Ines Fevre Obarrio" w:date="2024-09-03T21:46:00Z" w16du:dateUtc="2024-09-03T19:46:00Z">
        <w:r w:rsidR="00C26963">
          <w:rPr>
            <w:rFonts w:cstheme="minorHAnsi"/>
          </w:rPr>
          <w:t xml:space="preserve"> grado/ licenciatura</w:t>
        </w:r>
      </w:ins>
      <w:r w:rsidR="00E231C1">
        <w:rPr>
          <w:rFonts w:cstheme="minorHAnsi"/>
        </w:rPr>
        <w:t>,</w:t>
      </w:r>
      <w:r w:rsidRPr="00825CBF">
        <w:rPr>
          <w:rFonts w:cstheme="minorHAnsi"/>
        </w:rPr>
        <w:t xml:space="preserve"> </w:t>
      </w:r>
      <w:ins w:id="919" w:author="Mercedes Ines Fevre Obarrio" w:date="2024-09-03T21:46:00Z" w16du:dateUtc="2024-09-03T19:46:00Z">
        <w:r w:rsidR="00C26963">
          <w:rPr>
            <w:rFonts w:cstheme="minorHAnsi"/>
          </w:rPr>
          <w:t xml:space="preserve">Máster, </w:t>
        </w:r>
      </w:ins>
      <w:r w:rsidRPr="00825CBF">
        <w:rPr>
          <w:rFonts w:cstheme="minorHAnsi"/>
        </w:rPr>
        <w:t>Doctorado</w:t>
      </w:r>
    </w:p>
    <w:p w14:paraId="554A8E6F" w14:textId="554C3E49" w:rsidR="00392D7D" w:rsidRPr="00825CBF" w:rsidRDefault="00392D7D" w:rsidP="00886E94">
      <w:pPr>
        <w:pStyle w:val="ListParagraph"/>
        <w:numPr>
          <w:ilvl w:val="0"/>
          <w:numId w:val="8"/>
        </w:numPr>
        <w:jc w:val="both"/>
        <w:rPr>
          <w:rFonts w:cstheme="minorHAnsi"/>
        </w:rPr>
      </w:pPr>
      <w:r w:rsidRPr="00825CBF">
        <w:rPr>
          <w:rFonts w:cstheme="minorHAnsi"/>
        </w:rPr>
        <w:t>¿Qué campo de estudios universitarios tiene? Seleccione una opción. Desplegable: Ninguno, Derecho, Economía/ Empresa/ Gestión, STEM (Ciencia, Tecnología</w:t>
      </w:r>
      <w:r w:rsidR="00E94C6B">
        <w:rPr>
          <w:rFonts w:cstheme="minorHAnsi"/>
        </w:rPr>
        <w:t>,</w:t>
      </w:r>
      <w:r w:rsidRPr="00825CBF">
        <w:rPr>
          <w:rFonts w:cstheme="minorHAnsi"/>
        </w:rPr>
        <w:t xml:space="preserve"> Ingeniería o Matemáticas), Otro</w:t>
      </w:r>
    </w:p>
    <w:p w14:paraId="28472665" w14:textId="77777777" w:rsidR="00392D7D" w:rsidRPr="00825CBF" w:rsidRDefault="00392D7D" w:rsidP="00886E94">
      <w:pPr>
        <w:pStyle w:val="ListParagraph"/>
        <w:numPr>
          <w:ilvl w:val="0"/>
          <w:numId w:val="8"/>
        </w:numPr>
        <w:jc w:val="both"/>
        <w:rPr>
          <w:rFonts w:cstheme="minorHAnsi"/>
        </w:rPr>
      </w:pPr>
      <w:r w:rsidRPr="00825CBF">
        <w:rPr>
          <w:rFonts w:cstheme="minorHAnsi"/>
        </w:rPr>
        <w:t>¿En qué sector tiene experiencia profesional? Seleccione una opción. Desplegable: Ninguno, Público, Privado, Público y Privado</w:t>
      </w:r>
    </w:p>
    <w:p w14:paraId="7F9E4278" w14:textId="354EFADD" w:rsidR="00E231C1" w:rsidRPr="00E231C1" w:rsidRDefault="00392D7D" w:rsidP="00E231C1">
      <w:pPr>
        <w:pStyle w:val="ListParagraph"/>
        <w:numPr>
          <w:ilvl w:val="0"/>
          <w:numId w:val="8"/>
        </w:numPr>
        <w:jc w:val="both"/>
        <w:rPr>
          <w:rFonts w:cstheme="minorHAnsi"/>
        </w:rPr>
      </w:pPr>
      <w:r w:rsidRPr="00825CBF">
        <w:rPr>
          <w:rFonts w:cstheme="minorHAnsi"/>
        </w:rPr>
        <w:t>¿Cuántos años de experiencia profesional tiene? (escribe un número -redondeado sin decimales- desde 0 si no tiene experiencia en negociación hasta el número total de años que pueda tener). Por ejemplo: si son dos años y medio, escriba: 3. (texto libre)</w:t>
      </w:r>
    </w:p>
    <w:p w14:paraId="1090D577" w14:textId="77777777" w:rsidR="00942BC3" w:rsidRDefault="00942BC3" w:rsidP="00E231C1">
      <w:pPr>
        <w:jc w:val="both"/>
        <w:rPr>
          <w:ins w:id="920" w:author="Mercedes Ines Fevre Obarrio" w:date="2024-09-04T11:37:00Z" w16du:dateUtc="2024-09-04T09:37:00Z"/>
          <w:b/>
          <w:bCs/>
          <w:sz w:val="24"/>
          <w:szCs w:val="24"/>
        </w:rPr>
      </w:pPr>
    </w:p>
    <w:p w14:paraId="6056A53D" w14:textId="42F599D5" w:rsidR="00942BC3" w:rsidRPr="00866D5C" w:rsidRDefault="00942BC3" w:rsidP="00942BC3">
      <w:pPr>
        <w:jc w:val="both"/>
        <w:rPr>
          <w:ins w:id="921" w:author="Mercedes Ines Fevre Obarrio" w:date="2024-09-04T11:37:00Z" w16du:dateUtc="2024-09-04T09:37:00Z"/>
          <w:rFonts w:ascii="Arial" w:eastAsia="Times New Roman" w:hAnsi="Arial" w:cs="Arial"/>
          <w:kern w:val="0"/>
          <w:sz w:val="16"/>
          <w:szCs w:val="16"/>
          <w:lang w:eastAsia="fr-FR"/>
          <w14:ligatures w14:val="none"/>
        </w:rPr>
      </w:pPr>
      <w:ins w:id="922" w:author="Mercedes Ines Fevre Obarrio" w:date="2024-09-04T11:37:00Z" w16du:dateUtc="2024-09-04T09:37:00Z">
        <w:r w:rsidRPr="00866D5C">
          <w:rPr>
            <w:rFonts w:ascii="Times New Roman" w:eastAsia="Times New Roman" w:hAnsi="Times New Roman" w:cs="Times New Roman"/>
            <w:kern w:val="0"/>
            <w:sz w:val="24"/>
            <w:szCs w:val="24"/>
            <w:lang w:eastAsia="fr-FR"/>
            <w14:ligatures w14:val="none"/>
          </w:rPr>
          <w:t xml:space="preserve">Haga clic en "Siguiente" para </w:t>
        </w:r>
        <w:r w:rsidRPr="00942BC3">
          <w:rPr>
            <w:rFonts w:ascii="Times New Roman" w:eastAsia="Times New Roman" w:hAnsi="Times New Roman" w:cs="Times New Roman"/>
            <w:kern w:val="0"/>
            <w:sz w:val="24"/>
            <w:szCs w:val="24"/>
            <w:highlight w:val="yellow"/>
            <w:lang w:eastAsia="fr-FR"/>
            <w14:ligatures w14:val="none"/>
          </w:rPr>
          <w:t>ver sus ganancias finales y terminar el experimento</w:t>
        </w:r>
      </w:ins>
    </w:p>
    <w:p w14:paraId="57BDA96D" w14:textId="77777777" w:rsidR="00942BC3" w:rsidRDefault="00942BC3" w:rsidP="00E231C1">
      <w:pPr>
        <w:jc w:val="both"/>
        <w:rPr>
          <w:ins w:id="923" w:author="Mercedes Ines Fevre Obarrio" w:date="2024-09-04T11:37:00Z" w16du:dateUtc="2024-09-04T09:37:00Z"/>
          <w:b/>
          <w:bCs/>
          <w:sz w:val="24"/>
          <w:szCs w:val="24"/>
        </w:rPr>
      </w:pPr>
    </w:p>
    <w:p w14:paraId="1D4D62AC" w14:textId="52DBDD17" w:rsidR="00E231C1" w:rsidRPr="00E231C1" w:rsidRDefault="00E231C1" w:rsidP="00E231C1">
      <w:pPr>
        <w:jc w:val="both"/>
        <w:rPr>
          <w:ins w:id="924" w:author="Mercedes Ines Fevre Obarrio" w:date="2024-07-01T14:42:00Z"/>
          <w:b/>
          <w:bCs/>
          <w:sz w:val="24"/>
          <w:szCs w:val="24"/>
        </w:rPr>
      </w:pPr>
      <w:ins w:id="925" w:author="Mercedes Ines Fevre Obarrio" w:date="2024-07-01T14:42:00Z">
        <w:r w:rsidRPr="00E231C1">
          <w:rPr>
            <w:b/>
            <w:bCs/>
            <w:sz w:val="24"/>
            <w:szCs w:val="24"/>
          </w:rPr>
          <w:t>{</w:t>
        </w:r>
        <w:proofErr w:type="gramStart"/>
        <w:r w:rsidRPr="00E231C1">
          <w:rPr>
            <w:b/>
            <w:bCs/>
            <w:sz w:val="24"/>
            <w:szCs w:val="24"/>
            <w:highlight w:val="lightGray"/>
          </w:rPr>
          <w:t>Siguiente</w:t>
        </w:r>
        <w:r w:rsidRPr="00E231C1" w:rsidDel="00317F93">
          <w:rPr>
            <w:b/>
            <w:bCs/>
            <w:sz w:val="24"/>
            <w:szCs w:val="24"/>
            <w:highlight w:val="lightGray"/>
          </w:rPr>
          <w:t xml:space="preserve"> </w:t>
        </w:r>
        <w:r w:rsidRPr="00E231C1">
          <w:rPr>
            <w:b/>
            <w:bCs/>
            <w:sz w:val="24"/>
            <w:szCs w:val="24"/>
          </w:rPr>
          <w:t>}</w:t>
        </w:r>
        <w:proofErr w:type="gramEnd"/>
      </w:ins>
    </w:p>
    <w:p w14:paraId="05E02836" w14:textId="77777777" w:rsidR="00E231C1" w:rsidRDefault="00E231C1" w:rsidP="00886E94">
      <w:pPr>
        <w:jc w:val="both"/>
        <w:rPr>
          <w:ins w:id="926" w:author="Mercedes Ines Fevre Obarrio" w:date="2024-07-01T14:42:00Z"/>
          <w:rFonts w:cstheme="minorHAnsi"/>
          <w:b/>
          <w:bCs/>
        </w:rPr>
      </w:pPr>
    </w:p>
    <w:p w14:paraId="1BA48055" w14:textId="7A4360A9" w:rsidR="00392D7D" w:rsidRDefault="00392D7D" w:rsidP="00886E94">
      <w:pPr>
        <w:jc w:val="both"/>
        <w:rPr>
          <w:rFonts w:cstheme="minorHAnsi"/>
          <w:b/>
          <w:bCs/>
        </w:rPr>
      </w:pPr>
      <w:r>
        <w:rPr>
          <w:rFonts w:cstheme="minorHAnsi"/>
          <w:b/>
          <w:bCs/>
        </w:rPr>
        <w:br w:type="page"/>
      </w:r>
    </w:p>
    <w:p w14:paraId="10DBFD2C" w14:textId="77777777" w:rsidR="00392D7D" w:rsidRDefault="00392D7D" w:rsidP="005B7185">
      <w:pPr>
        <w:jc w:val="center"/>
        <w:rPr>
          <w:rFonts w:cstheme="minorHAnsi"/>
          <w:b/>
          <w:bCs/>
        </w:rPr>
      </w:pPr>
      <w:r>
        <w:rPr>
          <w:rFonts w:cstheme="minorHAnsi"/>
          <w:b/>
          <w:bCs/>
        </w:rPr>
        <w:lastRenderedPageBreak/>
        <w:t>Pantalla 30</w:t>
      </w:r>
    </w:p>
    <w:p w14:paraId="06DFCD06" w14:textId="362CB8A5" w:rsidR="005B7185" w:rsidRPr="005B7185" w:rsidRDefault="005B7185" w:rsidP="005B7185">
      <w:pPr>
        <w:jc w:val="both"/>
        <w:rPr>
          <w:ins w:id="927" w:author="Mercedes Ines Fevre Obarrio" w:date="2024-07-01T14:59:00Z"/>
          <w:rFonts w:cstheme="minorHAnsi"/>
        </w:rPr>
      </w:pPr>
      <w:ins w:id="928" w:author="Mercedes Ines Fevre Obarrio" w:date="2024-07-01T14:59:00Z">
        <w:r w:rsidRPr="005B7185">
          <w:rPr>
            <w:rFonts w:cstheme="minorHAnsi"/>
          </w:rPr>
          <w:t>¡Felicidades! Ha terminado el experimento.</w:t>
        </w:r>
      </w:ins>
      <w:ins w:id="929" w:author="Mercedes Ines Fevre Obarrio" w:date="2024-07-01T15:02:00Z">
        <w:r w:rsidR="00211167">
          <w:rPr>
            <w:rFonts w:cstheme="minorHAnsi"/>
          </w:rPr>
          <w:t xml:space="preserve"> </w:t>
        </w:r>
        <w:r w:rsidR="00211167" w:rsidRPr="00707794">
          <w:t>Gracias por su participación.</w:t>
        </w:r>
      </w:ins>
    </w:p>
    <w:p w14:paraId="2DA23FB9" w14:textId="220B9811" w:rsidR="005B7185" w:rsidRPr="005B7185" w:rsidRDefault="005B7185" w:rsidP="005B7185">
      <w:pPr>
        <w:jc w:val="both"/>
        <w:rPr>
          <w:ins w:id="930" w:author="Mercedes Ines Fevre Obarrio" w:date="2024-07-01T14:59:00Z"/>
          <w:rFonts w:cstheme="minorHAnsi"/>
        </w:rPr>
      </w:pPr>
      <w:ins w:id="931" w:author="Mercedes Ines Fevre Obarrio" w:date="2024-07-01T14:59:00Z">
        <w:r w:rsidRPr="005B7185">
          <w:rPr>
            <w:rFonts w:cstheme="minorHAnsi"/>
          </w:rPr>
          <w:t xml:space="preserve">El cálculo de </w:t>
        </w:r>
      </w:ins>
      <w:ins w:id="932" w:author="Mercedes Ines Fevre Obarrio" w:date="2024-07-01T15:00:00Z">
        <w:r>
          <w:rPr>
            <w:rFonts w:cstheme="minorHAnsi"/>
          </w:rPr>
          <w:t xml:space="preserve">los </w:t>
        </w:r>
      </w:ins>
      <w:ins w:id="933" w:author="Mercedes Ines Fevre Obarrio" w:date="2024-07-01T14:59:00Z">
        <w:r w:rsidRPr="005B7185">
          <w:rPr>
            <w:rFonts w:cstheme="minorHAnsi"/>
          </w:rPr>
          <w:t>puntos</w:t>
        </w:r>
      </w:ins>
      <w:ins w:id="934" w:author="Mercedes Ines Fevre Obarrio" w:date="2024-07-01T15:00:00Z">
        <w:r>
          <w:rPr>
            <w:rFonts w:cstheme="minorHAnsi"/>
          </w:rPr>
          <w:t xml:space="preserve"> que ha obtenido</w:t>
        </w:r>
      </w:ins>
      <w:ins w:id="935" w:author="Mercedes Ines Fevre Obarrio" w:date="2024-07-01T14:59:00Z">
        <w:r w:rsidRPr="005B7185">
          <w:rPr>
            <w:rFonts w:cstheme="minorHAnsi"/>
          </w:rPr>
          <w:t xml:space="preserve"> por </w:t>
        </w:r>
      </w:ins>
      <w:ins w:id="936" w:author="Mercedes Ines Fevre Obarrio" w:date="2024-09-03T21:47:00Z" w16du:dateUtc="2024-09-03T19:47:00Z">
        <w:r w:rsidR="00C26963">
          <w:rPr>
            <w:rFonts w:cstheme="minorHAnsi"/>
          </w:rPr>
          <w:t>ronda</w:t>
        </w:r>
      </w:ins>
      <w:ins w:id="937" w:author="Mercedes Ines Fevre Obarrio" w:date="2024-07-01T14:59:00Z">
        <w:r w:rsidRPr="005B7185">
          <w:rPr>
            <w:rFonts w:cstheme="minorHAnsi"/>
          </w:rPr>
          <w:t xml:space="preserve"> </w:t>
        </w:r>
        <w:r>
          <w:rPr>
            <w:rFonts w:cstheme="minorHAnsi"/>
          </w:rPr>
          <w:t>es el siguiente:</w:t>
        </w:r>
      </w:ins>
    </w:p>
    <w:p w14:paraId="447359F3" w14:textId="77777777" w:rsidR="005B7185" w:rsidRPr="005B7185" w:rsidRDefault="005B7185" w:rsidP="005B7185">
      <w:pPr>
        <w:jc w:val="both"/>
        <w:rPr>
          <w:ins w:id="938" w:author="Mercedes Ines Fevre Obarrio" w:date="2024-07-01T14:59:00Z"/>
          <w:rFonts w:cstheme="minorHAnsi"/>
        </w:rPr>
      </w:pPr>
    </w:p>
    <w:p w14:paraId="7FAB4799" w14:textId="09FA3619" w:rsidR="00E94C6B" w:rsidRDefault="00E94C6B" w:rsidP="00886E94">
      <w:pPr>
        <w:jc w:val="both"/>
        <w:rPr>
          <w:rFonts w:cstheme="minorHAnsi"/>
        </w:rPr>
      </w:pPr>
      <w:del w:id="939" w:author="Mercedes Ines Fevre Obarrio" w:date="2024-07-01T15:00:00Z">
        <w:r w:rsidRPr="00E94C6B" w:rsidDel="005B7185">
          <w:rPr>
            <w:rFonts w:cstheme="minorHAnsi"/>
          </w:rPr>
          <w:delText>R</w:delText>
        </w:r>
      </w:del>
      <w:proofErr w:type="spellStart"/>
      <w:r w:rsidRPr="00E94C6B">
        <w:rPr>
          <w:rFonts w:cstheme="minorHAnsi"/>
        </w:rPr>
        <w:t>esultados</w:t>
      </w:r>
      <w:proofErr w:type="spellEnd"/>
      <w:r w:rsidRPr="00E94C6B">
        <w:rPr>
          <w:rFonts w:cstheme="minorHAnsi"/>
        </w:rPr>
        <w:t xml:space="preserve"> finales del experimento</w:t>
      </w:r>
    </w:p>
    <w:p w14:paraId="79F90009" w14:textId="0E717EF9" w:rsidR="00E94C6B" w:rsidRDefault="00E94C6B" w:rsidP="00886E94">
      <w:pPr>
        <w:jc w:val="both"/>
        <w:rPr>
          <w:rFonts w:cstheme="minorHAnsi"/>
        </w:rPr>
      </w:pPr>
      <w:r>
        <w:rPr>
          <w:rFonts w:cstheme="minorHAnsi"/>
        </w:rPr>
        <w:t>puntos</w:t>
      </w:r>
    </w:p>
    <w:p w14:paraId="22C3BB3C" w14:textId="37F071AE" w:rsidR="00E94C6B" w:rsidRDefault="00E94C6B" w:rsidP="00886E94">
      <w:pPr>
        <w:jc w:val="both"/>
        <w:rPr>
          <w:rFonts w:cstheme="minorHAnsi"/>
        </w:rPr>
      </w:pPr>
      <w:r>
        <w:rPr>
          <w:rFonts w:cstheme="minorHAnsi"/>
        </w:rPr>
        <w:t>Parte I</w:t>
      </w:r>
    </w:p>
    <w:p w14:paraId="668D3178" w14:textId="28851240" w:rsidR="00E94C6B" w:rsidRDefault="00E94C6B" w:rsidP="00886E94">
      <w:pPr>
        <w:jc w:val="both"/>
        <w:rPr>
          <w:rFonts w:cstheme="minorHAnsi"/>
        </w:rPr>
      </w:pPr>
      <w:r>
        <w:rPr>
          <w:rFonts w:cstheme="minorHAnsi"/>
        </w:rPr>
        <w:t xml:space="preserve">Parte II. </w:t>
      </w:r>
      <w:del w:id="940" w:author="Mercedes Ines Fevre Obarrio" w:date="2024-09-03T21:47:00Z" w16du:dateUtc="2024-09-03T19:47:00Z">
        <w:r w:rsidDel="00C26963">
          <w:rPr>
            <w:rFonts w:cstheme="minorHAnsi"/>
          </w:rPr>
          <w:delText xml:space="preserve">Período </w:delText>
        </w:r>
      </w:del>
      <w:ins w:id="941" w:author="Mercedes Ines Fevre Obarrio" w:date="2024-09-03T21:47:00Z" w16du:dateUtc="2024-09-03T19:47:00Z">
        <w:r w:rsidR="00C26963">
          <w:rPr>
            <w:rFonts w:cstheme="minorHAnsi"/>
          </w:rPr>
          <w:t xml:space="preserve">Ronda </w:t>
        </w:r>
      </w:ins>
      <w:r>
        <w:rPr>
          <w:rFonts w:cstheme="minorHAnsi"/>
        </w:rPr>
        <w:t>1</w:t>
      </w:r>
      <w:ins w:id="942" w:author="Mercedes Ines Fevre Obarrio" w:date="2024-09-03T21:47:00Z" w16du:dateUtc="2024-09-03T19:47:00Z">
        <w:r w:rsidR="00C26963">
          <w:rPr>
            <w:rFonts w:cstheme="minorHAnsi"/>
          </w:rPr>
          <w:t xml:space="preserve"> </w:t>
        </w:r>
      </w:ins>
    </w:p>
    <w:p w14:paraId="05E6AC27" w14:textId="18F0A666" w:rsidR="00E94C6B" w:rsidRDefault="00E94C6B" w:rsidP="00886E94">
      <w:pPr>
        <w:jc w:val="both"/>
        <w:rPr>
          <w:rFonts w:cstheme="minorHAnsi"/>
        </w:rPr>
      </w:pPr>
      <w:r>
        <w:rPr>
          <w:rFonts w:cstheme="minorHAnsi"/>
        </w:rPr>
        <w:t xml:space="preserve">Parte II. </w:t>
      </w:r>
      <w:del w:id="943" w:author="Mercedes Ines Fevre Obarrio" w:date="2024-09-03T21:47:00Z" w16du:dateUtc="2024-09-03T19:47:00Z">
        <w:r w:rsidDel="00C26963">
          <w:rPr>
            <w:rFonts w:cstheme="minorHAnsi"/>
          </w:rPr>
          <w:delText xml:space="preserve">Período </w:delText>
        </w:r>
      </w:del>
      <w:ins w:id="944" w:author="Mercedes Ines Fevre Obarrio" w:date="2024-09-03T21:47:00Z" w16du:dateUtc="2024-09-03T19:47:00Z">
        <w:r w:rsidR="00C26963">
          <w:rPr>
            <w:rFonts w:cstheme="minorHAnsi"/>
          </w:rPr>
          <w:t xml:space="preserve">Ronda </w:t>
        </w:r>
      </w:ins>
      <w:r>
        <w:rPr>
          <w:rFonts w:cstheme="minorHAnsi"/>
        </w:rPr>
        <w:t>2</w:t>
      </w:r>
    </w:p>
    <w:p w14:paraId="15C57671" w14:textId="0667646E" w:rsidR="00E94C6B" w:rsidRDefault="00E94C6B" w:rsidP="00886E94">
      <w:pPr>
        <w:jc w:val="both"/>
        <w:rPr>
          <w:ins w:id="945" w:author="Mercedes Ines Fevre Obarrio" w:date="2024-09-03T21:48:00Z" w16du:dateUtc="2024-09-03T19:48:00Z"/>
          <w:rFonts w:cstheme="minorHAnsi"/>
        </w:rPr>
      </w:pPr>
      <w:r>
        <w:rPr>
          <w:rFonts w:cstheme="minorHAnsi"/>
        </w:rPr>
        <w:t xml:space="preserve">Parte II. </w:t>
      </w:r>
      <w:del w:id="946" w:author="Mercedes Ines Fevre Obarrio" w:date="2024-09-03T21:47:00Z" w16du:dateUtc="2024-09-03T19:47:00Z">
        <w:r w:rsidRPr="005F3E5D" w:rsidDel="00C26963">
          <w:rPr>
            <w:rFonts w:cstheme="minorHAnsi"/>
          </w:rPr>
          <w:delText xml:space="preserve">Período </w:delText>
        </w:r>
      </w:del>
      <w:ins w:id="947" w:author="Mercedes Ines Fevre Obarrio" w:date="2024-09-03T21:47:00Z" w16du:dateUtc="2024-09-03T19:47:00Z">
        <w:r w:rsidR="00C26963">
          <w:rPr>
            <w:rFonts w:cstheme="minorHAnsi"/>
          </w:rPr>
          <w:t xml:space="preserve">Ronda </w:t>
        </w:r>
      </w:ins>
      <w:r w:rsidRPr="005F3E5D">
        <w:rPr>
          <w:rFonts w:cstheme="minorHAnsi"/>
        </w:rPr>
        <w:t>3</w:t>
      </w:r>
    </w:p>
    <w:p w14:paraId="31C0F4C4" w14:textId="495F9D1D" w:rsidR="00C26963" w:rsidRPr="005F3E5D" w:rsidRDefault="00C26963" w:rsidP="00886E94">
      <w:pPr>
        <w:jc w:val="both"/>
        <w:rPr>
          <w:rFonts w:cstheme="minorHAnsi"/>
        </w:rPr>
      </w:pPr>
      <w:ins w:id="948" w:author="Mercedes Ines Fevre Obarrio" w:date="2024-09-03T21:48:00Z" w16du:dateUtc="2024-09-03T19:48:00Z">
        <w:r>
          <w:rPr>
            <w:rFonts w:cstheme="minorHAnsi"/>
          </w:rPr>
          <w:t>Parte III</w:t>
        </w:r>
      </w:ins>
    </w:p>
    <w:p w14:paraId="628C2E9D" w14:textId="7C896FCA" w:rsidR="00392D7D" w:rsidRPr="005F3E5D" w:rsidRDefault="00E94C6B" w:rsidP="00886E94">
      <w:pPr>
        <w:jc w:val="both"/>
        <w:rPr>
          <w:rFonts w:cstheme="minorHAnsi"/>
          <w:b/>
          <w:bCs/>
        </w:rPr>
      </w:pPr>
      <w:r w:rsidRPr="005F3E5D">
        <w:rPr>
          <w:rFonts w:cstheme="minorHAnsi"/>
        </w:rPr>
        <w:t xml:space="preserve">Parte </w:t>
      </w:r>
      <w:commentRangeStart w:id="949"/>
      <w:r w:rsidRPr="005F3E5D">
        <w:rPr>
          <w:rFonts w:cstheme="minorHAnsi"/>
        </w:rPr>
        <w:t>III</w:t>
      </w:r>
      <w:commentRangeEnd w:id="949"/>
      <w:r>
        <w:rPr>
          <w:rStyle w:val="CommentReference"/>
        </w:rPr>
        <w:commentReference w:id="949"/>
      </w:r>
      <w:r w:rsidR="00392D7D">
        <w:rPr>
          <w:noProof/>
        </w:rPr>
        <w:drawing>
          <wp:inline distT="0" distB="0" distL="0" distR="0" wp14:anchorId="03849EC2" wp14:editId="11CB2789">
            <wp:extent cx="5400040" cy="1899920"/>
            <wp:effectExtent l="0" t="0" r="0" b="5080"/>
            <wp:docPr id="62672683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26838" name="Image 1" descr="Une image contenant texte, capture d’écran, Police, nombre&#10;&#10;Description générée automatiquement"/>
                    <pic:cNvPicPr/>
                  </pic:nvPicPr>
                  <pic:blipFill>
                    <a:blip r:embed="rId23"/>
                    <a:stretch>
                      <a:fillRect/>
                    </a:stretch>
                  </pic:blipFill>
                  <pic:spPr>
                    <a:xfrm>
                      <a:off x="0" y="0"/>
                      <a:ext cx="5400040" cy="1899920"/>
                    </a:xfrm>
                    <a:prstGeom prst="rect">
                      <a:avLst/>
                    </a:prstGeom>
                  </pic:spPr>
                </pic:pic>
              </a:graphicData>
            </a:graphic>
          </wp:inline>
        </w:drawing>
      </w:r>
    </w:p>
    <w:p w14:paraId="0C53285C" w14:textId="77777777" w:rsidR="00392D7D" w:rsidRPr="005F3E5D" w:rsidRDefault="00392D7D" w:rsidP="00886E94">
      <w:pPr>
        <w:jc w:val="both"/>
        <w:rPr>
          <w:b/>
          <w:bCs/>
        </w:rPr>
      </w:pPr>
    </w:p>
    <w:p w14:paraId="1F0C9943" w14:textId="77777777" w:rsidR="00707794" w:rsidRPr="008B7EC0" w:rsidRDefault="00707794" w:rsidP="00886E94">
      <w:pPr>
        <w:jc w:val="both"/>
      </w:pPr>
    </w:p>
    <w:p w14:paraId="2B5DDF2C" w14:textId="77777777" w:rsidR="00707794" w:rsidRPr="00707794" w:rsidRDefault="00707794" w:rsidP="00886E94">
      <w:pPr>
        <w:jc w:val="both"/>
      </w:pPr>
      <w:r w:rsidRPr="00707794">
        <w:t>Su pago final será el siguiente:</w:t>
      </w:r>
    </w:p>
    <w:p w14:paraId="4B475EB8" w14:textId="77777777" w:rsidR="00707794" w:rsidRPr="00707794" w:rsidRDefault="00707794" w:rsidP="00886E94">
      <w:pPr>
        <w:jc w:val="both"/>
      </w:pPr>
      <w:r w:rsidRPr="00707794">
        <w:t>El total de puntos obtenidos en el experimento es (puntos):</w:t>
      </w:r>
    </w:p>
    <w:p w14:paraId="0C099A7B" w14:textId="664C7332" w:rsidR="00707794" w:rsidRPr="00707794" w:rsidRDefault="00707794" w:rsidP="00886E94">
      <w:pPr>
        <w:jc w:val="both"/>
      </w:pPr>
      <w:r w:rsidRPr="00707794">
        <w:t xml:space="preserve">Sobre la base de la equivalencia de 1 punto = </w:t>
      </w:r>
      <w:r w:rsidRPr="00C26963">
        <w:rPr>
          <w:highlight w:val="yellow"/>
        </w:rPr>
        <w:t>2,5€,</w:t>
      </w:r>
      <w:r w:rsidRPr="00707794">
        <w:t xml:space="preserve"> ha ganado (euros):</w:t>
      </w:r>
    </w:p>
    <w:p w14:paraId="677807CB" w14:textId="77777777" w:rsidR="00707794" w:rsidRPr="00707794" w:rsidRDefault="00707794" w:rsidP="00886E94">
      <w:pPr>
        <w:jc w:val="both"/>
      </w:pPr>
      <w:r w:rsidRPr="00707794">
        <w:t xml:space="preserve">La cuota de participación es = </w:t>
      </w:r>
      <w:r w:rsidRPr="00C26963">
        <w:rPr>
          <w:highlight w:val="yellow"/>
        </w:rPr>
        <w:t>1,5€</w:t>
      </w:r>
    </w:p>
    <w:p w14:paraId="02CFEFE9" w14:textId="652333D0" w:rsidR="00707794" w:rsidRPr="00707794" w:rsidRDefault="00707794" w:rsidP="00886E94">
      <w:pPr>
        <w:jc w:val="both"/>
      </w:pPr>
      <w:r>
        <w:t>Su</w:t>
      </w:r>
      <w:r w:rsidRPr="00707794">
        <w:t>s ganancias totales de hoy son (euros)</w:t>
      </w:r>
      <w:r w:rsidR="00391832">
        <w:t>:</w:t>
      </w:r>
    </w:p>
    <w:p w14:paraId="7E33661A" w14:textId="77777777" w:rsidR="00707794" w:rsidRPr="00707794" w:rsidRDefault="00707794" w:rsidP="00886E94">
      <w:pPr>
        <w:jc w:val="both"/>
      </w:pPr>
      <w:r w:rsidRPr="00707794">
        <w:t xml:space="preserve">Para obtener sus ganancias, escriba </w:t>
      </w:r>
      <w:r w:rsidRPr="00C26963">
        <w:rPr>
          <w:highlight w:val="yellow"/>
        </w:rPr>
        <w:t>este código único</w:t>
      </w:r>
      <w:r w:rsidRPr="00707794">
        <w:t xml:space="preserve"> para usted. Este código se le pedirá para darle </w:t>
      </w:r>
      <w:commentRangeStart w:id="950"/>
      <w:commentRangeStart w:id="951"/>
      <w:r w:rsidRPr="00707794">
        <w:t>su</w:t>
      </w:r>
      <w:commentRangeEnd w:id="950"/>
      <w:r w:rsidR="00C26963">
        <w:rPr>
          <w:rStyle w:val="CommentReference"/>
        </w:rPr>
        <w:commentReference w:id="950"/>
      </w:r>
      <w:commentRangeEnd w:id="951"/>
      <w:r w:rsidR="00070DC6">
        <w:rPr>
          <w:rStyle w:val="CommentReference"/>
        </w:rPr>
        <w:commentReference w:id="951"/>
      </w:r>
      <w:r w:rsidRPr="00707794">
        <w:t xml:space="preserve"> pago a través de una tarjeta de regalo de Amazon:</w:t>
      </w:r>
    </w:p>
    <w:p w14:paraId="14E0F6F3" w14:textId="1287946C" w:rsidR="00707794" w:rsidRPr="00707794" w:rsidRDefault="00707794" w:rsidP="00886E94">
      <w:pPr>
        <w:jc w:val="both"/>
      </w:pPr>
      <w:r w:rsidRPr="00707794">
        <w:t xml:space="preserve">Una vez que haya anotado </w:t>
      </w:r>
      <w:r w:rsidRPr="00C26963">
        <w:rPr>
          <w:highlight w:val="yellow"/>
        </w:rPr>
        <w:t>su código,</w:t>
      </w:r>
      <w:r w:rsidRPr="00707794">
        <w:t xml:space="preserve"> cierre la ventana</w:t>
      </w:r>
      <w:r w:rsidR="00391832">
        <w:t>.</w:t>
      </w:r>
    </w:p>
    <w:p w14:paraId="156E8A4B" w14:textId="7655AF40" w:rsidR="00707794" w:rsidRPr="00707794" w:rsidRDefault="00707794" w:rsidP="00886E94">
      <w:pPr>
        <w:jc w:val="both"/>
        <w:rPr>
          <w:lang w:val="en-US"/>
        </w:rPr>
      </w:pPr>
      <w:r>
        <w:t>Que tenga un buen día</w:t>
      </w:r>
    </w:p>
    <w:p w14:paraId="4CF2E319" w14:textId="77777777" w:rsidR="00392D7D" w:rsidRPr="00707794" w:rsidRDefault="00392D7D" w:rsidP="00886E94">
      <w:pPr>
        <w:jc w:val="both"/>
        <w:rPr>
          <w:rFonts w:ascii="Times New Roman" w:hAnsi="Times New Roman" w:cs="Times New Roman"/>
          <w:lang w:val="en-US" w:eastAsia="fr-FR"/>
        </w:rPr>
      </w:pPr>
    </w:p>
    <w:sectPr w:rsidR="00392D7D" w:rsidRPr="00707794" w:rsidSect="00FA7665">
      <w:footerReference w:type="default" r:id="rId24"/>
      <w:pgSz w:w="11906" w:h="16838"/>
      <w:pgMar w:top="1417" w:right="1466"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2" w:author="Mercedes Ines Fevre Obarrio" w:date="2024-09-04T10:18:00Z" w:initials="MF">
    <w:p w14:paraId="3A70C453" w14:textId="77777777" w:rsidR="00070DC6" w:rsidRDefault="00070DC6" w:rsidP="00070DC6">
      <w:pPr>
        <w:pStyle w:val="CommentText"/>
      </w:pPr>
      <w:r>
        <w:rPr>
          <w:rStyle w:val="CommentReference"/>
        </w:rPr>
        <w:annotationRef/>
      </w:r>
      <w:r>
        <w:t>If we want to have it in all screens. Currently it appears in some. Or we can delete this sentence in all if obvious</w:t>
      </w:r>
    </w:p>
  </w:comment>
  <w:comment w:id="39" w:author="Mercedes Ines Fevre Obarrio" w:date="2024-09-03T12:31:00Z" w:initials="MF">
    <w:p w14:paraId="62EFB975" w14:textId="77777777" w:rsidR="000F6414" w:rsidRDefault="000F6414" w:rsidP="000F6414">
      <w:pPr>
        <w:pStyle w:val="CommentText"/>
      </w:pPr>
      <w:r>
        <w:rPr>
          <w:rStyle w:val="CommentReference"/>
        </w:rPr>
        <w:annotationRef/>
      </w:r>
      <w:r>
        <w:t>For explaining the link of the points and the %. % are decided in the following part (Part II, negotiation), right?</w:t>
      </w:r>
    </w:p>
  </w:comment>
  <w:comment w:id="87" w:author="Mercedes Ines Fevre Obarrio" w:date="2024-09-04T10:20:00Z" w:initials="MF">
    <w:p w14:paraId="31409AEE" w14:textId="77777777" w:rsidR="00573BB0" w:rsidRDefault="00573BB0" w:rsidP="00573BB0">
      <w:pPr>
        <w:pStyle w:val="CommentText"/>
      </w:pPr>
      <w:r>
        <w:rPr>
          <w:rStyle w:val="CommentReference"/>
        </w:rPr>
        <w:annotationRef/>
      </w:r>
      <w:r>
        <w:t>To put as in the screenshots</w:t>
      </w:r>
    </w:p>
  </w:comment>
  <w:comment w:id="90" w:author="Mercedes Ines Fevre Obarrio" w:date="2024-09-04T10:20:00Z" w:initials="MF">
    <w:p w14:paraId="104E1A3C" w14:textId="77777777" w:rsidR="00573BB0" w:rsidRDefault="00573BB0" w:rsidP="00573BB0">
      <w:pPr>
        <w:pStyle w:val="CommentText"/>
      </w:pPr>
      <w:r>
        <w:rPr>
          <w:rStyle w:val="CommentReference"/>
        </w:rPr>
        <w:annotationRef/>
      </w:r>
      <w:r>
        <w:t>To put as in the screenshots</w:t>
      </w:r>
    </w:p>
  </w:comment>
  <w:comment w:id="111" w:author="Mercedes Ines Fevre Obarrio" w:date="2024-09-04T10:22:00Z" w:initials="MF">
    <w:p w14:paraId="51287E02" w14:textId="77777777" w:rsidR="00573BB0" w:rsidRDefault="00573BB0" w:rsidP="00573BB0">
      <w:pPr>
        <w:pStyle w:val="CommentText"/>
      </w:pPr>
      <w:r>
        <w:rPr>
          <w:rStyle w:val="CommentReference"/>
        </w:rPr>
        <w:annotationRef/>
      </w:r>
      <w:r>
        <w:t>I have deleted ganancias as for me it means money and here we just talk about points. Also, in the screenshots there are no “ganancias”</w:t>
      </w:r>
    </w:p>
  </w:comment>
  <w:comment w:id="117" w:author="Mercedes Ines Fevre Obarrio" w:date="2024-09-04T10:20:00Z" w:initials="MF">
    <w:p w14:paraId="41E6E89F" w14:textId="77777777" w:rsidR="00573BB0" w:rsidRDefault="00573BB0" w:rsidP="00573BB0">
      <w:pPr>
        <w:pStyle w:val="CommentText"/>
      </w:pPr>
      <w:r>
        <w:rPr>
          <w:rStyle w:val="CommentReference"/>
        </w:rPr>
        <w:annotationRef/>
      </w:r>
      <w:r>
        <w:t>To put as in the screenshots</w:t>
      </w:r>
    </w:p>
  </w:comment>
  <w:comment w:id="123" w:author="Mercedes Ines Fevre Obarrio" w:date="2024-09-04T10:20:00Z" w:initials="MF">
    <w:p w14:paraId="7B3CA982" w14:textId="77777777" w:rsidR="00573BB0" w:rsidRDefault="00573BB0" w:rsidP="00573BB0">
      <w:pPr>
        <w:pStyle w:val="CommentText"/>
      </w:pPr>
      <w:r>
        <w:rPr>
          <w:rStyle w:val="CommentReference"/>
        </w:rPr>
        <w:annotationRef/>
      </w:r>
      <w:r>
        <w:t>To put as in the screenshots</w:t>
      </w:r>
    </w:p>
  </w:comment>
  <w:comment w:id="134" w:author="Mercedes Ines Fevre Obarrio" w:date="2024-09-04T10:24:00Z" w:initials="MF">
    <w:p w14:paraId="40233E0F" w14:textId="77777777" w:rsidR="00BB1607" w:rsidRDefault="00573BB0" w:rsidP="00BB1607">
      <w:pPr>
        <w:pStyle w:val="CommentText"/>
      </w:pPr>
      <w:r>
        <w:rPr>
          <w:rStyle w:val="CommentReference"/>
        </w:rPr>
        <w:annotationRef/>
      </w:r>
      <w:r w:rsidR="00BB1607">
        <w:t>Shall we write Etapa or Juego as where they are now in the screen. Changing also Period to Round as defined in Instructions. I would put round #1 instead of #2. (#2 is in the screenshot)</w:t>
      </w:r>
    </w:p>
  </w:comment>
  <w:comment w:id="147" w:author="Mercedes Ines Fevre Obarrio" w:date="2024-09-04T10:27:00Z" w:initials="MF">
    <w:p w14:paraId="689AA412" w14:textId="0AB275B8" w:rsidR="00573BB0" w:rsidRDefault="00573BB0" w:rsidP="00573BB0">
      <w:pPr>
        <w:pStyle w:val="CommentText"/>
      </w:pPr>
      <w:r>
        <w:rPr>
          <w:rStyle w:val="CommentReference"/>
        </w:rPr>
        <w:annotationRef/>
      </w:r>
      <w:r>
        <w:t>Translating the screenshot</w:t>
      </w:r>
    </w:p>
  </w:comment>
  <w:comment w:id="191" w:author="Mercedes Ines Fevre Obarrio" w:date="2024-09-03T13:02:00Z" w:initials="MF">
    <w:p w14:paraId="166F3BA6" w14:textId="01CFAA9B" w:rsidR="007230C9" w:rsidRDefault="007230C9" w:rsidP="007230C9">
      <w:pPr>
        <w:pStyle w:val="CommentText"/>
      </w:pPr>
      <w:r>
        <w:rPr>
          <w:rStyle w:val="CommentReference"/>
        </w:rPr>
        <w:annotationRef/>
      </w:r>
      <w:r>
        <w:t>Can they move on if they have one or more incorrect answers?</w:t>
      </w:r>
    </w:p>
  </w:comment>
  <w:comment w:id="194" w:author="Mercedes Ines Fevre Obarrio" w:date="2024-09-03T19:27:00Z" w:initials="MF">
    <w:p w14:paraId="4049FB67" w14:textId="77777777" w:rsidR="00BB1607" w:rsidRDefault="003C4D26" w:rsidP="00BB1607">
      <w:pPr>
        <w:pStyle w:val="CommentText"/>
      </w:pPr>
      <w:r>
        <w:rPr>
          <w:rStyle w:val="CommentReference"/>
        </w:rPr>
        <w:annotationRef/>
      </w:r>
      <w:r w:rsidR="00BB1607">
        <w:t>EMO survey: Only at the beginning of the experiment. Is this enough?</w:t>
      </w:r>
    </w:p>
  </w:comment>
  <w:comment w:id="206" w:author="Mercedes Ines Fevre Obarrio" w:date="2024-09-03T13:02:00Z" w:initials="MF">
    <w:p w14:paraId="027E0239" w14:textId="7B31B467" w:rsidR="003C4D26" w:rsidRDefault="007230C9" w:rsidP="003C4D26">
      <w:pPr>
        <w:pStyle w:val="CommentText"/>
      </w:pPr>
      <w:r>
        <w:rPr>
          <w:rStyle w:val="CommentReference"/>
        </w:rPr>
        <w:annotationRef/>
      </w:r>
      <w:r w:rsidR="003C4D26">
        <w:t>The option at the end of each page to  go back is only for the explanation pages, right?</w:t>
      </w:r>
    </w:p>
  </w:comment>
  <w:comment w:id="209" w:author="Mercedes Ines Fevre Obarrio" w:date="2024-09-04T10:30:00Z" w:initials="MF">
    <w:p w14:paraId="244CB408" w14:textId="77777777" w:rsidR="00BB1607" w:rsidRDefault="00BB1607" w:rsidP="00BB1607">
      <w:pPr>
        <w:pStyle w:val="CommentText"/>
      </w:pPr>
      <w:r>
        <w:rPr>
          <w:rStyle w:val="CommentReference"/>
        </w:rPr>
        <w:annotationRef/>
      </w:r>
      <w:r>
        <w:t>Different sentence than in the rest of document: Haga clic en "Siguiente" para continuar.</w:t>
      </w:r>
    </w:p>
  </w:comment>
  <w:comment w:id="210" w:author="Mercedes Ines Fevre Obarrio" w:date="2024-09-04T10:40:00Z" w:initials="MF">
    <w:p w14:paraId="1B746F98" w14:textId="77777777" w:rsidR="002F1AEF" w:rsidRDefault="002F1AEF" w:rsidP="002F1AEF">
      <w:pPr>
        <w:pStyle w:val="CommentText"/>
      </w:pPr>
      <w:r>
        <w:rPr>
          <w:rStyle w:val="CommentReference"/>
        </w:rPr>
        <w:annotationRef/>
      </w:r>
      <w:r>
        <w:t>Different instructions than in the former explanation (screen 4)</w:t>
      </w:r>
    </w:p>
  </w:comment>
  <w:comment w:id="211" w:author="Mercedes Ines Fevre Obarrio" w:date="2024-09-04T10:46:00Z" w:initials="MF">
    <w:p w14:paraId="3773758E" w14:textId="77777777" w:rsidR="002F1AEF" w:rsidRDefault="002F1AEF" w:rsidP="002F1AEF">
      <w:pPr>
        <w:pStyle w:val="CommentText"/>
      </w:pPr>
      <w:r>
        <w:rPr>
          <w:rStyle w:val="CommentReference"/>
        </w:rPr>
        <w:annotationRef/>
      </w:r>
      <w:r>
        <w:t>I would put this sentence at the end, to recall if any doubt</w:t>
      </w:r>
    </w:p>
  </w:comment>
  <w:comment w:id="220" w:author="Mercedes Ines Fevre Obarrio" w:date="2024-09-04T10:39:00Z" w:initials="MF">
    <w:p w14:paraId="5C97E59F" w14:textId="77777777" w:rsidR="00866D5C" w:rsidRDefault="002F1AEF" w:rsidP="00866D5C">
      <w:pPr>
        <w:pStyle w:val="CommentText"/>
      </w:pPr>
      <w:r>
        <w:rPr>
          <w:rStyle w:val="CommentReference"/>
        </w:rPr>
        <w:annotationRef/>
      </w:r>
      <w:r w:rsidR="00866D5C">
        <w:t>As in the screenshot</w:t>
      </w:r>
    </w:p>
  </w:comment>
  <w:comment w:id="221" w:author="Mercedes Ines Fevre Obarrio" w:date="2024-09-04T11:20:00Z" w:initials="MF">
    <w:p w14:paraId="4920F655" w14:textId="77777777" w:rsidR="00866D5C" w:rsidRDefault="00866D5C" w:rsidP="00866D5C">
      <w:pPr>
        <w:pStyle w:val="CommentText"/>
      </w:pPr>
      <w:r>
        <w:rPr>
          <w:rStyle w:val="CommentReference"/>
        </w:rPr>
        <w:annotationRef/>
      </w:r>
      <w:r>
        <w:t>Should we change “finales” to “totales” as in screenshot? Moreover “finales” for me is more at the end of the experiment. What do you think? IF so, it should be adapted in all text with the formula, explanations of screenshots and in the screenshots</w:t>
      </w:r>
    </w:p>
  </w:comment>
  <w:comment w:id="228" w:author="Mercedes Ines Fevre Obarrio" w:date="2024-09-04T11:19:00Z" w:initials="MF">
    <w:p w14:paraId="0EA35AB6" w14:textId="7536D5F0" w:rsidR="00122897" w:rsidRDefault="00122897" w:rsidP="00122897">
      <w:pPr>
        <w:pStyle w:val="CommentText"/>
      </w:pPr>
      <w:r>
        <w:rPr>
          <w:rStyle w:val="CommentReference"/>
        </w:rPr>
        <w:annotationRef/>
      </w:r>
      <w:r>
        <w:t>To have it as in screenshot</w:t>
      </w:r>
    </w:p>
  </w:comment>
  <w:comment w:id="244" w:author="Mercedes Ines Fevre Obarrio" w:date="2024-09-04T10:27:00Z" w:initials="MF">
    <w:p w14:paraId="4E9608E8" w14:textId="1367E4A2" w:rsidR="002F1AEF" w:rsidRDefault="002F1AEF" w:rsidP="002F1AEF">
      <w:pPr>
        <w:pStyle w:val="CommentText"/>
      </w:pPr>
      <w:r>
        <w:rPr>
          <w:rStyle w:val="CommentReference"/>
        </w:rPr>
        <w:annotationRef/>
      </w:r>
      <w:r>
        <w:t>Translating the screenshot</w:t>
      </w:r>
    </w:p>
  </w:comment>
  <w:comment w:id="322" w:author="Hernan Gonzalez Roberto" w:date="2024-06-27T16:36:00Z" w:initials="RH">
    <w:p w14:paraId="03957238" w14:textId="21F9307F" w:rsidR="004B2371" w:rsidRPr="00DA32BE" w:rsidRDefault="004B2371" w:rsidP="004B2371">
      <w:pPr>
        <w:pStyle w:val="CommentText"/>
        <w:rPr>
          <w:lang w:val="en-US"/>
        </w:rPr>
      </w:pPr>
      <w:r>
        <w:rPr>
          <w:rStyle w:val="CommentReference"/>
        </w:rPr>
        <w:annotationRef/>
      </w:r>
      <w:r w:rsidRPr="00DA32BE">
        <w:rPr>
          <w:lang w:val="en-US"/>
        </w:rPr>
        <w:t>Is this correct?</w:t>
      </w:r>
    </w:p>
  </w:comment>
  <w:comment w:id="323" w:author="Andrea Guido" w:date="2024-07-15T12:48:00Z" w:initials="AG">
    <w:p w14:paraId="1BBE321E" w14:textId="77777777" w:rsidR="00907A86" w:rsidRPr="00DA32BE" w:rsidRDefault="00907A86" w:rsidP="00907A86">
      <w:pPr>
        <w:pStyle w:val="CommentText"/>
        <w:rPr>
          <w:lang w:val="en-US"/>
        </w:rPr>
      </w:pPr>
      <w:r>
        <w:rPr>
          <w:rStyle w:val="CommentReference"/>
        </w:rPr>
        <w:annotationRef/>
      </w:r>
      <w:r w:rsidRPr="00DA32BE">
        <w:rPr>
          <w:lang w:val="en-US"/>
        </w:rPr>
        <w:t xml:space="preserve">Not sure about this...I thought we would give info. </w:t>
      </w:r>
      <w:r w:rsidRPr="00DA32BE">
        <w:rPr>
          <w:lang w:val="en-US"/>
        </w:rPr>
        <w:br/>
      </w:r>
    </w:p>
  </w:comment>
  <w:comment w:id="324" w:author="Mercedes Ines Fevre Obarrio" w:date="2024-07-30T14:31:00Z" w:initials="MF">
    <w:p w14:paraId="1EAB04FC" w14:textId="77777777" w:rsidR="00357617" w:rsidRDefault="00357617" w:rsidP="00357617">
      <w:pPr>
        <w:pStyle w:val="CommentText"/>
      </w:pPr>
      <w:r>
        <w:rPr>
          <w:rStyle w:val="CommentReference"/>
        </w:rPr>
        <w:annotationRef/>
      </w:r>
      <w:r w:rsidRPr="00DA32BE">
        <w:rPr>
          <w:lang w:val="en-US"/>
        </w:rPr>
        <w:t xml:space="preserve">Weird to have the info per round in the Production Part but not in the Nego-Prod. Perhaps we could give info per round but not cummulative. </w:t>
      </w:r>
      <w:r>
        <w:t>What do you think?</w:t>
      </w:r>
    </w:p>
  </w:comment>
  <w:comment w:id="325" w:author="CORGNET Brice" w:date="2024-08-22T16:03:00Z" w:initials="CB">
    <w:p w14:paraId="5BB869B9" w14:textId="21944217" w:rsidR="00215EB4" w:rsidRPr="00215EB4" w:rsidRDefault="00215EB4" w:rsidP="00215EB4">
      <w:pPr>
        <w:spacing w:before="100" w:beforeAutospacing="1" w:after="100" w:afterAutospacing="1" w:line="240" w:lineRule="auto"/>
        <w:jc w:val="both"/>
        <w:rPr>
          <w:rFonts w:ascii="Times New Roman" w:eastAsia="Times New Roman" w:hAnsi="Times New Roman" w:cs="Times New Roman"/>
          <w:kern w:val="0"/>
          <w:sz w:val="24"/>
          <w:szCs w:val="24"/>
          <w:lang w:val="en-US" w:eastAsia="fr-FR"/>
          <w14:ligatures w14:val="none"/>
        </w:rPr>
      </w:pPr>
      <w:r>
        <w:rPr>
          <w:rStyle w:val="CommentReference"/>
        </w:rPr>
        <w:annotationRef/>
      </w:r>
      <w:r w:rsidRPr="00215EB4">
        <w:t>At the beginning of the page we say: “</w:t>
      </w:r>
      <w:r w:rsidRPr="00392D7D">
        <w:rPr>
          <w:rFonts w:ascii="Times New Roman" w:eastAsia="Times New Roman" w:hAnsi="Times New Roman" w:cs="Times New Roman"/>
          <w:kern w:val="0"/>
          <w:sz w:val="24"/>
          <w:szCs w:val="24"/>
          <w:lang w:eastAsia="fr-FR"/>
          <w14:ligatures w14:val="none"/>
        </w:rPr>
        <w:t>Sin embargo, en esta parte tendr</w:t>
      </w:r>
      <w:r>
        <w:rPr>
          <w:rFonts w:ascii="Times New Roman" w:eastAsia="Times New Roman" w:hAnsi="Times New Roman" w:cs="Times New Roman"/>
          <w:kern w:val="0"/>
          <w:sz w:val="24"/>
          <w:szCs w:val="24"/>
          <w:lang w:eastAsia="fr-FR"/>
          <w14:ligatures w14:val="none"/>
        </w:rPr>
        <w:t>á</w:t>
      </w:r>
      <w:r w:rsidRPr="00392D7D">
        <w:rPr>
          <w:rFonts w:ascii="Times New Roman" w:eastAsia="Times New Roman" w:hAnsi="Times New Roman" w:cs="Times New Roman"/>
          <w:kern w:val="0"/>
          <w:sz w:val="24"/>
          <w:szCs w:val="24"/>
          <w:lang w:eastAsia="fr-FR"/>
          <w14:ligatures w14:val="none"/>
        </w:rPr>
        <w:t xml:space="preserve"> que negociar primero con el otro </w:t>
      </w:r>
      <w:r w:rsidRPr="00457715">
        <w:rPr>
          <w:rFonts w:ascii="Times New Roman" w:eastAsia="Times New Roman" w:hAnsi="Times New Roman" w:cs="Times New Roman"/>
          <w:kern w:val="0"/>
          <w:sz w:val="24"/>
          <w:szCs w:val="24"/>
          <w:lang w:eastAsia="fr-FR"/>
          <w14:ligatures w14:val="none"/>
        </w:rPr>
        <w:t xml:space="preserve">trabajador </w:t>
      </w:r>
      <w:r w:rsidRPr="00392D7D">
        <w:rPr>
          <w:rFonts w:ascii="Times New Roman" w:eastAsia="Times New Roman" w:hAnsi="Times New Roman" w:cs="Times New Roman"/>
          <w:kern w:val="0"/>
          <w:sz w:val="24"/>
          <w:szCs w:val="24"/>
          <w:lang w:eastAsia="fr-FR"/>
          <w14:ligatures w14:val="none"/>
        </w:rPr>
        <w:t xml:space="preserve">el porcentaje que cada uno </w:t>
      </w:r>
      <w:r>
        <w:rPr>
          <w:rFonts w:ascii="Times New Roman" w:eastAsia="Times New Roman" w:hAnsi="Times New Roman" w:cs="Times New Roman"/>
          <w:kern w:val="0"/>
          <w:sz w:val="24"/>
          <w:szCs w:val="24"/>
          <w:lang w:eastAsia="fr-FR"/>
          <w14:ligatures w14:val="none"/>
        </w:rPr>
        <w:t>recibi</w:t>
      </w:r>
      <w:r w:rsidRPr="00392D7D">
        <w:rPr>
          <w:rFonts w:ascii="Times New Roman" w:eastAsia="Times New Roman" w:hAnsi="Times New Roman" w:cs="Times New Roman"/>
          <w:kern w:val="0"/>
          <w:sz w:val="24"/>
          <w:szCs w:val="24"/>
          <w:lang w:eastAsia="fr-FR"/>
          <w14:ligatures w14:val="none"/>
        </w:rPr>
        <w:t xml:space="preserve">rá </w:t>
      </w:r>
      <w:r>
        <w:rPr>
          <w:rFonts w:ascii="Times New Roman" w:eastAsia="Times New Roman" w:hAnsi="Times New Roman" w:cs="Times New Roman"/>
          <w:kern w:val="0"/>
          <w:sz w:val="24"/>
          <w:szCs w:val="24"/>
          <w:lang w:eastAsia="fr-FR"/>
          <w14:ligatures w14:val="none"/>
        </w:rPr>
        <w:t xml:space="preserve">de las ganancias de </w:t>
      </w:r>
      <w:r w:rsidRPr="00392D7D">
        <w:rPr>
          <w:rFonts w:ascii="Times New Roman" w:eastAsia="Times New Roman" w:hAnsi="Times New Roman" w:cs="Times New Roman"/>
          <w:kern w:val="0"/>
          <w:sz w:val="24"/>
          <w:szCs w:val="24"/>
          <w:lang w:eastAsia="fr-FR"/>
          <w14:ligatures w14:val="none"/>
        </w:rPr>
        <w:t>la cuenta grup</w:t>
      </w:r>
      <w:r>
        <w:rPr>
          <w:rFonts w:ascii="Times New Roman" w:eastAsia="Times New Roman" w:hAnsi="Times New Roman" w:cs="Times New Roman"/>
          <w:kern w:val="0"/>
          <w:sz w:val="24"/>
          <w:szCs w:val="24"/>
          <w:lang w:eastAsia="fr-FR"/>
          <w14:ligatures w14:val="none"/>
        </w:rPr>
        <w:t>al</w:t>
      </w:r>
      <w:r w:rsidRPr="00392D7D">
        <w:rPr>
          <w:rFonts w:ascii="Times New Roman" w:eastAsia="Times New Roman" w:hAnsi="Times New Roman" w:cs="Times New Roman"/>
          <w:kern w:val="0"/>
          <w:sz w:val="24"/>
          <w:szCs w:val="24"/>
          <w:lang w:eastAsia="fr-FR"/>
          <w14:ligatures w14:val="none"/>
        </w:rPr>
        <w:t>.</w:t>
      </w:r>
      <w:r>
        <w:rPr>
          <w:rFonts w:ascii="Times New Roman" w:eastAsia="Times New Roman" w:hAnsi="Times New Roman" w:cs="Times New Roman"/>
          <w:kern w:val="0"/>
          <w:sz w:val="24"/>
          <w:szCs w:val="24"/>
          <w:lang w:eastAsia="fr-FR"/>
          <w14:ligatures w14:val="none"/>
        </w:rPr>
        <w:t xml:space="preserve">” </w:t>
      </w:r>
      <w:r w:rsidRPr="00215EB4">
        <w:rPr>
          <w:rFonts w:ascii="Times New Roman" w:eastAsia="Times New Roman" w:hAnsi="Times New Roman" w:cs="Times New Roman"/>
          <w:kern w:val="0"/>
          <w:sz w:val="24"/>
          <w:szCs w:val="24"/>
          <w:lang w:val="en-US" w:eastAsia="fr-FR"/>
          <w14:ligatures w14:val="none"/>
        </w:rPr>
        <w:t>I think it might be Good to give simple f</w:t>
      </w:r>
      <w:r>
        <w:rPr>
          <w:rFonts w:ascii="Times New Roman" w:eastAsia="Times New Roman" w:hAnsi="Times New Roman" w:cs="Times New Roman"/>
          <w:kern w:val="0"/>
          <w:sz w:val="24"/>
          <w:szCs w:val="24"/>
          <w:lang w:val="en-US" w:eastAsia="fr-FR"/>
          <w14:ligatures w14:val="none"/>
        </w:rPr>
        <w:t>eedback as in Part 1. In the end, we are trying to make these independent observations but they are not and will not be anyway. Giving feedback also allows us some study of dynamics and there might be something interesting there.</w:t>
      </w:r>
    </w:p>
    <w:p w14:paraId="164FFA55" w14:textId="4CBCD3D8" w:rsidR="00215EB4" w:rsidRPr="00215EB4" w:rsidRDefault="00215EB4">
      <w:pPr>
        <w:pStyle w:val="CommentText"/>
        <w:rPr>
          <w:lang w:val="en-US"/>
        </w:rPr>
      </w:pPr>
    </w:p>
  </w:comment>
  <w:comment w:id="326" w:author="Mercedes Ines Fevre Obarrio" w:date="2024-08-23T10:15:00Z" w:initials="MF">
    <w:p w14:paraId="35B2E8C0" w14:textId="77777777" w:rsidR="00901E06" w:rsidRDefault="00901E06" w:rsidP="00901E06">
      <w:pPr>
        <w:pStyle w:val="CommentText"/>
      </w:pPr>
      <w:r>
        <w:rPr>
          <w:rStyle w:val="CommentReference"/>
        </w:rPr>
        <w:annotationRef/>
      </w:r>
      <w:r>
        <w:t>Then, better deleting it and give information in each round, right?</w:t>
      </w:r>
    </w:p>
  </w:comment>
  <w:comment w:id="336" w:author="Mercedes Ines Fevre Obarrio" w:date="2024-09-03T19:23:00Z" w:initials="MF">
    <w:p w14:paraId="1A17E9E1" w14:textId="77777777" w:rsidR="003C4D26" w:rsidRDefault="003C4D26" w:rsidP="003C4D26">
      <w:pPr>
        <w:pStyle w:val="CommentText"/>
      </w:pPr>
      <w:r>
        <w:rPr>
          <w:rStyle w:val="CommentReference"/>
        </w:rPr>
        <w:annotationRef/>
      </w:r>
      <w:r>
        <w:t>Do we have to add this sentence at the end of each page? Currently it is not in all pages</w:t>
      </w:r>
    </w:p>
  </w:comment>
  <w:comment w:id="338" w:author="CORGNET Brice" w:date="2024-08-22T16:10:00Z" w:initials="CB">
    <w:p w14:paraId="58A269A3" w14:textId="51652F55" w:rsidR="000E57C8" w:rsidRPr="000E57C8" w:rsidRDefault="000E57C8">
      <w:pPr>
        <w:pStyle w:val="CommentText"/>
        <w:rPr>
          <w:lang w:val="en-US"/>
        </w:rPr>
      </w:pPr>
      <w:r>
        <w:rPr>
          <w:rStyle w:val="CommentReference"/>
        </w:rPr>
        <w:annotationRef/>
      </w:r>
      <w:r w:rsidRPr="000E57C8">
        <w:rPr>
          <w:lang w:val="en-US"/>
        </w:rPr>
        <w:t>Here again, I would e</w:t>
      </w:r>
      <w:r>
        <w:rPr>
          <w:lang w:val="en-US"/>
        </w:rPr>
        <w:t>xplain simply that knowing your % (x) implies knowing (1-x)% assigned to the other two persons in the group but not the exact % assigned to each of them.</w:t>
      </w:r>
    </w:p>
  </w:comment>
  <w:comment w:id="339" w:author="Mercedes Ines Fevre Obarrio" w:date="2024-08-23T10:21:00Z" w:initials="MF">
    <w:p w14:paraId="113258FD" w14:textId="77777777" w:rsidR="00E504DC" w:rsidRDefault="00E504DC" w:rsidP="00E504DC">
      <w:pPr>
        <w:pStyle w:val="CommentText"/>
      </w:pPr>
      <w:r>
        <w:rPr>
          <w:rStyle w:val="CommentReference"/>
        </w:rPr>
        <w:annotationRef/>
      </w:r>
      <w:r>
        <w:t>Actually, the other worker doesn’t get 1-x, as he/she has another “scale”</w:t>
      </w:r>
    </w:p>
  </w:comment>
  <w:comment w:id="341" w:author="Andrea Guido" w:date="2024-05-21T22:33:00Z" w:initials="GA">
    <w:p w14:paraId="39B868F2" w14:textId="4F1B418A" w:rsidR="00392D7D" w:rsidRDefault="00392D7D" w:rsidP="00392D7D">
      <w:pPr>
        <w:pStyle w:val="CommentText"/>
      </w:pPr>
      <w:r>
        <w:rPr>
          <w:rStyle w:val="CommentReference"/>
        </w:rPr>
        <w:annotationRef/>
      </w:r>
      <w:r>
        <w:t>Necesita dos versiones dependiendo del tratamiento.</w:t>
      </w:r>
    </w:p>
  </w:comment>
  <w:comment w:id="342" w:author="Mercedes Ines Fevre Obarrio" w:date="2024-06-28T09:58:00Z" w:initials="MF">
    <w:p w14:paraId="4DF2A626" w14:textId="77777777" w:rsidR="00457715" w:rsidRPr="00DA32BE" w:rsidRDefault="00457715" w:rsidP="00457715">
      <w:pPr>
        <w:pStyle w:val="CommentText"/>
        <w:rPr>
          <w:lang w:val="en-US"/>
        </w:rPr>
      </w:pPr>
      <w:r>
        <w:rPr>
          <w:rStyle w:val="CommentReference"/>
        </w:rPr>
        <w:annotationRef/>
      </w:r>
      <w:r w:rsidRPr="00DA32BE">
        <w:rPr>
          <w:lang w:val="en-US"/>
        </w:rPr>
        <w:t>We need to run before the experiment for the managers for setting the % for managers, right?</w:t>
      </w:r>
    </w:p>
  </w:comment>
  <w:comment w:id="343" w:author="Mercedes Ines Fevre Obarrio" w:date="2024-07-30T14:33:00Z" w:initials="MF">
    <w:p w14:paraId="419502F1" w14:textId="77777777" w:rsidR="00357617" w:rsidRPr="00DA32BE" w:rsidRDefault="00357617" w:rsidP="00357617">
      <w:pPr>
        <w:pStyle w:val="CommentText"/>
        <w:rPr>
          <w:lang w:val="en-US"/>
        </w:rPr>
      </w:pPr>
      <w:r>
        <w:rPr>
          <w:rStyle w:val="CommentReference"/>
        </w:rPr>
        <w:annotationRef/>
      </w:r>
      <w:r w:rsidRPr="00DA32BE">
        <w:rPr>
          <w:lang w:val="en-US"/>
        </w:rPr>
        <w:t>Andrea, once we have the instructions fully validated, I can split it into two different documents following the treatment (algo or human manager). Is this what you mean?</w:t>
      </w:r>
    </w:p>
  </w:comment>
  <w:comment w:id="371" w:author="Andrea Guido" w:date="2024-07-29T09:32:00Z" w:initials="AG">
    <w:p w14:paraId="29A24A85" w14:textId="77777777" w:rsidR="00F958A4" w:rsidRPr="00DA32BE" w:rsidRDefault="00F958A4" w:rsidP="00F958A4">
      <w:pPr>
        <w:pStyle w:val="CommentText"/>
        <w:rPr>
          <w:lang w:val="en-US"/>
        </w:rPr>
      </w:pPr>
      <w:r>
        <w:rPr>
          <w:rStyle w:val="CommentReference"/>
        </w:rPr>
        <w:annotationRef/>
      </w:r>
      <w:r w:rsidRPr="00DA32BE">
        <w:rPr>
          <w:lang w:val="en-US"/>
        </w:rPr>
        <w:t>Sure, I noted it and will be added when we finish revising instructions</w:t>
      </w:r>
    </w:p>
  </w:comment>
  <w:comment w:id="374" w:author="CORGNET Brice" w:date="2024-08-22T16:21:00Z" w:initials="CB">
    <w:p w14:paraId="174590C9" w14:textId="77777777" w:rsidR="00F958A4" w:rsidRPr="00FA3C94" w:rsidRDefault="00F958A4" w:rsidP="00F958A4">
      <w:pPr>
        <w:pStyle w:val="CommentText"/>
        <w:rPr>
          <w:lang w:val="en-US"/>
        </w:rPr>
      </w:pPr>
      <w:r>
        <w:rPr>
          <w:rStyle w:val="CommentReference"/>
        </w:rPr>
        <w:annotationRef/>
      </w:r>
      <w:r w:rsidRPr="00FA3C94">
        <w:rPr>
          <w:lang w:val="en-US"/>
        </w:rPr>
        <w:t>We need a screenshot f</w:t>
      </w:r>
      <w:r>
        <w:rPr>
          <w:lang w:val="en-US"/>
        </w:rPr>
        <w:t>or that.</w:t>
      </w:r>
    </w:p>
  </w:comment>
  <w:comment w:id="375" w:author="Mercedes Ines Fevre Obarrio" w:date="2024-08-23T10:28:00Z" w:initials="MF">
    <w:p w14:paraId="62D029E9" w14:textId="77777777" w:rsidR="00F958A4" w:rsidRDefault="00F958A4" w:rsidP="00F958A4">
      <w:pPr>
        <w:pStyle w:val="CommentText"/>
      </w:pPr>
      <w:r>
        <w:rPr>
          <w:rStyle w:val="CommentReference"/>
        </w:rPr>
        <w:annotationRef/>
      </w:r>
      <w:r>
        <w:t>Good point.</w:t>
      </w:r>
    </w:p>
  </w:comment>
  <w:comment w:id="372" w:author="CORGNET Brice" w:date="2024-08-22T16:20:00Z" w:initials="CB">
    <w:p w14:paraId="66E4C701" w14:textId="77777777" w:rsidR="00F958A4" w:rsidRPr="00FA3C94" w:rsidRDefault="00F958A4" w:rsidP="00F958A4">
      <w:pPr>
        <w:pStyle w:val="CommentText"/>
        <w:rPr>
          <w:lang w:val="en-US"/>
        </w:rPr>
      </w:pPr>
      <w:r>
        <w:rPr>
          <w:rStyle w:val="CommentReference"/>
        </w:rPr>
        <w:annotationRef/>
      </w:r>
      <w:r w:rsidRPr="00FA3C94">
        <w:rPr>
          <w:lang w:val="en-US"/>
        </w:rPr>
        <w:t>Do I see that i</w:t>
      </w:r>
      <w:r>
        <w:rPr>
          <w:lang w:val="en-US"/>
        </w:rPr>
        <w:t>n real time?</w:t>
      </w:r>
    </w:p>
  </w:comment>
  <w:comment w:id="373" w:author="Mercedes Ines Fevre Obarrio" w:date="2024-08-23T10:28:00Z" w:initials="MF">
    <w:p w14:paraId="71B358C3" w14:textId="77777777" w:rsidR="00F958A4" w:rsidRDefault="00F958A4" w:rsidP="00F958A4">
      <w:pPr>
        <w:pStyle w:val="CommentText"/>
      </w:pPr>
      <w:r>
        <w:rPr>
          <w:rStyle w:val="CommentReference"/>
        </w:rPr>
        <w:annotationRef/>
      </w:r>
      <w:r>
        <w:t>yeap</w:t>
      </w:r>
    </w:p>
  </w:comment>
  <w:comment w:id="377" w:author="CORGNET Brice" w:date="2024-08-22T16:22:00Z" w:initials="CB">
    <w:p w14:paraId="242282DB" w14:textId="77777777" w:rsidR="00F537B1" w:rsidRPr="00FA3C94" w:rsidRDefault="00F537B1" w:rsidP="00F537B1">
      <w:pPr>
        <w:pStyle w:val="CommentText"/>
        <w:rPr>
          <w:lang w:val="en-US"/>
        </w:rPr>
      </w:pPr>
      <w:r>
        <w:rPr>
          <w:rStyle w:val="CommentReference"/>
        </w:rPr>
        <w:annotationRef/>
      </w:r>
      <w:r w:rsidRPr="00FA3C94">
        <w:rPr>
          <w:lang w:val="en-US"/>
        </w:rPr>
        <w:t>Ok, that’s what I m</w:t>
      </w:r>
      <w:r>
        <w:rPr>
          <w:lang w:val="en-US"/>
        </w:rPr>
        <w:t>entioned before. I would have that before with a simple example.</w:t>
      </w:r>
    </w:p>
  </w:comment>
  <w:comment w:id="378" w:author="Mercedes Ines Fevre Obarrio" w:date="2024-08-23T10:29:00Z" w:initials="MF">
    <w:p w14:paraId="5B02C6AD" w14:textId="77777777" w:rsidR="00F537B1" w:rsidRDefault="00F537B1" w:rsidP="00F537B1">
      <w:pPr>
        <w:pStyle w:val="CommentText"/>
      </w:pPr>
      <w:r>
        <w:rPr>
          <w:rStyle w:val="CommentReference"/>
        </w:rPr>
        <w:annotationRef/>
      </w:r>
      <w:r>
        <w:t>It could be clear if we add the screen where they can see “otro” columnn</w:t>
      </w:r>
    </w:p>
  </w:comment>
  <w:comment w:id="381" w:author="CORGNET Brice" w:date="2024-08-22T16:23:00Z" w:initials="CB">
    <w:p w14:paraId="148CC0C1" w14:textId="77777777" w:rsidR="00F537B1" w:rsidRPr="00FA3C94" w:rsidRDefault="00F537B1" w:rsidP="00F537B1">
      <w:pPr>
        <w:pStyle w:val="CommentText"/>
        <w:rPr>
          <w:lang w:val="en-US"/>
        </w:rPr>
      </w:pPr>
      <w:r>
        <w:rPr>
          <w:rStyle w:val="CommentReference"/>
        </w:rPr>
        <w:annotationRef/>
      </w:r>
      <w:r w:rsidRPr="00FA3C94">
        <w:rPr>
          <w:lang w:val="en-US"/>
        </w:rPr>
        <w:t>Can they share the v</w:t>
      </w:r>
      <w:r>
        <w:rPr>
          <w:lang w:val="en-US"/>
        </w:rPr>
        <w:t>alues on their respective screens (display order is different, right?)</w:t>
      </w:r>
    </w:p>
  </w:comment>
  <w:comment w:id="382" w:author="Mercedes Ines Fevre Obarrio" w:date="2024-08-23T10:30:00Z" w:initials="MF">
    <w:p w14:paraId="76CB60C9" w14:textId="77777777" w:rsidR="00F537B1" w:rsidRDefault="00F537B1" w:rsidP="00F537B1">
      <w:pPr>
        <w:pStyle w:val="CommentText"/>
      </w:pPr>
      <w:r>
        <w:rPr>
          <w:rStyle w:val="CommentReference"/>
        </w:rPr>
        <w:annotationRef/>
      </w:r>
      <w:r>
        <w:t>Yes. Actually in the pilot they did it</w:t>
      </w:r>
    </w:p>
  </w:comment>
  <w:comment w:id="387" w:author="Mercedes Ines Fevre Obarrio" w:date="2024-08-23T10:24:00Z" w:initials="MF">
    <w:p w14:paraId="3E7D8AF1" w14:textId="77777777" w:rsidR="00D3268E" w:rsidRDefault="00F958A4" w:rsidP="00D3268E">
      <w:pPr>
        <w:pStyle w:val="CommentText"/>
      </w:pPr>
      <w:r>
        <w:rPr>
          <w:rStyle w:val="CommentReference"/>
        </w:rPr>
        <w:annotationRef/>
      </w:r>
      <w:r w:rsidR="00D3268E">
        <w:t xml:space="preserve">Isn’t a bit confusing to have P2 as the person (ME). </w:t>
      </w:r>
      <w:r w:rsidR="00D3268E">
        <w:br/>
        <w:t>Shall we add it in the example of screenshot of the Negotiation stage?</w:t>
      </w:r>
    </w:p>
  </w:comment>
  <w:comment w:id="389" w:author="Mercedes Ines Fevre Obarrio" w:date="2024-05-22T12:15:00Z" w:initials="MIFO">
    <w:p w14:paraId="71482095" w14:textId="0971C017" w:rsidR="00F958A4" w:rsidRPr="00DA32BE" w:rsidRDefault="00F958A4" w:rsidP="00F958A4">
      <w:pPr>
        <w:pStyle w:val="CommentText"/>
        <w:rPr>
          <w:lang w:val="en-US"/>
        </w:rPr>
      </w:pPr>
      <w:r>
        <w:rPr>
          <w:rStyle w:val="CommentReference"/>
        </w:rPr>
        <w:annotationRef/>
      </w:r>
      <w:r w:rsidRPr="00DA32BE">
        <w:rPr>
          <w:lang w:val="en-US"/>
        </w:rPr>
        <w:t>Should we explain P: participante?</w:t>
      </w:r>
    </w:p>
  </w:comment>
  <w:comment w:id="390" w:author="CORGNET Brice" w:date="2024-08-22T16:13:00Z" w:initials="CB">
    <w:p w14:paraId="7716D695" w14:textId="77777777" w:rsidR="00F958A4" w:rsidRPr="000E57C8" w:rsidRDefault="00F958A4" w:rsidP="00F958A4">
      <w:pPr>
        <w:pStyle w:val="CommentText"/>
        <w:rPr>
          <w:lang w:val="en-US"/>
        </w:rPr>
      </w:pPr>
      <w:r>
        <w:rPr>
          <w:rStyle w:val="CommentReference"/>
        </w:rPr>
        <w:annotationRef/>
      </w:r>
      <w:r w:rsidRPr="000E57C8">
        <w:rPr>
          <w:lang w:val="en-US"/>
        </w:rPr>
        <w:t xml:space="preserve">Trabajador. We use 1 and 2 for task so we might want to go for A &amp; B or something </w:t>
      </w:r>
      <w:r>
        <w:rPr>
          <w:lang w:val="en-US"/>
        </w:rPr>
        <w:t>else.</w:t>
      </w:r>
      <w:r w:rsidRPr="000E57C8">
        <w:rPr>
          <w:lang w:val="en-US"/>
        </w:rPr>
        <w:t xml:space="preserve"> </w:t>
      </w:r>
    </w:p>
  </w:comment>
  <w:comment w:id="391" w:author="Mercedes Ines Fevre Obarrio" w:date="2024-08-23T10:23:00Z" w:initials="MF">
    <w:p w14:paraId="4233060B" w14:textId="77777777" w:rsidR="00F958A4" w:rsidRDefault="00F958A4" w:rsidP="00F958A4">
      <w:pPr>
        <w:pStyle w:val="CommentText"/>
      </w:pPr>
      <w:r>
        <w:rPr>
          <w:rStyle w:val="CommentReference"/>
        </w:rPr>
        <w:annotationRef/>
      </w:r>
      <w:r>
        <w:t>I would keep trabajador to make it clearer and avoid potential misunderstandings</w:t>
      </w:r>
    </w:p>
  </w:comment>
  <w:comment w:id="405" w:author="Andrea Guido" w:date="2024-05-21T22:33:00Z" w:initials="GA">
    <w:p w14:paraId="05EC19E8" w14:textId="77777777" w:rsidR="006E645C" w:rsidRDefault="006E645C" w:rsidP="006E645C">
      <w:pPr>
        <w:pStyle w:val="CommentText"/>
      </w:pPr>
      <w:r>
        <w:rPr>
          <w:rStyle w:val="CommentReference"/>
        </w:rPr>
        <w:annotationRef/>
      </w:r>
      <w:r>
        <w:t>Necesita dos versiones dependiendo del tratamiento.</w:t>
      </w:r>
    </w:p>
  </w:comment>
  <w:comment w:id="406" w:author="Mercedes Ines Fevre Obarrio" w:date="2024-06-28T09:58:00Z" w:initials="MF">
    <w:p w14:paraId="4DAA9CA4" w14:textId="77777777" w:rsidR="006E645C" w:rsidRPr="00DA32BE" w:rsidRDefault="006E645C" w:rsidP="006E645C">
      <w:pPr>
        <w:pStyle w:val="CommentText"/>
        <w:rPr>
          <w:lang w:val="en-US"/>
        </w:rPr>
      </w:pPr>
      <w:r>
        <w:rPr>
          <w:rStyle w:val="CommentReference"/>
        </w:rPr>
        <w:annotationRef/>
      </w:r>
      <w:r w:rsidRPr="00DA32BE">
        <w:rPr>
          <w:lang w:val="en-US"/>
        </w:rPr>
        <w:t>We need to run before the experiment for the managers for setting the % for managers, right?</w:t>
      </w:r>
    </w:p>
  </w:comment>
  <w:comment w:id="407" w:author="Mercedes Ines Fevre Obarrio" w:date="2024-07-30T14:33:00Z" w:initials="MF">
    <w:p w14:paraId="254824BC" w14:textId="77777777" w:rsidR="006E645C" w:rsidRPr="00DA32BE" w:rsidRDefault="006E645C" w:rsidP="006E645C">
      <w:pPr>
        <w:pStyle w:val="CommentText"/>
        <w:rPr>
          <w:lang w:val="en-US"/>
        </w:rPr>
      </w:pPr>
      <w:r>
        <w:rPr>
          <w:rStyle w:val="CommentReference"/>
        </w:rPr>
        <w:annotationRef/>
      </w:r>
      <w:r w:rsidRPr="00DA32BE">
        <w:rPr>
          <w:lang w:val="en-US"/>
        </w:rPr>
        <w:t>Andrea, once we have the instructions fully validated, I can split it into two different documents following the treatment (algo or human manager). Is this what you mean?</w:t>
      </w:r>
    </w:p>
  </w:comment>
  <w:comment w:id="417" w:author="CORGNET Brice" w:date="2024-08-22T16:17:00Z" w:initials="CB">
    <w:p w14:paraId="30F4F88D" w14:textId="2DF5FE51" w:rsidR="000E57C8" w:rsidRPr="000E57C8" w:rsidRDefault="000E57C8">
      <w:pPr>
        <w:pStyle w:val="CommentText"/>
        <w:rPr>
          <w:lang w:val="en-US"/>
        </w:rPr>
      </w:pPr>
      <w:r>
        <w:rPr>
          <w:rStyle w:val="CommentReference"/>
        </w:rPr>
        <w:annotationRef/>
      </w:r>
      <w:r w:rsidRPr="000E57C8">
        <w:rPr>
          <w:lang w:val="en-US"/>
        </w:rPr>
        <w:t>I think w</w:t>
      </w:r>
      <w:r>
        <w:rPr>
          <w:lang w:val="en-US"/>
        </w:rPr>
        <w:t>e have to make it clear what percentage is: Your % of Total Ou</w:t>
      </w:r>
      <w:r w:rsidR="00AD36C4">
        <w:rPr>
          <w:lang w:val="en-US"/>
        </w:rPr>
        <w:t>t</w:t>
      </w:r>
      <w:r>
        <w:rPr>
          <w:lang w:val="en-US"/>
        </w:rPr>
        <w:t>put</w:t>
      </w:r>
      <w:r w:rsidR="00AD36C4">
        <w:rPr>
          <w:lang w:val="en-US"/>
        </w:rPr>
        <w:t xml:space="preserve">. We should also note somewhere </w:t>
      </w:r>
      <w:r w:rsidR="00FA3C94">
        <w:rPr>
          <w:lang w:val="en-US"/>
        </w:rPr>
        <w:t xml:space="preserve">in the instructions when explaining this table </w:t>
      </w:r>
      <w:r w:rsidR="00AD36C4">
        <w:rPr>
          <w:lang w:val="en-US"/>
        </w:rPr>
        <w:t>th</w:t>
      </w:r>
      <w:r w:rsidR="00FA3C94">
        <w:rPr>
          <w:lang w:val="en-US"/>
        </w:rPr>
        <w:t>at</w:t>
      </w:r>
      <w:r w:rsidR="00AD36C4">
        <w:rPr>
          <w:lang w:val="en-US"/>
        </w:rPr>
        <w:t xml:space="preserve"> (1-x)% for the other worker and the boss.</w:t>
      </w:r>
      <w:r w:rsidR="00FA3C94">
        <w:rPr>
          <w:lang w:val="en-US"/>
        </w:rPr>
        <w:t xml:space="preserve"> I would give a simple example of what selecting one line means: e.g. 26.5% implies you will get and the others will get although you do not exactly how much …</w:t>
      </w:r>
    </w:p>
  </w:comment>
  <w:comment w:id="418" w:author="Mercedes Ines Fevre Obarrio" w:date="2024-08-23T10:27:00Z" w:initials="MF">
    <w:p w14:paraId="01E11558" w14:textId="77777777" w:rsidR="00484668" w:rsidRDefault="00484668" w:rsidP="00484668">
      <w:pPr>
        <w:pStyle w:val="CommentText"/>
      </w:pPr>
      <w:r>
        <w:rPr>
          <w:rStyle w:val="CommentReference"/>
        </w:rPr>
        <w:annotationRef/>
      </w:r>
      <w:r>
        <w:t>Isn’t that clear with the examples at the beginning?</w:t>
      </w:r>
    </w:p>
  </w:comment>
  <w:comment w:id="454" w:author="Andrea Guido" w:date="2024-05-21T22:33:00Z" w:initials="GA">
    <w:p w14:paraId="729ECBE6" w14:textId="4956A636" w:rsidR="00392D7D" w:rsidRDefault="00392D7D" w:rsidP="00392D7D">
      <w:pPr>
        <w:pStyle w:val="CommentText"/>
      </w:pPr>
      <w:r>
        <w:rPr>
          <w:rStyle w:val="CommentReference"/>
        </w:rPr>
        <w:annotationRef/>
      </w:r>
      <w:r>
        <w:t>Necesita dos versiones dependiendo del tratamiento.</w:t>
      </w:r>
    </w:p>
  </w:comment>
  <w:comment w:id="455" w:author="Mercedes Ines Fevre Obarrio" w:date="2024-07-30T14:33:00Z" w:initials="MF">
    <w:p w14:paraId="2FBEBAB0" w14:textId="77777777" w:rsidR="00357617" w:rsidRPr="00DA32BE" w:rsidRDefault="00357617" w:rsidP="00357617">
      <w:pPr>
        <w:pStyle w:val="CommentText"/>
        <w:rPr>
          <w:lang w:val="en-US"/>
        </w:rPr>
      </w:pPr>
      <w:r>
        <w:rPr>
          <w:rStyle w:val="CommentReference"/>
        </w:rPr>
        <w:annotationRef/>
      </w:r>
      <w:r w:rsidRPr="00DA32BE">
        <w:rPr>
          <w:lang w:val="en-US"/>
        </w:rPr>
        <w:t>See former comment</w:t>
      </w:r>
    </w:p>
  </w:comment>
  <w:comment w:id="457" w:author="Mercedes Ines Fevre Obarrio" w:date="2024-09-03T19:45:00Z" w:initials="MF">
    <w:p w14:paraId="22FBB77B" w14:textId="77777777" w:rsidR="006E645C" w:rsidRDefault="006E645C" w:rsidP="006E645C">
      <w:pPr>
        <w:pStyle w:val="CommentText"/>
      </w:pPr>
      <w:r>
        <w:rPr>
          <w:rStyle w:val="CommentReference"/>
        </w:rPr>
        <w:annotationRef/>
      </w:r>
      <w:r>
        <w:t>Should we add a “human” manager? Becasuse before we speak of manager but we don’t differentiate between human/ algo in the text.</w:t>
      </w:r>
    </w:p>
    <w:p w14:paraId="3A27EBD3" w14:textId="77777777" w:rsidR="006E645C" w:rsidRDefault="006E645C" w:rsidP="006E645C">
      <w:pPr>
        <w:pStyle w:val="CommentText"/>
      </w:pPr>
      <w:r>
        <w:t>Or we just differentiate when explaining conflict?</w:t>
      </w:r>
    </w:p>
  </w:comment>
  <w:comment w:id="458" w:author="CORGNET Brice" w:date="2024-08-22T16:28:00Z" w:initials="CB">
    <w:p w14:paraId="2C504993" w14:textId="6F538FB7" w:rsidR="00BB09C0" w:rsidRPr="00BB09C0" w:rsidRDefault="00BB09C0">
      <w:pPr>
        <w:pStyle w:val="CommentText"/>
        <w:rPr>
          <w:lang w:val="en-US"/>
        </w:rPr>
      </w:pPr>
      <w:r>
        <w:rPr>
          <w:rStyle w:val="CommentReference"/>
        </w:rPr>
        <w:annotationRef/>
      </w:r>
      <w:r w:rsidRPr="00BB09C0">
        <w:rPr>
          <w:lang w:val="en-US"/>
        </w:rPr>
        <w:t>But, how does it w</w:t>
      </w:r>
      <w:r>
        <w:rPr>
          <w:lang w:val="en-US"/>
        </w:rPr>
        <w:t xml:space="preserve">ork? What is the set of possible choices? Can I give them 0% each? </w:t>
      </w:r>
      <w:r w:rsidRPr="00BB09C0">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comment>
  <w:comment w:id="459" w:author="Mercedes Ines Fevre Obarrio" w:date="2024-08-23T10:41:00Z" w:initials="MF">
    <w:p w14:paraId="14593FBB" w14:textId="77777777" w:rsidR="00F53501" w:rsidRDefault="00F53501" w:rsidP="00F53501">
      <w:pPr>
        <w:pStyle w:val="CommentText"/>
      </w:pPr>
      <w:r>
        <w:rPr>
          <w:rStyle w:val="CommentReference"/>
        </w:rPr>
        <w:annotationRef/>
      </w:r>
      <w:r>
        <w:t>There is no cero option</w:t>
      </w:r>
    </w:p>
  </w:comment>
  <w:comment w:id="463" w:author="CORGNET Brice" w:date="2024-08-22T16:24:00Z" w:initials="CB">
    <w:p w14:paraId="749A3959" w14:textId="4C52ED1C" w:rsidR="00FA3C94" w:rsidRPr="00FA3C94" w:rsidRDefault="00FA3C94">
      <w:pPr>
        <w:pStyle w:val="CommentText"/>
        <w:rPr>
          <w:lang w:val="en-US"/>
        </w:rPr>
      </w:pPr>
      <w:r>
        <w:rPr>
          <w:rStyle w:val="CommentReference"/>
        </w:rPr>
        <w:annotationRef/>
      </w:r>
      <w:r w:rsidRPr="00FA3C94">
        <w:rPr>
          <w:lang w:val="en-US"/>
        </w:rPr>
        <w:t>This is always a d</w:t>
      </w:r>
      <w:r>
        <w:rPr>
          <w:lang w:val="en-US"/>
        </w:rPr>
        <w:t>ouble edge sword, perhaps gerentes del mundo empresarial</w:t>
      </w:r>
    </w:p>
  </w:comment>
  <w:comment w:id="464" w:author="Mercedes Ines Fevre Obarrio" w:date="2024-08-23T10:42:00Z" w:initials="MF">
    <w:p w14:paraId="2A5FED18" w14:textId="77777777" w:rsidR="00F53501" w:rsidRDefault="00F53501" w:rsidP="00F53501">
      <w:pPr>
        <w:pStyle w:val="CommentText"/>
      </w:pPr>
      <w:r>
        <w:rPr>
          <w:rStyle w:val="CommentReference"/>
        </w:rPr>
        <w:annotationRef/>
      </w:r>
      <w:r>
        <w:t>Should we delete it? Actually as they will be MBA students, perhaps not all will be managers at that moment</w:t>
      </w:r>
    </w:p>
  </w:comment>
  <w:comment w:id="508" w:author="Mercedes Ines Fevre Obarrio" w:date="2024-09-04T10:57:00Z" w:initials="MF">
    <w:p w14:paraId="76944EDA" w14:textId="77777777" w:rsidR="00196F62" w:rsidRDefault="00D3268E" w:rsidP="00196F62">
      <w:pPr>
        <w:pStyle w:val="CommentText"/>
      </w:pPr>
      <w:r>
        <w:rPr>
          <w:rStyle w:val="CommentReference"/>
        </w:rPr>
        <w:annotationRef/>
      </w:r>
      <w:r w:rsidR="00196F62">
        <w:t>In this step (not in the instructions) they cannot go back, right? Therefore delete “anterior”</w:t>
      </w:r>
    </w:p>
  </w:comment>
  <w:comment w:id="509" w:author="CORGNET Brice" w:date="2024-08-22T16:26:00Z" w:initials="CB">
    <w:p w14:paraId="1D268EC6" w14:textId="3A0F4B3F" w:rsidR="00FA3C94" w:rsidRPr="00FA3C94" w:rsidRDefault="00FA3C94">
      <w:pPr>
        <w:pStyle w:val="CommentText"/>
        <w:rPr>
          <w:lang w:val="en-US"/>
        </w:rPr>
      </w:pPr>
      <w:r>
        <w:rPr>
          <w:rStyle w:val="CommentReference"/>
        </w:rPr>
        <w:annotationRef/>
      </w:r>
      <w:r w:rsidRPr="00FA3C94">
        <w:rPr>
          <w:lang w:val="en-US"/>
        </w:rPr>
        <w:t>I can answer as m</w:t>
      </w:r>
      <w:r>
        <w:rPr>
          <w:lang w:val="en-US"/>
        </w:rPr>
        <w:t>any times as I can, right?</w:t>
      </w:r>
    </w:p>
  </w:comment>
  <w:comment w:id="510" w:author="Mercedes Ines Fevre Obarrio" w:date="2024-09-03T19:17:00Z" w:initials="MF">
    <w:p w14:paraId="0068F5C8" w14:textId="77777777" w:rsidR="00DF6370" w:rsidRDefault="00DF6370" w:rsidP="00DF6370">
      <w:pPr>
        <w:pStyle w:val="CommentText"/>
      </w:pPr>
      <w:r>
        <w:rPr>
          <w:rStyle w:val="CommentReference"/>
        </w:rPr>
        <w:annotationRef/>
      </w:r>
      <w:r>
        <w:t>Yes, they can repeat “n” times</w:t>
      </w:r>
      <w:r>
        <w:br/>
        <w:t>Andrea: can the go to the real phase with one or more incorrect answers?</w:t>
      </w:r>
    </w:p>
  </w:comment>
  <w:comment w:id="518" w:author="Mercedes Ines Fevre Obarrio" w:date="2024-06-28T13:42:00Z" w:initials="MIFO">
    <w:p w14:paraId="75AE38F6" w14:textId="77777777" w:rsidR="006E645C" w:rsidRDefault="003624B9" w:rsidP="006E645C">
      <w:pPr>
        <w:pStyle w:val="CommentText"/>
      </w:pPr>
      <w:r>
        <w:rPr>
          <w:rStyle w:val="CommentReference"/>
        </w:rPr>
        <w:annotationRef/>
      </w:r>
      <w:r w:rsidR="006E645C">
        <w:t>Just a screen witth the “title”? I think it is better NOT to have an empty page, it kind be confusing from my point of view</w:t>
      </w:r>
    </w:p>
  </w:comment>
  <w:comment w:id="570" w:author="Mercedes Ines Fevre Obarrio" w:date="2024-09-03T19:53:00Z" w:initials="MF">
    <w:p w14:paraId="36CB862C" w14:textId="77777777" w:rsidR="008D0215" w:rsidRDefault="008D0215" w:rsidP="008D0215">
      <w:pPr>
        <w:pStyle w:val="CommentText"/>
      </w:pPr>
      <w:r>
        <w:rPr>
          <w:rStyle w:val="CommentReference"/>
        </w:rPr>
        <w:annotationRef/>
      </w:r>
      <w:r>
        <w:rPr>
          <w:highlight w:val="yellow"/>
        </w:rPr>
        <w:t>SHOULDN’T WE GO DIRECTLY TO SCREEN 20?</w:t>
      </w:r>
    </w:p>
  </w:comment>
  <w:comment w:id="577" w:author="Mercedes Ines Fevre Obarrio" w:date="2024-09-04T11:18:00Z" w:initials="MF">
    <w:p w14:paraId="1BAACAFF" w14:textId="77777777" w:rsidR="00122897" w:rsidRDefault="00122897" w:rsidP="00122897">
      <w:pPr>
        <w:pStyle w:val="CommentText"/>
      </w:pPr>
      <w:r>
        <w:rPr>
          <w:rStyle w:val="CommentReference"/>
        </w:rPr>
        <w:annotationRef/>
      </w:r>
      <w:r>
        <w:t xml:space="preserve">In the screenshot we talk about “Puntos totales”. </w:t>
      </w:r>
    </w:p>
  </w:comment>
  <w:comment w:id="584" w:author="Mercedes Ines Fevre Obarrio" w:date="2024-07-01T11:34:00Z" w:initials="MF">
    <w:p w14:paraId="348D9341" w14:textId="0F6F845F" w:rsidR="00FA7665" w:rsidRPr="00DA32BE" w:rsidRDefault="00FA7665" w:rsidP="00FA7665">
      <w:pPr>
        <w:pStyle w:val="CommentText"/>
        <w:rPr>
          <w:lang w:val="en-US"/>
        </w:rPr>
      </w:pPr>
      <w:r>
        <w:rPr>
          <w:rStyle w:val="CommentReference"/>
        </w:rPr>
        <w:annotationRef/>
      </w:r>
      <w:r w:rsidRPr="00DA32BE">
        <w:rPr>
          <w:lang w:val="en-US"/>
        </w:rPr>
        <w:t>Do we need to put this in another screen or would it be within the previous (screen 20)?</w:t>
      </w:r>
    </w:p>
  </w:comment>
  <w:comment w:id="585" w:author="Hernan Gonzalez Roberto" w:date="2024-06-27T17:01:00Z" w:initials="RH">
    <w:p w14:paraId="49964305" w14:textId="7D23939D" w:rsidR="00F81600" w:rsidRPr="00DA32BE" w:rsidRDefault="00F81600" w:rsidP="00F81600">
      <w:pPr>
        <w:pStyle w:val="CommentText"/>
        <w:rPr>
          <w:lang w:val="en-US"/>
        </w:rPr>
      </w:pPr>
      <w:r>
        <w:rPr>
          <w:rStyle w:val="CommentReference"/>
        </w:rPr>
        <w:annotationRef/>
      </w:r>
      <w:r w:rsidRPr="00DA32BE">
        <w:rPr>
          <w:lang w:val="en-US"/>
        </w:rPr>
        <w:t>Are we showing this information or not? Before we say that there would be no feedback.</w:t>
      </w:r>
    </w:p>
  </w:comment>
  <w:comment w:id="586" w:author="Mercedes Ines Fevre Obarrio" w:date="2024-06-28T10:33:00Z" w:initials="MF">
    <w:p w14:paraId="25396424" w14:textId="77777777" w:rsidR="00D5752E" w:rsidRPr="00DA32BE" w:rsidRDefault="00D5752E" w:rsidP="00D5752E">
      <w:pPr>
        <w:pStyle w:val="CommentText"/>
        <w:rPr>
          <w:lang w:val="en-US"/>
        </w:rPr>
      </w:pPr>
      <w:r>
        <w:rPr>
          <w:rStyle w:val="CommentReference"/>
        </w:rPr>
        <w:annotationRef/>
      </w:r>
      <w:r w:rsidRPr="00DA32BE">
        <w:rPr>
          <w:lang w:val="en-US"/>
        </w:rPr>
        <w:t>We are not showing the result till the end, right? They must know for trust</w:t>
      </w:r>
    </w:p>
  </w:comment>
  <w:comment w:id="587" w:author="Mercedes Ines Fevre Obarrio" w:date="2024-07-01T11:33:00Z" w:initials="MF">
    <w:p w14:paraId="6B15C6F0" w14:textId="77777777" w:rsidR="00FA7665" w:rsidRPr="00DA32BE" w:rsidRDefault="00FA7665" w:rsidP="00FA7665">
      <w:pPr>
        <w:pStyle w:val="CommentText"/>
        <w:rPr>
          <w:lang w:val="en-US"/>
        </w:rPr>
      </w:pPr>
      <w:r>
        <w:rPr>
          <w:rStyle w:val="CommentReference"/>
        </w:rPr>
        <w:annotationRef/>
      </w:r>
      <w:r w:rsidRPr="00DA32BE">
        <w:rPr>
          <w:lang w:val="en-US"/>
        </w:rPr>
        <w:t>We said that the individual could not see the results of the other worker nor the manager</w:t>
      </w:r>
    </w:p>
  </w:comment>
  <w:comment w:id="604" w:author="Mercedes Ines Fevre Obarrio" w:date="2024-09-02T10:57:00Z" w:initials="MF">
    <w:p w14:paraId="0B1BCF76" w14:textId="77777777" w:rsidR="007815FD" w:rsidRDefault="007815FD" w:rsidP="007815FD">
      <w:pPr>
        <w:pStyle w:val="CommentText"/>
      </w:pPr>
      <w:r>
        <w:rPr>
          <w:rStyle w:val="CommentReference"/>
        </w:rPr>
        <w:annotationRef/>
      </w:r>
      <w:r>
        <w:t>Check coherence in the doc</w:t>
      </w:r>
    </w:p>
  </w:comment>
  <w:comment w:id="612" w:author="Mercedes Ines Fevre Obarrio" w:date="2024-09-03T20:05:00Z" w:initials="MF">
    <w:p w14:paraId="6D318972" w14:textId="77777777" w:rsidR="0052483D" w:rsidRDefault="0052483D" w:rsidP="0052483D">
      <w:pPr>
        <w:pStyle w:val="CommentText"/>
      </w:pPr>
      <w:r>
        <w:rPr>
          <w:rStyle w:val="CommentReference"/>
        </w:rPr>
        <w:annotationRef/>
      </w:r>
      <w:r>
        <w:t>In instructions we said “rounds” not “period”. Shouldn’t be better to have “rounds” then?</w:t>
      </w:r>
    </w:p>
  </w:comment>
  <w:comment w:id="623" w:author="CORGNET Brice" w:date="2024-08-22T16:32:00Z" w:initials="CB">
    <w:p w14:paraId="2A5C1E73" w14:textId="30761CB3" w:rsidR="00BB09C0" w:rsidRPr="00BB09C0" w:rsidRDefault="00BB09C0">
      <w:pPr>
        <w:pStyle w:val="CommentText"/>
      </w:pPr>
      <w:r>
        <w:rPr>
          <w:rStyle w:val="CommentReference"/>
        </w:rPr>
        <w:annotationRef/>
      </w:r>
      <w:r w:rsidRPr="00BB09C0">
        <w:t>No necesariamente, como expre</w:t>
      </w:r>
      <w:r>
        <w:t>s</w:t>
      </w:r>
      <w:r w:rsidRPr="00BB09C0">
        <w:t>ado a</w:t>
      </w:r>
      <w:r>
        <w:t>ntes tenemos que decir que será elegido al azar en el grupo.</w:t>
      </w:r>
    </w:p>
  </w:comment>
  <w:comment w:id="624" w:author="Mercedes Ines Fevre Obarrio" w:date="2024-08-23T10:43:00Z" w:initials="MF">
    <w:p w14:paraId="32D5B1DD" w14:textId="77777777" w:rsidR="00F53501" w:rsidRDefault="00F53501" w:rsidP="00F53501">
      <w:pPr>
        <w:pStyle w:val="CommentText"/>
      </w:pPr>
      <w:r>
        <w:rPr>
          <w:rStyle w:val="CommentReference"/>
        </w:rPr>
        <w:annotationRef/>
      </w:r>
      <w:r>
        <w:t>You’re right. added</w:t>
      </w:r>
    </w:p>
  </w:comment>
  <w:comment w:id="638" w:author="Mercedes Ines Fevre Obarrio" w:date="2024-09-03T20:07:00Z" w:initials="MF">
    <w:p w14:paraId="42D37BE9" w14:textId="77777777" w:rsidR="0052483D" w:rsidRDefault="0052483D" w:rsidP="0052483D">
      <w:pPr>
        <w:pStyle w:val="CommentText"/>
      </w:pPr>
      <w:r>
        <w:rPr>
          <w:rStyle w:val="CommentReference"/>
        </w:rPr>
        <w:annotationRef/>
      </w:r>
      <w:r>
        <w:t>3 rounds rughts? As mentioned in the intructions. Or are we doing 4 rounds now that we only have 2 tasks?</w:t>
      </w:r>
    </w:p>
  </w:comment>
  <w:comment w:id="640" w:author="Hernan Gonzalez Roberto" w:date="2024-06-27T17:03:00Z" w:initials="RH">
    <w:p w14:paraId="34F4B820" w14:textId="78E59263" w:rsidR="003431D6" w:rsidRPr="00DA32BE" w:rsidRDefault="003431D6" w:rsidP="003431D6">
      <w:pPr>
        <w:pStyle w:val="CommentText"/>
        <w:rPr>
          <w:lang w:val="en-US"/>
        </w:rPr>
      </w:pPr>
      <w:r>
        <w:rPr>
          <w:rStyle w:val="CommentReference"/>
        </w:rPr>
        <w:annotationRef/>
      </w:r>
      <w:r w:rsidRPr="00DA32BE">
        <w:rPr>
          <w:lang w:val="en-US"/>
        </w:rPr>
        <w:t>Mercedes, can you please review all this below and be sure we use the same terminology as before?</w:t>
      </w:r>
    </w:p>
  </w:comment>
  <w:comment w:id="641" w:author="Mercedes Ines Fevre Obarrio" w:date="2024-07-01T11:39:00Z" w:initials="MF">
    <w:p w14:paraId="65126B26" w14:textId="77777777" w:rsidR="00264F83" w:rsidRDefault="00C23C1C" w:rsidP="00264F83">
      <w:pPr>
        <w:pStyle w:val="CommentText"/>
      </w:pPr>
      <w:r>
        <w:rPr>
          <w:rStyle w:val="CommentReference"/>
        </w:rPr>
        <w:annotationRef/>
      </w:r>
      <w:r w:rsidR="00264F83">
        <w:t>I have changed to “los puntos finales” as mentioned in the former screenshots. They haven’t seen yet the final earnings with money</w:t>
      </w:r>
    </w:p>
  </w:comment>
  <w:comment w:id="642" w:author="Mercedes Ines Fevre Obarrio" w:date="2024-05-22T12:42:00Z" w:initials="MIFO">
    <w:p w14:paraId="5A9FE035" w14:textId="77777777" w:rsidR="00866D5C" w:rsidRDefault="00926CEF" w:rsidP="00866D5C">
      <w:pPr>
        <w:pStyle w:val="CommentText"/>
      </w:pPr>
      <w:r>
        <w:rPr>
          <w:rStyle w:val="CommentReference"/>
        </w:rPr>
        <w:annotationRef/>
      </w:r>
      <w:r w:rsidR="00866D5C">
        <w:t>No title. Is this fine?</w:t>
      </w:r>
      <w:r w:rsidR="00866D5C">
        <w:br/>
        <w:t xml:space="preserve"> Related to distributive justice. </w:t>
      </w:r>
    </w:p>
    <w:p w14:paraId="533D011A" w14:textId="77777777" w:rsidR="00866D5C" w:rsidRDefault="00866D5C" w:rsidP="00866D5C">
      <w:pPr>
        <w:pStyle w:val="CommentText"/>
        <w:numPr>
          <w:ilvl w:val="0"/>
          <w:numId w:val="22"/>
        </w:numPr>
      </w:pPr>
      <w:r>
        <w:rPr>
          <w:color w:val="000000"/>
        </w:rPr>
        <w:t>From Corgnet 2023, Dismissal. (adapted from Colquitt, 2001)</w:t>
      </w:r>
    </w:p>
  </w:comment>
  <w:comment w:id="648" w:author="Mercedes Ines Fevre Obarrio" w:date="2024-09-03T20:20:00Z" w:initials="MF">
    <w:p w14:paraId="36D90CB0" w14:textId="5A8C94DB" w:rsidR="00EF0FC9" w:rsidRDefault="00EF0FC9" w:rsidP="00EF0FC9">
      <w:pPr>
        <w:pStyle w:val="CommentText"/>
      </w:pPr>
      <w:r>
        <w:rPr>
          <w:rStyle w:val="CommentReference"/>
        </w:rPr>
        <w:annotationRef/>
      </w:r>
      <w:r>
        <w:t>They haven’t seen yet the summary of points of all the rounds. Currently this summary is only at the end of the experiment</w:t>
      </w:r>
    </w:p>
  </w:comment>
  <w:comment w:id="667" w:author="Hernan Gonzalez Roberto" w:date="2024-06-27T17:05:00Z" w:initials="RH">
    <w:p w14:paraId="2235DE3C" w14:textId="2A8A15AB" w:rsidR="00E3582D" w:rsidRPr="00DA32BE" w:rsidRDefault="00E3582D" w:rsidP="00E3582D">
      <w:pPr>
        <w:pStyle w:val="CommentText"/>
        <w:rPr>
          <w:lang w:val="en-US"/>
        </w:rPr>
      </w:pPr>
      <w:r>
        <w:rPr>
          <w:rStyle w:val="CommentReference"/>
        </w:rPr>
        <w:annotationRef/>
      </w:r>
      <w:r w:rsidRPr="00DA32BE">
        <w:rPr>
          <w:lang w:val="en-US"/>
        </w:rPr>
        <w:t>We need to adapt this also. What does effort or work mean in our experiment?</w:t>
      </w:r>
    </w:p>
  </w:comment>
  <w:comment w:id="668" w:author="Mercedes Ines Fevre Obarrio" w:date="2024-07-30T14:41:00Z" w:initials="MF">
    <w:p w14:paraId="4417D66D" w14:textId="77777777" w:rsidR="000442CB" w:rsidRPr="00DA32BE" w:rsidRDefault="000442CB" w:rsidP="000442CB">
      <w:pPr>
        <w:pStyle w:val="CommentText"/>
        <w:rPr>
          <w:lang w:val="en-US"/>
        </w:rPr>
      </w:pPr>
      <w:r>
        <w:rPr>
          <w:rStyle w:val="CommentReference"/>
        </w:rPr>
        <w:annotationRef/>
      </w:r>
      <w:r w:rsidRPr="00DA32BE">
        <w:rPr>
          <w:lang w:val="en-US"/>
        </w:rPr>
        <w:t xml:space="preserve">It is following the original questionnaire. In EN: </w:t>
      </w:r>
      <w:r w:rsidRPr="00DA32BE">
        <w:rPr>
          <w:color w:val="000000"/>
          <w:lang w:val="en-US"/>
        </w:rPr>
        <w:t>Does your outcome reflect the effort you have put into your work?</w:t>
      </w:r>
    </w:p>
    <w:p w14:paraId="6189FCF2" w14:textId="77777777" w:rsidR="000442CB" w:rsidRPr="00DA32BE" w:rsidRDefault="000442CB" w:rsidP="000442CB">
      <w:pPr>
        <w:pStyle w:val="CommentText"/>
        <w:rPr>
          <w:lang w:val="en-US"/>
        </w:rPr>
      </w:pPr>
      <w:r w:rsidRPr="00DA32BE">
        <w:rPr>
          <w:lang w:val="en-US"/>
        </w:rPr>
        <w:t>For me: effort could make sense (the thinking, pressure, etc)</w:t>
      </w:r>
    </w:p>
    <w:p w14:paraId="05B9B898" w14:textId="77777777" w:rsidR="000442CB" w:rsidRPr="00DA32BE" w:rsidRDefault="000442CB" w:rsidP="000442CB">
      <w:pPr>
        <w:pStyle w:val="CommentText"/>
        <w:rPr>
          <w:lang w:val="en-US"/>
        </w:rPr>
      </w:pPr>
      <w:r w:rsidRPr="00DA32BE">
        <w:rPr>
          <w:lang w:val="en-US"/>
        </w:rPr>
        <w:t>If not clear, could we delete that question as no effort or real work?</w:t>
      </w:r>
    </w:p>
    <w:p w14:paraId="2D47B177" w14:textId="77777777" w:rsidR="000442CB" w:rsidRPr="00DA32BE" w:rsidRDefault="000442CB" w:rsidP="000442CB">
      <w:pPr>
        <w:pStyle w:val="CommentText"/>
        <w:rPr>
          <w:lang w:val="en-US"/>
        </w:rPr>
      </w:pPr>
      <w:r w:rsidRPr="00DA32BE">
        <w:rPr>
          <w:lang w:val="en-US"/>
        </w:rPr>
        <w:t xml:space="preserve"> </w:t>
      </w:r>
      <w:r w:rsidRPr="00DA32BE">
        <w:rPr>
          <w:lang w:val="en-US"/>
        </w:rPr>
        <w:br/>
      </w:r>
    </w:p>
  </w:comment>
  <w:comment w:id="692" w:author="CORGNET Brice" w:date="2024-08-22T16:34:00Z" w:initials="CB">
    <w:p w14:paraId="015185CE" w14:textId="60B70707" w:rsidR="00BB09C0" w:rsidRPr="00BB09C0" w:rsidRDefault="00BB09C0">
      <w:pPr>
        <w:pStyle w:val="CommentText"/>
        <w:rPr>
          <w:lang w:val="en-US"/>
        </w:rPr>
      </w:pPr>
      <w:r>
        <w:rPr>
          <w:rStyle w:val="CommentReference"/>
        </w:rPr>
        <w:annotationRef/>
      </w:r>
      <w:r w:rsidRPr="00BB09C0">
        <w:rPr>
          <w:lang w:val="en-US"/>
        </w:rPr>
        <w:t>I prefer this one</w:t>
      </w:r>
    </w:p>
  </w:comment>
  <w:comment w:id="693" w:author="Mercedes Ines Fevre Obarrio" w:date="2024-08-23T10:47:00Z" w:initials="MF">
    <w:p w14:paraId="7568448B" w14:textId="77777777" w:rsidR="00BF488F" w:rsidRDefault="00BF488F" w:rsidP="00BF488F">
      <w:pPr>
        <w:pStyle w:val="CommentText"/>
      </w:pPr>
      <w:r>
        <w:rPr>
          <w:rStyle w:val="CommentReference"/>
        </w:rPr>
        <w:annotationRef/>
      </w:r>
      <w:r>
        <w:t>ok</w:t>
      </w:r>
    </w:p>
  </w:comment>
  <w:comment w:id="695" w:author="CORGNET Brice" w:date="2024-08-22T16:34:00Z" w:initials="CB">
    <w:p w14:paraId="6895762D" w14:textId="32D65352" w:rsidR="00BB09C0" w:rsidRPr="00BB09C0" w:rsidRDefault="00BB09C0">
      <w:pPr>
        <w:pStyle w:val="CommentText"/>
        <w:rPr>
          <w:lang w:val="en-US"/>
        </w:rPr>
      </w:pPr>
      <w:r>
        <w:rPr>
          <w:rStyle w:val="CommentReference"/>
        </w:rPr>
        <w:annotationRef/>
      </w:r>
      <w:r w:rsidRPr="00BB09C0">
        <w:rPr>
          <w:lang w:val="en-US"/>
        </w:rPr>
        <w:t xml:space="preserve">Rendimiento </w:t>
      </w:r>
      <w:r>
        <w:rPr>
          <w:lang w:val="en-US"/>
        </w:rPr>
        <w:t>igual mejor</w:t>
      </w:r>
    </w:p>
  </w:comment>
  <w:comment w:id="696" w:author="Mercedes Ines Fevre Obarrio" w:date="2024-08-23T10:47:00Z" w:initials="MF">
    <w:p w14:paraId="0850EB0A" w14:textId="77777777" w:rsidR="00BF488F" w:rsidRDefault="00BF488F" w:rsidP="00BF488F">
      <w:pPr>
        <w:pStyle w:val="CommentText"/>
      </w:pPr>
      <w:r>
        <w:rPr>
          <w:rStyle w:val="CommentReference"/>
        </w:rPr>
        <w:annotationRef/>
      </w:r>
      <w:r>
        <w:t>Ok</w:t>
      </w:r>
    </w:p>
  </w:comment>
  <w:comment w:id="718" w:author="Mercedes Ines Fevre Obarrio" w:date="2024-05-22T12:46:00Z" w:initials="MIFO">
    <w:p w14:paraId="11CB6F16" w14:textId="7BEAB241" w:rsidR="00926CEF" w:rsidRPr="00DA32BE" w:rsidRDefault="00926CEF" w:rsidP="00926CEF">
      <w:pPr>
        <w:pStyle w:val="CommentText"/>
        <w:rPr>
          <w:lang w:val="en-US"/>
        </w:rPr>
      </w:pPr>
      <w:r>
        <w:rPr>
          <w:rStyle w:val="CommentReference"/>
        </w:rPr>
        <w:annotationRef/>
      </w:r>
      <w:r w:rsidRPr="00DA32BE">
        <w:rPr>
          <w:lang w:val="en-US"/>
        </w:rPr>
        <w:t>Title not present in the English version. Related to perceived justice</w:t>
      </w:r>
    </w:p>
  </w:comment>
  <w:comment w:id="727" w:author="CORGNET Brice" w:date="2024-08-22T16:35:00Z" w:initials="CB">
    <w:p w14:paraId="375935CB" w14:textId="3A669A27" w:rsidR="00BB09C0" w:rsidRDefault="00BB09C0">
      <w:pPr>
        <w:pStyle w:val="CommentText"/>
      </w:pPr>
      <w:r>
        <w:rPr>
          <w:rStyle w:val="CommentReference"/>
        </w:rPr>
        <w:annotationRef/>
      </w:r>
      <w:r>
        <w:t>Asignar o calcular los pagos</w:t>
      </w:r>
    </w:p>
  </w:comment>
  <w:comment w:id="728" w:author="Mercedes Ines Fevre Obarrio" w:date="2024-08-23T10:48:00Z" w:initials="MF">
    <w:p w14:paraId="419679FE" w14:textId="77777777" w:rsidR="00BF488F" w:rsidRDefault="00BF488F" w:rsidP="00BF488F">
      <w:pPr>
        <w:pStyle w:val="CommentText"/>
      </w:pPr>
      <w:r>
        <w:rPr>
          <w:rStyle w:val="CommentReference"/>
        </w:rPr>
        <w:annotationRef/>
      </w:r>
      <w:r>
        <w:t>adapted</w:t>
      </w:r>
    </w:p>
  </w:comment>
  <w:comment w:id="738" w:author="CORGNET Brice" w:date="2024-08-22T16:35:00Z" w:initials="CB">
    <w:p w14:paraId="0D34921A" w14:textId="30470A26" w:rsidR="00BB09C0" w:rsidRDefault="00BB09C0">
      <w:pPr>
        <w:pStyle w:val="CommentText"/>
      </w:pPr>
      <w:r>
        <w:rPr>
          <w:rStyle w:val="CommentReference"/>
        </w:rPr>
        <w:annotationRef/>
      </w:r>
      <w:r>
        <w:t>Calcular los pagos…</w:t>
      </w:r>
    </w:p>
  </w:comment>
  <w:comment w:id="739" w:author="Mercedes Ines Fevre Obarrio" w:date="2024-08-23T10:49:00Z" w:initials="MF">
    <w:p w14:paraId="21ADCFD6" w14:textId="77777777" w:rsidR="00BF488F" w:rsidRDefault="00BF488F" w:rsidP="00BF488F">
      <w:pPr>
        <w:pStyle w:val="CommentText"/>
      </w:pPr>
      <w:r>
        <w:rPr>
          <w:rStyle w:val="CommentReference"/>
        </w:rPr>
        <w:annotationRef/>
      </w:r>
      <w:r>
        <w:t>ok</w:t>
      </w:r>
    </w:p>
  </w:comment>
  <w:comment w:id="745" w:author="CORGNET Brice" w:date="2024-08-22T16:36:00Z" w:initials="CB">
    <w:p w14:paraId="5E39A38F" w14:textId="5BBF9EF5" w:rsidR="00BB09C0" w:rsidRDefault="00BB09C0">
      <w:pPr>
        <w:pStyle w:val="CommentText"/>
      </w:pPr>
      <w:r>
        <w:rPr>
          <w:rStyle w:val="CommentReference"/>
        </w:rPr>
        <w:annotationRef/>
      </w:r>
      <w:r>
        <w:t>Better</w:t>
      </w:r>
    </w:p>
  </w:comment>
  <w:comment w:id="754" w:author="CORGNET Brice" w:date="2024-08-22T16:36:00Z" w:initials="CB">
    <w:p w14:paraId="2C096919" w14:textId="21924D76" w:rsidR="00BB09C0" w:rsidRDefault="00BB09C0">
      <w:pPr>
        <w:pStyle w:val="CommentText"/>
      </w:pPr>
      <w:r>
        <w:rPr>
          <w:rStyle w:val="CommentReference"/>
        </w:rPr>
        <w:annotationRef/>
      </w:r>
      <w:r>
        <w:t>better</w:t>
      </w:r>
    </w:p>
  </w:comment>
  <w:comment w:id="758" w:author="Mercedes Ines Fevre Obarrio" w:date="2024-09-03T21:08:00Z" w:initials="MF">
    <w:p w14:paraId="0A2D70F9" w14:textId="77777777" w:rsidR="0068163C" w:rsidRDefault="0068163C" w:rsidP="0068163C">
      <w:pPr>
        <w:pStyle w:val="CommentText"/>
      </w:pPr>
      <w:r>
        <w:rPr>
          <w:rStyle w:val="CommentReference"/>
        </w:rPr>
        <w:annotationRef/>
      </w:r>
      <w:r>
        <w:t>We haven’t shown yet how to ask  for the redemption of points. Can we delete this question? If not, we should include the total points and money before part III</w:t>
      </w:r>
    </w:p>
    <w:p w14:paraId="0B1C05DA" w14:textId="77777777" w:rsidR="0068163C" w:rsidRDefault="0068163C" w:rsidP="0068163C">
      <w:pPr>
        <w:pStyle w:val="CommentText"/>
      </w:pPr>
      <w:r>
        <w:t>If the worker didnt need to appeal, what should he answer: option 3 (nor agree/ disagree)</w:t>
      </w:r>
    </w:p>
  </w:comment>
  <w:comment w:id="768" w:author="CORGNET Brice" w:date="2024-08-22T16:37:00Z" w:initials="CB">
    <w:p w14:paraId="413018E4" w14:textId="0507BF84" w:rsidR="00BB09C0" w:rsidRDefault="00BB09C0">
      <w:pPr>
        <w:pStyle w:val="CommentText"/>
      </w:pPr>
      <w:r>
        <w:rPr>
          <w:rStyle w:val="CommentReference"/>
        </w:rPr>
        <w:annotationRef/>
      </w:r>
      <w:r>
        <w:t>criterios</w:t>
      </w:r>
    </w:p>
  </w:comment>
  <w:comment w:id="769" w:author="Mercedes Ines Fevre Obarrio" w:date="2024-08-23T10:50:00Z" w:initials="MF">
    <w:p w14:paraId="6242E80A" w14:textId="77777777" w:rsidR="00BF488F" w:rsidRDefault="00BF488F" w:rsidP="00BF488F">
      <w:pPr>
        <w:pStyle w:val="CommentText"/>
      </w:pPr>
      <w:r>
        <w:rPr>
          <w:rStyle w:val="CommentReference"/>
        </w:rPr>
        <w:annotationRef/>
      </w:r>
      <w:r>
        <w:t xml:space="preserve">Ok </w:t>
      </w:r>
    </w:p>
  </w:comment>
  <w:comment w:id="784" w:author="Hernan Gonzalez Roberto" w:date="2024-06-27T17:08:00Z" w:initials="RH">
    <w:p w14:paraId="4843C1ED" w14:textId="5055E03C" w:rsidR="003431D6" w:rsidRPr="00DA32BE" w:rsidRDefault="003431D6" w:rsidP="003431D6">
      <w:pPr>
        <w:pStyle w:val="CommentText"/>
        <w:rPr>
          <w:lang w:val="en-US"/>
        </w:rPr>
      </w:pPr>
      <w:r>
        <w:rPr>
          <w:rStyle w:val="CommentReference"/>
        </w:rPr>
        <w:annotationRef/>
      </w:r>
      <w:r w:rsidRPr="00DA32BE">
        <w:rPr>
          <w:lang w:val="en-US"/>
        </w:rPr>
        <w:t>Why AI and not algorithms in general?</w:t>
      </w:r>
    </w:p>
    <w:p w14:paraId="3B12492B" w14:textId="77777777" w:rsidR="003431D6" w:rsidRPr="00DA32BE" w:rsidRDefault="003431D6" w:rsidP="003431D6">
      <w:pPr>
        <w:pStyle w:val="CommentText"/>
        <w:rPr>
          <w:lang w:val="en-US"/>
        </w:rPr>
      </w:pPr>
      <w:r w:rsidRPr="00DA32BE">
        <w:rPr>
          <w:lang w:val="en-US"/>
        </w:rPr>
        <w:t>Maybe it is better to say something like “algorithms” and then explain later what we refer to.</w:t>
      </w:r>
    </w:p>
  </w:comment>
  <w:comment w:id="785" w:author="Mercedes Ines Fevre Obarrio" w:date="2024-07-01T12:49:00Z" w:initials="MIFO">
    <w:p w14:paraId="20B621D9" w14:textId="77777777" w:rsidR="00886E94" w:rsidRPr="00DA32BE" w:rsidRDefault="00886E94" w:rsidP="00886E94">
      <w:pPr>
        <w:pStyle w:val="CommentText"/>
        <w:rPr>
          <w:lang w:val="en-US"/>
        </w:rPr>
      </w:pPr>
      <w:r>
        <w:rPr>
          <w:rStyle w:val="CommentReference"/>
        </w:rPr>
        <w:annotationRef/>
      </w:r>
      <w:r w:rsidRPr="00DA32BE">
        <w:rPr>
          <w:lang w:val="en-US"/>
        </w:rPr>
        <w:t xml:space="preserve">In the paper from Brice, it talks about AI: </w:t>
      </w:r>
    </w:p>
  </w:comment>
  <w:comment w:id="786" w:author="CORGNET Brice" w:date="2024-08-22T16:39:00Z" w:initials="CB">
    <w:p w14:paraId="4742211F" w14:textId="38A29850" w:rsidR="0092717E" w:rsidRPr="0092717E" w:rsidRDefault="0092717E">
      <w:pPr>
        <w:pStyle w:val="CommentText"/>
        <w:rPr>
          <w:lang w:val="en-US"/>
        </w:rPr>
      </w:pPr>
      <w:r>
        <w:rPr>
          <w:rStyle w:val="CommentReference"/>
        </w:rPr>
        <w:annotationRef/>
      </w:r>
      <w:r w:rsidRPr="0092717E">
        <w:rPr>
          <w:lang w:val="en-US"/>
        </w:rPr>
        <w:t>It’s</w:t>
      </w:r>
      <w:r>
        <w:rPr>
          <w:lang w:val="en-US"/>
        </w:rPr>
        <w:t xml:space="preserve"> ok to be broad and refer to AI</w:t>
      </w:r>
    </w:p>
  </w:comment>
  <w:comment w:id="791" w:author="CORGNET Brice" w:date="2024-08-22T16:39:00Z" w:initials="CB">
    <w:p w14:paraId="20DFF6F0" w14:textId="72499F7F" w:rsidR="0092717E" w:rsidRPr="0092717E" w:rsidRDefault="0092717E">
      <w:pPr>
        <w:pStyle w:val="CommentText"/>
        <w:rPr>
          <w:lang w:val="en-US"/>
        </w:rPr>
      </w:pPr>
      <w:r>
        <w:rPr>
          <w:rStyle w:val="CommentReference"/>
        </w:rPr>
        <w:annotationRef/>
      </w:r>
      <w:r w:rsidRPr="0092717E">
        <w:rPr>
          <w:lang w:val="en-US"/>
        </w:rPr>
        <w:t>Would d</w:t>
      </w:r>
      <w:r>
        <w:rPr>
          <w:lang w:val="en-US"/>
        </w:rPr>
        <w:t>rop that.</w:t>
      </w:r>
    </w:p>
  </w:comment>
  <w:comment w:id="792" w:author="Mercedes Ines Fevre Obarrio" w:date="2024-08-23T10:51:00Z" w:initials="MF">
    <w:p w14:paraId="2415E475" w14:textId="77777777" w:rsidR="00BF488F" w:rsidRDefault="00BF488F" w:rsidP="00BF488F">
      <w:pPr>
        <w:pStyle w:val="CommentText"/>
      </w:pPr>
      <w:r>
        <w:rPr>
          <w:rStyle w:val="CommentReference"/>
        </w:rPr>
        <w:annotationRef/>
      </w:r>
      <w:r>
        <w:t>Agree, simpler</w:t>
      </w:r>
    </w:p>
  </w:comment>
  <w:comment w:id="801" w:author="Hernan Gonzalez Roberto" w:date="2024-06-27T17:11:00Z" w:initials="RH">
    <w:p w14:paraId="61B9CDA9" w14:textId="513CCCC7" w:rsidR="003431D6" w:rsidRPr="00DA32BE" w:rsidRDefault="003431D6" w:rsidP="003431D6">
      <w:pPr>
        <w:pStyle w:val="CommentText"/>
        <w:rPr>
          <w:lang w:val="en-US"/>
        </w:rPr>
      </w:pPr>
      <w:r>
        <w:rPr>
          <w:rStyle w:val="CommentReference"/>
        </w:rPr>
        <w:annotationRef/>
      </w:r>
      <w:r w:rsidRPr="00DA32BE">
        <w:rPr>
          <w:lang w:val="en-US"/>
        </w:rPr>
        <w:t>What is all this? This seems to be a table from the article, but we need to create the corresponding test, adapted to our environment if needed.</w:t>
      </w:r>
    </w:p>
  </w:comment>
  <w:comment w:id="802" w:author="Mercedes Ines Fevre Obarrio" w:date="2024-06-28T10:37:00Z" w:initials="MF">
    <w:p w14:paraId="1CEDE418" w14:textId="77777777" w:rsidR="00D5752E" w:rsidRPr="00DA32BE" w:rsidRDefault="00D5752E" w:rsidP="00D5752E">
      <w:pPr>
        <w:pStyle w:val="CommentText"/>
        <w:rPr>
          <w:lang w:val="en-US"/>
        </w:rPr>
      </w:pPr>
      <w:r>
        <w:rPr>
          <w:rStyle w:val="CommentReference"/>
        </w:rPr>
        <w:annotationRef/>
      </w:r>
      <w:r w:rsidRPr="00DA32BE">
        <w:rPr>
          <w:lang w:val="en-US"/>
        </w:rPr>
        <w:t>This is the test shared by Brice</w:t>
      </w:r>
    </w:p>
  </w:comment>
  <w:comment w:id="803" w:author="Mercedes Ines Fevre Obarrio" w:date="2024-07-01T12:50:00Z" w:initials="MIFO">
    <w:p w14:paraId="01D6A5C1" w14:textId="77777777" w:rsidR="00AA1BA1" w:rsidRPr="00DA32BE" w:rsidRDefault="00886E94" w:rsidP="00AA1BA1">
      <w:pPr>
        <w:pStyle w:val="CommentText"/>
        <w:rPr>
          <w:lang w:val="en-US"/>
        </w:rPr>
      </w:pPr>
      <w:r>
        <w:rPr>
          <w:rStyle w:val="CommentReference"/>
        </w:rPr>
        <w:annotationRef/>
      </w:r>
      <w:r w:rsidR="00AA1BA1" w:rsidRPr="00DA32BE">
        <w:rPr>
          <w:lang w:val="en-US"/>
        </w:rPr>
        <w:t>I translated as there is no version in Spanish that I have founded and checked the grammar. All is fine</w:t>
      </w:r>
    </w:p>
  </w:comment>
  <w:comment w:id="804" w:author="Hernan Gonzalez Roberto" w:date="2024-06-27T17:09:00Z" w:initials="RH">
    <w:p w14:paraId="73913B96" w14:textId="7CD9F133" w:rsidR="003431D6" w:rsidRPr="00DA32BE" w:rsidRDefault="003431D6" w:rsidP="003431D6">
      <w:pPr>
        <w:pStyle w:val="CommentText"/>
        <w:rPr>
          <w:lang w:val="en-US"/>
        </w:rPr>
      </w:pPr>
      <w:r>
        <w:rPr>
          <w:rStyle w:val="CommentReference"/>
        </w:rPr>
        <w:annotationRef/>
      </w:r>
      <w:r w:rsidRPr="00DA32BE">
        <w:rPr>
          <w:lang w:val="en-US"/>
        </w:rPr>
        <w:t>Please check for all possible errors.</w:t>
      </w:r>
    </w:p>
  </w:comment>
  <w:comment w:id="805" w:author="Mercedes Ines Fevre Obarrio" w:date="2024-07-30T14:43:00Z" w:initials="MF">
    <w:p w14:paraId="267D4FE7" w14:textId="77777777" w:rsidR="000442CB" w:rsidRPr="00DA32BE" w:rsidRDefault="000442CB" w:rsidP="000442CB">
      <w:pPr>
        <w:pStyle w:val="CommentText"/>
        <w:rPr>
          <w:lang w:val="en-US"/>
        </w:rPr>
      </w:pPr>
      <w:r>
        <w:rPr>
          <w:rStyle w:val="CommentReference"/>
        </w:rPr>
        <w:annotationRef/>
      </w:r>
      <w:r w:rsidRPr="00DA32BE">
        <w:rPr>
          <w:lang w:val="en-US"/>
        </w:rPr>
        <w:t>done</w:t>
      </w:r>
    </w:p>
  </w:comment>
  <w:comment w:id="806" w:author="CORGNET Brice" w:date="2024-08-22T16:40:00Z" w:initials="CB">
    <w:p w14:paraId="7081712E" w14:textId="279A98C9" w:rsidR="0092717E" w:rsidRPr="0092717E" w:rsidRDefault="0092717E">
      <w:pPr>
        <w:pStyle w:val="CommentText"/>
        <w:rPr>
          <w:lang w:val="en-US"/>
        </w:rPr>
      </w:pPr>
      <w:r>
        <w:rPr>
          <w:rStyle w:val="CommentReference"/>
        </w:rPr>
        <w:annotationRef/>
      </w:r>
      <w:r w:rsidRPr="0092717E">
        <w:rPr>
          <w:lang w:val="en-US"/>
        </w:rPr>
        <w:t>We n</w:t>
      </w:r>
      <w:r>
        <w:rPr>
          <w:lang w:val="en-US"/>
        </w:rPr>
        <w:t>eed to create a likert scale 1- to 5- for the responses: totalemente en descuerdo --- totalement de acuerdo.</w:t>
      </w:r>
    </w:p>
  </w:comment>
  <w:comment w:id="811" w:author="CORGNET Brice" w:date="2024-08-22T16:42:00Z" w:initials="CB">
    <w:p w14:paraId="71DEE911" w14:textId="027935B3" w:rsidR="003E5462" w:rsidRPr="003E5462" w:rsidRDefault="003E5462">
      <w:pPr>
        <w:pStyle w:val="CommentText"/>
      </w:pPr>
      <w:r>
        <w:rPr>
          <w:rStyle w:val="CommentReference"/>
        </w:rPr>
        <w:annotationRef/>
      </w:r>
      <w:r w:rsidRPr="003E5462">
        <w:t xml:space="preserve">Selecionnaran la opcion: “3-ni de acuerdo </w:t>
      </w:r>
      <w:r>
        <w:t>ni en desacuerdo</w:t>
      </w:r>
    </w:p>
  </w:comment>
  <w:comment w:id="819" w:author="Mercedes Ines Fevre Obarrio" w:date="2024-09-03T21:28:00Z" w:initials="MF">
    <w:p w14:paraId="279F991F" w14:textId="77777777" w:rsidR="00522337" w:rsidRDefault="00522337" w:rsidP="00522337">
      <w:pPr>
        <w:pStyle w:val="CommentText"/>
      </w:pPr>
      <w:r>
        <w:rPr>
          <w:rStyle w:val="CommentReference"/>
        </w:rPr>
        <w:annotationRef/>
      </w:r>
      <w:r>
        <w:t xml:space="preserve">Can we put it without “de incomodidad”. In EN the text: "I shiver with discomfort when I think about future uses of Artificial Intelligence. </w:t>
      </w:r>
    </w:p>
  </w:comment>
  <w:comment w:id="837" w:author="Hernan Gonzalez Roberto" w:date="2024-06-27T17:17:00Z" w:initials="RH">
    <w:p w14:paraId="2EB6FE24" w14:textId="116EEB47" w:rsidR="003431D6" w:rsidRDefault="003431D6" w:rsidP="003431D6">
      <w:pPr>
        <w:pStyle w:val="CommentText"/>
      </w:pPr>
      <w:r>
        <w:rPr>
          <w:rStyle w:val="CommentReference"/>
        </w:rPr>
        <w:annotationRef/>
      </w:r>
      <w:r>
        <w:t>MERCEDES: Por favor, revisa los tiempos verbales de todas las preguntas para que tenga sentido.</w:t>
      </w:r>
    </w:p>
  </w:comment>
  <w:comment w:id="838" w:author="Mercedes Ines Fevre Obarrio" w:date="2024-07-01T13:09:00Z" w:initials="MIFO">
    <w:p w14:paraId="41C8AE84" w14:textId="77777777" w:rsidR="00317F93" w:rsidRPr="00DA32BE" w:rsidRDefault="00317F93" w:rsidP="00317F93">
      <w:pPr>
        <w:pStyle w:val="CommentText"/>
        <w:rPr>
          <w:lang w:val="en-US"/>
        </w:rPr>
      </w:pPr>
      <w:r>
        <w:rPr>
          <w:rStyle w:val="CommentReference"/>
        </w:rPr>
        <w:annotationRef/>
      </w:r>
      <w:r w:rsidRPr="00DA32BE">
        <w:rPr>
          <w:lang w:val="en-US"/>
        </w:rPr>
        <w:t>Done, gone thru too by a corrector</w:t>
      </w:r>
    </w:p>
  </w:comment>
  <w:comment w:id="848" w:author="Hernan Gonzalez Roberto" w:date="2024-06-27T17:23:00Z" w:initials="RH">
    <w:p w14:paraId="26DAEF89" w14:textId="77777777" w:rsidR="003431D6" w:rsidRDefault="003431D6" w:rsidP="003431D6">
      <w:pPr>
        <w:pStyle w:val="CommentText"/>
      </w:pPr>
      <w:r>
        <w:rPr>
          <w:rStyle w:val="CommentReference"/>
        </w:rPr>
        <w:annotationRef/>
      </w:r>
      <w:r>
        <w:t>MERCEDES, por favor revisa todo el documento para resolver estos errores de traducción. Esto parece que está traducido con un traductor.</w:t>
      </w:r>
    </w:p>
  </w:comment>
  <w:comment w:id="849" w:author="Mercedes Ines Fevre Obarrio" w:date="2024-07-01T13:14:00Z" w:initials="MIFO">
    <w:p w14:paraId="1633AEDA" w14:textId="77777777" w:rsidR="00317F93" w:rsidRDefault="00317F93" w:rsidP="00317F93">
      <w:pPr>
        <w:pStyle w:val="CommentText"/>
      </w:pPr>
      <w:r>
        <w:rPr>
          <w:rStyle w:val="CommentReference"/>
        </w:rPr>
        <w:annotationRef/>
      </w:r>
      <w:r>
        <w:t>Está pasado por un grammar checker también.</w:t>
      </w:r>
    </w:p>
  </w:comment>
  <w:comment w:id="854" w:author="Mercedes Ines Fevre Obarrio" w:date="2024-09-03T21:41:00Z" w:initials="MF">
    <w:p w14:paraId="2563CCD5" w14:textId="77777777" w:rsidR="00C02422" w:rsidRDefault="00C02422" w:rsidP="00C02422">
      <w:pPr>
        <w:pStyle w:val="CommentText"/>
      </w:pPr>
      <w:r>
        <w:rPr>
          <w:rStyle w:val="CommentReference"/>
        </w:rPr>
        <w:annotationRef/>
      </w:r>
      <w:r>
        <w:t>Following how the software shows it</w:t>
      </w:r>
    </w:p>
  </w:comment>
  <w:comment w:id="855" w:author="Mercedes Ines Fevre Obarrio" w:date="2024-06-28T10:53:00Z" w:initials="MF">
    <w:p w14:paraId="220874D9" w14:textId="3DAE199A" w:rsidR="004B57A1" w:rsidRPr="00DA32BE" w:rsidRDefault="004B57A1" w:rsidP="004B57A1">
      <w:pPr>
        <w:pStyle w:val="CommentText"/>
        <w:rPr>
          <w:lang w:val="en-US"/>
        </w:rPr>
      </w:pPr>
      <w:r>
        <w:rPr>
          <w:rStyle w:val="CommentReference"/>
        </w:rPr>
        <w:annotationRef/>
      </w:r>
      <w:r w:rsidRPr="00DA32BE">
        <w:rPr>
          <w:lang w:val="en-US"/>
        </w:rPr>
        <w:t>Does it need to be in caps or will the system detect if caps letter or lower case</w:t>
      </w:r>
    </w:p>
  </w:comment>
  <w:comment w:id="908" w:author="Hernan Gonzalez Roberto" w:date="2024-06-27T17:29:00Z" w:initials="RH">
    <w:p w14:paraId="7ADCE3F5" w14:textId="04731F52" w:rsidR="003431D6" w:rsidRDefault="003431D6" w:rsidP="003431D6">
      <w:pPr>
        <w:pStyle w:val="CommentText"/>
      </w:pPr>
      <w:r>
        <w:rPr>
          <w:rStyle w:val="CommentReference"/>
        </w:rPr>
        <w:annotationRef/>
      </w:r>
      <w:r>
        <w:t>MERCEDES: Por favor, reescribe esta parte. La mayoría de las preguntas parecen traducidas directamente del inglés.</w:t>
      </w:r>
    </w:p>
  </w:comment>
  <w:comment w:id="909" w:author="Mercedes Ines Fevre Obarrio" w:date="2024-06-28T11:00:00Z" w:initials="MF">
    <w:p w14:paraId="300B9E68" w14:textId="77777777" w:rsidR="004B57A1" w:rsidRDefault="004B57A1" w:rsidP="004B57A1">
      <w:pPr>
        <w:pStyle w:val="CommentText"/>
      </w:pPr>
      <w:r>
        <w:rPr>
          <w:rStyle w:val="CommentReference"/>
        </w:rPr>
        <w:annotationRef/>
      </w:r>
      <w:r>
        <w:t>Es directamente en español, de mi formulario. Pasare un corrector de gramática</w:t>
      </w:r>
    </w:p>
  </w:comment>
  <w:comment w:id="910" w:author="Mercedes Ines Fevre Obarrio" w:date="2024-07-01T14:41:00Z" w:initials="MIFO">
    <w:p w14:paraId="3DCD0B66" w14:textId="77777777" w:rsidR="00E231C1" w:rsidRDefault="00E231C1" w:rsidP="00E231C1">
      <w:pPr>
        <w:pStyle w:val="CommentText"/>
      </w:pPr>
      <w:r>
        <w:rPr>
          <w:rStyle w:val="CommentReference"/>
        </w:rPr>
        <w:annotationRef/>
      </w:r>
      <w:r>
        <w:t>Corrector pasado</w:t>
      </w:r>
    </w:p>
  </w:comment>
  <w:comment w:id="914" w:author="CORGNET Brice" w:date="2024-08-22T16:46:00Z" w:initials="CB">
    <w:p w14:paraId="76198208" w14:textId="1D7357E1" w:rsidR="003E5462" w:rsidRPr="003E5462" w:rsidRDefault="003E5462">
      <w:pPr>
        <w:pStyle w:val="CommentText"/>
        <w:rPr>
          <w:lang w:val="en-US"/>
        </w:rPr>
      </w:pPr>
      <w:r>
        <w:rPr>
          <w:rStyle w:val="CommentReference"/>
        </w:rPr>
        <w:annotationRef/>
      </w:r>
      <w:r w:rsidRPr="003E5462">
        <w:rPr>
          <w:lang w:val="en-US"/>
        </w:rPr>
        <w:t>Yes but t</w:t>
      </w:r>
      <w:r>
        <w:rPr>
          <w:lang w:val="en-US"/>
        </w:rPr>
        <w:t>echnically speaking there are only two sexes so genders are many. Anyway…</w:t>
      </w:r>
    </w:p>
  </w:comment>
  <w:comment w:id="915" w:author="Mercedes Ines Fevre Obarrio" w:date="2024-08-23T10:54:00Z" w:initials="MF">
    <w:p w14:paraId="1A31A21D" w14:textId="77777777" w:rsidR="00BF488F" w:rsidRDefault="00BF488F" w:rsidP="00BF488F">
      <w:pPr>
        <w:pStyle w:val="CommentText"/>
      </w:pPr>
      <w:r>
        <w:rPr>
          <w:rStyle w:val="CommentReference"/>
        </w:rPr>
        <w:annotationRef/>
      </w:r>
      <w:r>
        <w:t>I know, but today it is a sensitive topic….</w:t>
      </w:r>
    </w:p>
  </w:comment>
  <w:comment w:id="949" w:author="Mercedes Ines Fevre Obarrio" w:date="2024-05-22T12:57:00Z" w:initials="MIFO">
    <w:p w14:paraId="3F928DDF" w14:textId="1A181689" w:rsidR="00E94C6B" w:rsidRPr="00DA32BE" w:rsidRDefault="00E94C6B" w:rsidP="00E94C6B">
      <w:pPr>
        <w:pStyle w:val="CommentText"/>
        <w:rPr>
          <w:lang w:val="en-US"/>
        </w:rPr>
      </w:pPr>
      <w:r>
        <w:rPr>
          <w:rStyle w:val="CommentReference"/>
        </w:rPr>
        <w:annotationRef/>
      </w:r>
      <w:r w:rsidRPr="00DA32BE">
        <w:rPr>
          <w:lang w:val="en-US"/>
        </w:rPr>
        <w:t>Missing “points”</w:t>
      </w:r>
    </w:p>
  </w:comment>
  <w:comment w:id="950" w:author="Mercedes Ines Fevre Obarrio" w:date="2024-09-03T21:49:00Z" w:initials="MF">
    <w:p w14:paraId="312C3AC6" w14:textId="77777777" w:rsidR="00C26963" w:rsidRDefault="00C26963" w:rsidP="00C26963">
      <w:pPr>
        <w:pStyle w:val="CommentText"/>
      </w:pPr>
      <w:r>
        <w:rPr>
          <w:rStyle w:val="CommentReference"/>
        </w:rPr>
        <w:annotationRef/>
      </w:r>
      <w:r>
        <w:t>TO CHECK WITH CASTELLON</w:t>
      </w:r>
    </w:p>
  </w:comment>
  <w:comment w:id="951" w:author="Mercedes Ines Fevre Obarrio" w:date="2024-09-04T10:08:00Z" w:initials="MF">
    <w:p w14:paraId="0BF9A1E1" w14:textId="77777777" w:rsidR="00070DC6" w:rsidRDefault="00070DC6" w:rsidP="00070DC6">
      <w:pPr>
        <w:pStyle w:val="CommentText"/>
      </w:pPr>
      <w:r>
        <w:rPr>
          <w:rStyle w:val="CommentReference"/>
        </w:rPr>
        <w:annotationRef/>
      </w:r>
      <w:r>
        <w:t>I would propose to offer an amazon gift card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A70C453" w15:done="0"/>
  <w15:commentEx w15:paraId="62EFB975" w15:done="0"/>
  <w15:commentEx w15:paraId="31409AEE" w15:done="0"/>
  <w15:commentEx w15:paraId="104E1A3C" w15:done="0"/>
  <w15:commentEx w15:paraId="51287E02" w15:done="0"/>
  <w15:commentEx w15:paraId="41E6E89F" w15:done="0"/>
  <w15:commentEx w15:paraId="7B3CA982" w15:done="0"/>
  <w15:commentEx w15:paraId="40233E0F" w15:done="0"/>
  <w15:commentEx w15:paraId="689AA412" w15:done="0"/>
  <w15:commentEx w15:paraId="166F3BA6" w15:done="0"/>
  <w15:commentEx w15:paraId="4049FB67" w15:done="0"/>
  <w15:commentEx w15:paraId="027E0239" w15:done="0"/>
  <w15:commentEx w15:paraId="244CB408" w15:done="0"/>
  <w15:commentEx w15:paraId="1B746F98" w15:done="0"/>
  <w15:commentEx w15:paraId="3773758E" w15:done="0"/>
  <w15:commentEx w15:paraId="5C97E59F" w15:done="0"/>
  <w15:commentEx w15:paraId="4920F655" w15:paraIdParent="5C97E59F" w15:done="0"/>
  <w15:commentEx w15:paraId="0EA35AB6" w15:done="0"/>
  <w15:commentEx w15:paraId="4E9608E8" w15:done="0"/>
  <w15:commentEx w15:paraId="03957238" w15:done="0"/>
  <w15:commentEx w15:paraId="1BBE321E" w15:paraIdParent="03957238" w15:done="0"/>
  <w15:commentEx w15:paraId="1EAB04FC" w15:paraIdParent="03957238" w15:done="0"/>
  <w15:commentEx w15:paraId="164FFA55" w15:paraIdParent="03957238" w15:done="0"/>
  <w15:commentEx w15:paraId="35B2E8C0" w15:paraIdParent="03957238" w15:done="0"/>
  <w15:commentEx w15:paraId="1A17E9E1" w15:done="0"/>
  <w15:commentEx w15:paraId="58A269A3" w15:done="0"/>
  <w15:commentEx w15:paraId="113258FD" w15:paraIdParent="58A269A3" w15:done="0"/>
  <w15:commentEx w15:paraId="39B868F2" w15:done="0"/>
  <w15:commentEx w15:paraId="4DF2A626" w15:paraIdParent="39B868F2" w15:done="0"/>
  <w15:commentEx w15:paraId="419502F1" w15:paraIdParent="39B868F2" w15:done="0"/>
  <w15:commentEx w15:paraId="29A24A85" w15:done="0"/>
  <w15:commentEx w15:paraId="174590C9" w15:done="0"/>
  <w15:commentEx w15:paraId="62D029E9" w15:paraIdParent="174590C9" w15:done="0"/>
  <w15:commentEx w15:paraId="66E4C701" w15:done="0"/>
  <w15:commentEx w15:paraId="71B358C3" w15:paraIdParent="66E4C701" w15:done="0"/>
  <w15:commentEx w15:paraId="242282DB" w15:done="0"/>
  <w15:commentEx w15:paraId="5B02C6AD" w15:paraIdParent="242282DB" w15:done="0"/>
  <w15:commentEx w15:paraId="148CC0C1" w15:done="0"/>
  <w15:commentEx w15:paraId="76CB60C9" w15:paraIdParent="148CC0C1" w15:done="0"/>
  <w15:commentEx w15:paraId="3E7D8AF1" w15:done="0"/>
  <w15:commentEx w15:paraId="71482095" w15:done="0"/>
  <w15:commentEx w15:paraId="7716D695" w15:paraIdParent="71482095" w15:done="0"/>
  <w15:commentEx w15:paraId="4233060B" w15:paraIdParent="71482095" w15:done="0"/>
  <w15:commentEx w15:paraId="05EC19E8" w15:done="0"/>
  <w15:commentEx w15:paraId="4DAA9CA4" w15:paraIdParent="05EC19E8" w15:done="0"/>
  <w15:commentEx w15:paraId="254824BC" w15:paraIdParent="05EC19E8" w15:done="0"/>
  <w15:commentEx w15:paraId="30F4F88D" w15:done="0"/>
  <w15:commentEx w15:paraId="01E11558" w15:paraIdParent="30F4F88D" w15:done="0"/>
  <w15:commentEx w15:paraId="729ECBE6" w15:done="0"/>
  <w15:commentEx w15:paraId="2FBEBAB0" w15:paraIdParent="729ECBE6" w15:done="0"/>
  <w15:commentEx w15:paraId="3A27EBD3" w15:done="0"/>
  <w15:commentEx w15:paraId="2C504993" w15:done="0"/>
  <w15:commentEx w15:paraId="14593FBB" w15:paraIdParent="2C504993" w15:done="0"/>
  <w15:commentEx w15:paraId="749A3959" w15:done="0"/>
  <w15:commentEx w15:paraId="2A5FED18" w15:paraIdParent="749A3959" w15:done="0"/>
  <w15:commentEx w15:paraId="76944EDA" w15:done="0"/>
  <w15:commentEx w15:paraId="1D268EC6" w15:done="0"/>
  <w15:commentEx w15:paraId="0068F5C8" w15:paraIdParent="1D268EC6" w15:done="0"/>
  <w15:commentEx w15:paraId="75AE38F6" w15:done="0"/>
  <w15:commentEx w15:paraId="36CB862C" w15:done="0"/>
  <w15:commentEx w15:paraId="1BAACAFF" w15:done="0"/>
  <w15:commentEx w15:paraId="348D9341" w15:done="0"/>
  <w15:commentEx w15:paraId="49964305" w15:done="0"/>
  <w15:commentEx w15:paraId="25396424" w15:paraIdParent="49964305" w15:done="0"/>
  <w15:commentEx w15:paraId="6B15C6F0" w15:paraIdParent="49964305" w15:done="0"/>
  <w15:commentEx w15:paraId="0B1BCF76" w15:done="0"/>
  <w15:commentEx w15:paraId="6D318972" w15:done="0"/>
  <w15:commentEx w15:paraId="2A5C1E73" w15:done="0"/>
  <w15:commentEx w15:paraId="32D5B1DD" w15:paraIdParent="2A5C1E73" w15:done="0"/>
  <w15:commentEx w15:paraId="42D37BE9" w15:done="0"/>
  <w15:commentEx w15:paraId="34F4B820" w15:done="0"/>
  <w15:commentEx w15:paraId="65126B26" w15:paraIdParent="34F4B820" w15:done="0"/>
  <w15:commentEx w15:paraId="533D011A" w15:done="0"/>
  <w15:commentEx w15:paraId="36D90CB0" w15:done="0"/>
  <w15:commentEx w15:paraId="2235DE3C" w15:done="0"/>
  <w15:commentEx w15:paraId="2D47B177" w15:paraIdParent="2235DE3C" w15:done="0"/>
  <w15:commentEx w15:paraId="015185CE" w15:done="0"/>
  <w15:commentEx w15:paraId="7568448B" w15:paraIdParent="015185CE" w15:done="0"/>
  <w15:commentEx w15:paraId="6895762D" w15:done="0"/>
  <w15:commentEx w15:paraId="0850EB0A" w15:paraIdParent="6895762D" w15:done="0"/>
  <w15:commentEx w15:paraId="11CB6F16" w15:done="0"/>
  <w15:commentEx w15:paraId="375935CB" w15:done="0"/>
  <w15:commentEx w15:paraId="419679FE" w15:paraIdParent="375935CB" w15:done="0"/>
  <w15:commentEx w15:paraId="0D34921A" w15:done="0"/>
  <w15:commentEx w15:paraId="21ADCFD6" w15:paraIdParent="0D34921A" w15:done="0"/>
  <w15:commentEx w15:paraId="5E39A38F" w15:done="0"/>
  <w15:commentEx w15:paraId="2C096919" w15:done="0"/>
  <w15:commentEx w15:paraId="0B1C05DA" w15:done="0"/>
  <w15:commentEx w15:paraId="413018E4" w15:done="0"/>
  <w15:commentEx w15:paraId="6242E80A" w15:paraIdParent="413018E4" w15:done="0"/>
  <w15:commentEx w15:paraId="3B12492B" w15:done="0"/>
  <w15:commentEx w15:paraId="20B621D9" w15:paraIdParent="3B12492B" w15:done="0"/>
  <w15:commentEx w15:paraId="4742211F" w15:paraIdParent="3B12492B" w15:done="0"/>
  <w15:commentEx w15:paraId="20DFF6F0" w15:done="0"/>
  <w15:commentEx w15:paraId="2415E475" w15:paraIdParent="20DFF6F0" w15:done="0"/>
  <w15:commentEx w15:paraId="61B9CDA9" w15:done="0"/>
  <w15:commentEx w15:paraId="1CEDE418" w15:paraIdParent="61B9CDA9" w15:done="0"/>
  <w15:commentEx w15:paraId="01D6A5C1" w15:paraIdParent="61B9CDA9" w15:done="0"/>
  <w15:commentEx w15:paraId="73913B96" w15:done="0"/>
  <w15:commentEx w15:paraId="267D4FE7" w15:paraIdParent="73913B96" w15:done="0"/>
  <w15:commentEx w15:paraId="7081712E" w15:done="0"/>
  <w15:commentEx w15:paraId="71DEE911" w15:done="0"/>
  <w15:commentEx w15:paraId="279F991F" w15:done="0"/>
  <w15:commentEx w15:paraId="2EB6FE24" w15:done="0"/>
  <w15:commentEx w15:paraId="41C8AE84" w15:paraIdParent="2EB6FE24" w15:done="0"/>
  <w15:commentEx w15:paraId="26DAEF89" w15:done="0"/>
  <w15:commentEx w15:paraId="1633AEDA" w15:paraIdParent="26DAEF89" w15:done="0"/>
  <w15:commentEx w15:paraId="2563CCD5" w15:done="0"/>
  <w15:commentEx w15:paraId="220874D9" w15:done="1"/>
  <w15:commentEx w15:paraId="7ADCE3F5" w15:done="0"/>
  <w15:commentEx w15:paraId="300B9E68" w15:paraIdParent="7ADCE3F5" w15:done="0"/>
  <w15:commentEx w15:paraId="3DCD0B66" w15:paraIdParent="7ADCE3F5" w15:done="0"/>
  <w15:commentEx w15:paraId="76198208" w15:done="0"/>
  <w15:commentEx w15:paraId="1A31A21D" w15:paraIdParent="76198208" w15:done="0"/>
  <w15:commentEx w15:paraId="3F928DDF" w15:done="0"/>
  <w15:commentEx w15:paraId="312C3AC6" w15:done="0"/>
  <w15:commentEx w15:paraId="0BF9A1E1" w15:paraIdParent="312C3A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B29D110" w16cex:dateUtc="2024-09-04T08:18:00Z"/>
  <w16cex:commentExtensible w16cex:durableId="5F2F200F" w16cex:dateUtc="2024-09-03T10:31:00Z"/>
  <w16cex:commentExtensible w16cex:durableId="0AE994CE" w16cex:dateUtc="2024-09-04T08:20:00Z"/>
  <w16cex:commentExtensible w16cex:durableId="1A9561A2" w16cex:dateUtc="2024-09-04T08:20:00Z"/>
  <w16cex:commentExtensible w16cex:durableId="4EB769B7" w16cex:dateUtc="2024-09-04T08:22:00Z"/>
  <w16cex:commentExtensible w16cex:durableId="374FBB6D" w16cex:dateUtc="2024-09-04T08:20:00Z"/>
  <w16cex:commentExtensible w16cex:durableId="3FE0AD9B" w16cex:dateUtc="2024-09-04T08:20:00Z"/>
  <w16cex:commentExtensible w16cex:durableId="03A8EA09" w16cex:dateUtc="2024-09-04T08:24:00Z"/>
  <w16cex:commentExtensible w16cex:durableId="7B902264" w16cex:dateUtc="2024-09-04T08:27:00Z"/>
  <w16cex:commentExtensible w16cex:durableId="3B33A3A9" w16cex:dateUtc="2024-09-03T11:02:00Z"/>
  <w16cex:commentExtensible w16cex:durableId="146298C0" w16cex:dateUtc="2024-09-03T17:27:00Z"/>
  <w16cex:commentExtensible w16cex:durableId="2C93B66D" w16cex:dateUtc="2024-09-03T11:02:00Z"/>
  <w16cex:commentExtensible w16cex:durableId="79DB713C" w16cex:dateUtc="2024-09-04T08:30:00Z"/>
  <w16cex:commentExtensible w16cex:durableId="5B33D5CE" w16cex:dateUtc="2024-09-04T08:40:00Z"/>
  <w16cex:commentExtensible w16cex:durableId="4A98F370" w16cex:dateUtc="2024-09-04T08:46:00Z"/>
  <w16cex:commentExtensible w16cex:durableId="3A8B183D" w16cex:dateUtc="2024-09-04T08:39:00Z"/>
  <w16cex:commentExtensible w16cex:durableId="36DFFC5D" w16cex:dateUtc="2024-09-04T09:20:00Z"/>
  <w16cex:commentExtensible w16cex:durableId="70F9126A" w16cex:dateUtc="2024-09-04T09:19:00Z"/>
  <w16cex:commentExtensible w16cex:durableId="77419E92" w16cex:dateUtc="2024-09-04T08:27:00Z"/>
  <w16cex:commentExtensible w16cex:durableId="26D549C2" w16cex:dateUtc="2024-06-27T14:36:00Z"/>
  <w16cex:commentExtensible w16cex:durableId="0DC935DC" w16cex:dateUtc="2024-07-15T10:48:00Z"/>
  <w16cex:commentExtensible w16cex:durableId="222100E7" w16cex:dateUtc="2024-07-30T12:31:00Z"/>
  <w16cex:commentExtensible w16cex:durableId="2A71DFE3" w16cex:dateUtc="2024-08-22T14:03:00Z"/>
  <w16cex:commentExtensible w16cex:durableId="2009D61B" w16cex:dateUtc="2024-08-23T08:15:00Z"/>
  <w16cex:commentExtensible w16cex:durableId="0B576282" w16cex:dateUtc="2024-09-03T17:23:00Z"/>
  <w16cex:commentExtensible w16cex:durableId="2A71E16F" w16cex:dateUtc="2024-08-22T14:10:00Z"/>
  <w16cex:commentExtensible w16cex:durableId="328DE587" w16cex:dateUtc="2024-08-23T08:21:00Z"/>
  <w16cex:commentExtensible w16cex:durableId="595A50E8" w16cex:dateUtc="2024-05-21T20:33:00Z"/>
  <w16cex:commentExtensible w16cex:durableId="0E877A4B" w16cex:dateUtc="2024-06-28T07:58:00Z"/>
  <w16cex:commentExtensible w16cex:durableId="58527C4D" w16cex:dateUtc="2024-07-30T12:33:00Z"/>
  <w16cex:commentExtensible w16cex:durableId="7F07EF29" w16cex:dateUtc="2024-07-29T07:32:00Z"/>
  <w16cex:commentExtensible w16cex:durableId="55BEACAE" w16cex:dateUtc="2024-08-22T14:21:00Z"/>
  <w16cex:commentExtensible w16cex:durableId="7DB61A2B" w16cex:dateUtc="2024-08-23T08:28:00Z"/>
  <w16cex:commentExtensible w16cex:durableId="1451FD17" w16cex:dateUtc="2024-08-22T14:20:00Z"/>
  <w16cex:commentExtensible w16cex:durableId="725780E8" w16cex:dateUtc="2024-08-23T08:28:00Z"/>
  <w16cex:commentExtensible w16cex:durableId="61FE80B6" w16cex:dateUtc="2024-08-22T14:22:00Z"/>
  <w16cex:commentExtensible w16cex:durableId="55DC2C66" w16cex:dateUtc="2024-08-23T08:29:00Z"/>
  <w16cex:commentExtensible w16cex:durableId="01C9B160" w16cex:dateUtc="2024-08-22T14:23:00Z"/>
  <w16cex:commentExtensible w16cex:durableId="4F840E38" w16cex:dateUtc="2024-08-23T08:30:00Z"/>
  <w16cex:commentExtensible w16cex:durableId="50440657" w16cex:dateUtc="2024-08-23T08:24:00Z"/>
  <w16cex:commentExtensible w16cex:durableId="759F1720" w16cex:dateUtc="2024-05-22T10:15:00Z"/>
  <w16cex:commentExtensible w16cex:durableId="509F07E3" w16cex:dateUtc="2024-08-22T14:13:00Z"/>
  <w16cex:commentExtensible w16cex:durableId="55A8A32A" w16cex:dateUtc="2024-08-23T08:23:00Z"/>
  <w16cex:commentExtensible w16cex:durableId="6FED4828" w16cex:dateUtc="2024-05-21T20:33:00Z"/>
  <w16cex:commentExtensible w16cex:durableId="4C84F604" w16cex:dateUtc="2024-06-28T07:58:00Z"/>
  <w16cex:commentExtensible w16cex:durableId="77AB9172" w16cex:dateUtc="2024-07-30T12:33:00Z"/>
  <w16cex:commentExtensible w16cex:durableId="2A71E304" w16cex:dateUtc="2024-08-22T14:17:00Z"/>
  <w16cex:commentExtensible w16cex:durableId="05FC6FE8" w16cex:dateUtc="2024-08-23T08:27:00Z"/>
  <w16cex:commentExtensible w16cex:durableId="5A0D59F5" w16cex:dateUtc="2024-05-21T20:33:00Z"/>
  <w16cex:commentExtensible w16cex:durableId="5A27C5EA" w16cex:dateUtc="2024-07-30T12:33:00Z"/>
  <w16cex:commentExtensible w16cex:durableId="4DB26DFF" w16cex:dateUtc="2024-09-03T17:45:00Z"/>
  <w16cex:commentExtensible w16cex:durableId="2A71E595" w16cex:dateUtc="2024-08-22T14:28:00Z"/>
  <w16cex:commentExtensible w16cex:durableId="730F5450" w16cex:dateUtc="2024-08-23T08:41:00Z"/>
  <w16cex:commentExtensible w16cex:durableId="2A71E4C7" w16cex:dateUtc="2024-08-22T14:24:00Z"/>
  <w16cex:commentExtensible w16cex:durableId="4DC2EF45" w16cex:dateUtc="2024-08-23T08:42:00Z"/>
  <w16cex:commentExtensible w16cex:durableId="7DA289B1" w16cex:dateUtc="2024-09-04T08:57:00Z"/>
  <w16cex:commentExtensible w16cex:durableId="2A71E530" w16cex:dateUtc="2024-08-22T14:26:00Z"/>
  <w16cex:commentExtensible w16cex:durableId="37486D33" w16cex:dateUtc="2024-09-03T17:17:00Z"/>
  <w16cex:commentExtensible w16cex:durableId="76E340CB" w16cex:dateUtc="2024-06-28T11:42:00Z"/>
  <w16cex:commentExtensible w16cex:durableId="10833322" w16cex:dateUtc="2024-09-03T17:53:00Z"/>
  <w16cex:commentExtensible w16cex:durableId="65F488F8" w16cex:dateUtc="2024-09-04T09:18:00Z"/>
  <w16cex:commentExtensible w16cex:durableId="23D99356" w16cex:dateUtc="2024-07-01T09:34:00Z"/>
  <w16cex:commentExtensible w16cex:durableId="1C7B11C6" w16cex:dateUtc="2024-06-27T15:01:00Z"/>
  <w16cex:commentExtensible w16cex:durableId="4A7A288A" w16cex:dateUtc="2024-06-28T08:33:00Z"/>
  <w16cex:commentExtensible w16cex:durableId="3176FEA1" w16cex:dateUtc="2024-07-01T09:33:00Z"/>
  <w16cex:commentExtensible w16cex:durableId="4AE00AAB" w16cex:dateUtc="2024-09-02T08:57:00Z"/>
  <w16cex:commentExtensible w16cex:durableId="135FEC3B" w16cex:dateUtc="2024-09-03T18:05:00Z"/>
  <w16cex:commentExtensible w16cex:durableId="2A71E6AB" w16cex:dateUtc="2024-08-22T14:32:00Z"/>
  <w16cex:commentExtensible w16cex:durableId="2436AFCF" w16cex:dateUtc="2024-08-23T08:43:00Z"/>
  <w16cex:commentExtensible w16cex:durableId="71F47272" w16cex:dateUtc="2024-09-03T18:07:00Z"/>
  <w16cex:commentExtensible w16cex:durableId="5F8BBDC8" w16cex:dateUtc="2024-06-27T15:03:00Z"/>
  <w16cex:commentExtensible w16cex:durableId="2B370A5E" w16cex:dateUtc="2024-07-01T09:39:00Z"/>
  <w16cex:commentExtensible w16cex:durableId="3CA167C5" w16cex:dateUtc="2024-05-22T10:42:00Z"/>
  <w16cex:commentExtensible w16cex:durableId="5505CE0A" w16cex:dateUtc="2024-09-03T18:20:00Z"/>
  <w16cex:commentExtensible w16cex:durableId="4BB2BF1F" w16cex:dateUtc="2024-06-27T15:05:00Z"/>
  <w16cex:commentExtensible w16cex:durableId="1DC21073" w16cex:dateUtc="2024-07-30T12:41:00Z"/>
  <w16cex:commentExtensible w16cex:durableId="2A71E70F" w16cex:dateUtc="2024-08-22T14:34:00Z"/>
  <w16cex:commentExtensible w16cex:durableId="63C3A8ED" w16cex:dateUtc="2024-08-23T08:47:00Z"/>
  <w16cex:commentExtensible w16cex:durableId="2A71E727" w16cex:dateUtc="2024-08-22T14:34:00Z"/>
  <w16cex:commentExtensible w16cex:durableId="00B5199F" w16cex:dateUtc="2024-08-23T08:47:00Z"/>
  <w16cex:commentExtensible w16cex:durableId="73272352" w16cex:dateUtc="2024-05-22T10:46:00Z"/>
  <w16cex:commentExtensible w16cex:durableId="2A71E756" w16cex:dateUtc="2024-08-22T14:35:00Z"/>
  <w16cex:commentExtensible w16cex:durableId="38BDA332" w16cex:dateUtc="2024-08-23T08:48:00Z"/>
  <w16cex:commentExtensible w16cex:durableId="2A71E76A" w16cex:dateUtc="2024-08-22T14:35:00Z"/>
  <w16cex:commentExtensible w16cex:durableId="29A451B3" w16cex:dateUtc="2024-08-23T08:49:00Z"/>
  <w16cex:commentExtensible w16cex:durableId="2A71E77B" w16cex:dateUtc="2024-08-22T14:36:00Z"/>
  <w16cex:commentExtensible w16cex:durableId="2A71E786" w16cex:dateUtc="2024-08-22T14:36:00Z"/>
  <w16cex:commentExtensible w16cex:durableId="5C06F15B" w16cex:dateUtc="2024-09-03T19:08:00Z"/>
  <w16cex:commentExtensible w16cex:durableId="2A71E7BF" w16cex:dateUtc="2024-08-22T14:37:00Z"/>
  <w16cex:commentExtensible w16cex:durableId="37A7F438" w16cex:dateUtc="2024-08-23T08:50:00Z"/>
  <w16cex:commentExtensible w16cex:durableId="5F6ECB5F" w16cex:dateUtc="2024-06-27T15:08:00Z"/>
  <w16cex:commentExtensible w16cex:durableId="3C86A36A" w16cex:dateUtc="2024-07-01T10:49:00Z"/>
  <w16cex:commentExtensible w16cex:durableId="2A71E827" w16cex:dateUtc="2024-08-22T14:39:00Z"/>
  <w16cex:commentExtensible w16cex:durableId="2A71E844" w16cex:dateUtc="2024-08-22T14:39:00Z"/>
  <w16cex:commentExtensible w16cex:durableId="7641169D" w16cex:dateUtc="2024-08-23T08:51:00Z"/>
  <w16cex:commentExtensible w16cex:durableId="42E81A1D" w16cex:dateUtc="2024-06-27T15:11:00Z"/>
  <w16cex:commentExtensible w16cex:durableId="4AF8A4C4" w16cex:dateUtc="2024-06-28T08:37:00Z"/>
  <w16cex:commentExtensible w16cex:durableId="6CC4F876" w16cex:dateUtc="2024-07-01T10:50:00Z"/>
  <w16cex:commentExtensible w16cex:durableId="4AD5F93D" w16cex:dateUtc="2024-06-27T15:09:00Z"/>
  <w16cex:commentExtensible w16cex:durableId="7E6E67DC" w16cex:dateUtc="2024-07-30T12:43:00Z"/>
  <w16cex:commentExtensible w16cex:durableId="2A71E862" w16cex:dateUtc="2024-08-22T14:40:00Z"/>
  <w16cex:commentExtensible w16cex:durableId="2A71E8F8" w16cex:dateUtc="2024-08-22T14:42:00Z"/>
  <w16cex:commentExtensible w16cex:durableId="21DBBBF7" w16cex:dateUtc="2024-09-03T19:28:00Z"/>
  <w16cex:commentExtensible w16cex:durableId="78D29F4D" w16cex:dateUtc="2024-06-27T15:17:00Z"/>
  <w16cex:commentExtensible w16cex:durableId="1026F5F6" w16cex:dateUtc="2024-07-01T11:09:00Z"/>
  <w16cex:commentExtensible w16cex:durableId="02FF5851" w16cex:dateUtc="2024-06-27T15:23:00Z"/>
  <w16cex:commentExtensible w16cex:durableId="2F8F2F59" w16cex:dateUtc="2024-07-01T11:14:00Z"/>
  <w16cex:commentExtensible w16cex:durableId="333A6AFF" w16cex:dateUtc="2024-09-03T19:41:00Z"/>
  <w16cex:commentExtensible w16cex:durableId="3DF09443" w16cex:dateUtc="2024-06-28T08:53:00Z"/>
  <w16cex:commentExtensible w16cex:durableId="36B97456" w16cex:dateUtc="2024-06-27T15:29:00Z"/>
  <w16cex:commentExtensible w16cex:durableId="20B94260" w16cex:dateUtc="2024-06-28T09:00:00Z"/>
  <w16cex:commentExtensible w16cex:durableId="785BCDE1" w16cex:dateUtc="2024-07-01T12:41:00Z"/>
  <w16cex:commentExtensible w16cex:durableId="2A71E9FE" w16cex:dateUtc="2024-08-22T14:46:00Z"/>
  <w16cex:commentExtensible w16cex:durableId="58F42C01" w16cex:dateUtc="2024-08-23T08:54:00Z"/>
  <w16cex:commentExtensible w16cex:durableId="50389092" w16cex:dateUtc="2024-05-22T10:57:00Z"/>
  <w16cex:commentExtensible w16cex:durableId="5D6BD939" w16cex:dateUtc="2024-09-03T19:49:00Z"/>
  <w16cex:commentExtensible w16cex:durableId="576BF31C" w16cex:dateUtc="2024-09-04T08: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A70C453" w16cid:durableId="4B29D110"/>
  <w16cid:commentId w16cid:paraId="62EFB975" w16cid:durableId="5F2F200F"/>
  <w16cid:commentId w16cid:paraId="31409AEE" w16cid:durableId="0AE994CE"/>
  <w16cid:commentId w16cid:paraId="104E1A3C" w16cid:durableId="1A9561A2"/>
  <w16cid:commentId w16cid:paraId="51287E02" w16cid:durableId="4EB769B7"/>
  <w16cid:commentId w16cid:paraId="41E6E89F" w16cid:durableId="374FBB6D"/>
  <w16cid:commentId w16cid:paraId="7B3CA982" w16cid:durableId="3FE0AD9B"/>
  <w16cid:commentId w16cid:paraId="40233E0F" w16cid:durableId="03A8EA09"/>
  <w16cid:commentId w16cid:paraId="689AA412" w16cid:durableId="7B902264"/>
  <w16cid:commentId w16cid:paraId="166F3BA6" w16cid:durableId="3B33A3A9"/>
  <w16cid:commentId w16cid:paraId="4049FB67" w16cid:durableId="146298C0"/>
  <w16cid:commentId w16cid:paraId="027E0239" w16cid:durableId="2C93B66D"/>
  <w16cid:commentId w16cid:paraId="244CB408" w16cid:durableId="79DB713C"/>
  <w16cid:commentId w16cid:paraId="1B746F98" w16cid:durableId="5B33D5CE"/>
  <w16cid:commentId w16cid:paraId="3773758E" w16cid:durableId="4A98F370"/>
  <w16cid:commentId w16cid:paraId="5C97E59F" w16cid:durableId="3A8B183D"/>
  <w16cid:commentId w16cid:paraId="4920F655" w16cid:durableId="36DFFC5D"/>
  <w16cid:commentId w16cid:paraId="0EA35AB6" w16cid:durableId="70F9126A"/>
  <w16cid:commentId w16cid:paraId="4E9608E8" w16cid:durableId="77419E92"/>
  <w16cid:commentId w16cid:paraId="03957238" w16cid:durableId="26D549C2"/>
  <w16cid:commentId w16cid:paraId="1BBE321E" w16cid:durableId="0DC935DC"/>
  <w16cid:commentId w16cid:paraId="1EAB04FC" w16cid:durableId="222100E7"/>
  <w16cid:commentId w16cid:paraId="164FFA55" w16cid:durableId="2A71DFE3"/>
  <w16cid:commentId w16cid:paraId="35B2E8C0" w16cid:durableId="2009D61B"/>
  <w16cid:commentId w16cid:paraId="1A17E9E1" w16cid:durableId="0B576282"/>
  <w16cid:commentId w16cid:paraId="58A269A3" w16cid:durableId="2A71E16F"/>
  <w16cid:commentId w16cid:paraId="113258FD" w16cid:durableId="328DE587"/>
  <w16cid:commentId w16cid:paraId="39B868F2" w16cid:durableId="595A50E8"/>
  <w16cid:commentId w16cid:paraId="4DF2A626" w16cid:durableId="0E877A4B"/>
  <w16cid:commentId w16cid:paraId="419502F1" w16cid:durableId="58527C4D"/>
  <w16cid:commentId w16cid:paraId="29A24A85" w16cid:durableId="7F07EF29"/>
  <w16cid:commentId w16cid:paraId="174590C9" w16cid:durableId="55BEACAE"/>
  <w16cid:commentId w16cid:paraId="62D029E9" w16cid:durableId="7DB61A2B"/>
  <w16cid:commentId w16cid:paraId="66E4C701" w16cid:durableId="1451FD17"/>
  <w16cid:commentId w16cid:paraId="71B358C3" w16cid:durableId="725780E8"/>
  <w16cid:commentId w16cid:paraId="242282DB" w16cid:durableId="61FE80B6"/>
  <w16cid:commentId w16cid:paraId="5B02C6AD" w16cid:durableId="55DC2C66"/>
  <w16cid:commentId w16cid:paraId="148CC0C1" w16cid:durableId="01C9B160"/>
  <w16cid:commentId w16cid:paraId="76CB60C9" w16cid:durableId="4F840E38"/>
  <w16cid:commentId w16cid:paraId="3E7D8AF1" w16cid:durableId="50440657"/>
  <w16cid:commentId w16cid:paraId="71482095" w16cid:durableId="759F1720"/>
  <w16cid:commentId w16cid:paraId="7716D695" w16cid:durableId="509F07E3"/>
  <w16cid:commentId w16cid:paraId="4233060B" w16cid:durableId="55A8A32A"/>
  <w16cid:commentId w16cid:paraId="05EC19E8" w16cid:durableId="6FED4828"/>
  <w16cid:commentId w16cid:paraId="4DAA9CA4" w16cid:durableId="4C84F604"/>
  <w16cid:commentId w16cid:paraId="254824BC" w16cid:durableId="77AB9172"/>
  <w16cid:commentId w16cid:paraId="30F4F88D" w16cid:durableId="2A71E304"/>
  <w16cid:commentId w16cid:paraId="01E11558" w16cid:durableId="05FC6FE8"/>
  <w16cid:commentId w16cid:paraId="729ECBE6" w16cid:durableId="5A0D59F5"/>
  <w16cid:commentId w16cid:paraId="2FBEBAB0" w16cid:durableId="5A27C5EA"/>
  <w16cid:commentId w16cid:paraId="3A27EBD3" w16cid:durableId="4DB26DFF"/>
  <w16cid:commentId w16cid:paraId="2C504993" w16cid:durableId="2A71E595"/>
  <w16cid:commentId w16cid:paraId="14593FBB" w16cid:durableId="730F5450"/>
  <w16cid:commentId w16cid:paraId="749A3959" w16cid:durableId="2A71E4C7"/>
  <w16cid:commentId w16cid:paraId="2A5FED18" w16cid:durableId="4DC2EF45"/>
  <w16cid:commentId w16cid:paraId="76944EDA" w16cid:durableId="7DA289B1"/>
  <w16cid:commentId w16cid:paraId="1D268EC6" w16cid:durableId="2A71E530"/>
  <w16cid:commentId w16cid:paraId="0068F5C8" w16cid:durableId="37486D33"/>
  <w16cid:commentId w16cid:paraId="75AE38F6" w16cid:durableId="76E340CB"/>
  <w16cid:commentId w16cid:paraId="36CB862C" w16cid:durableId="10833322"/>
  <w16cid:commentId w16cid:paraId="1BAACAFF" w16cid:durableId="65F488F8"/>
  <w16cid:commentId w16cid:paraId="348D9341" w16cid:durableId="23D99356"/>
  <w16cid:commentId w16cid:paraId="49964305" w16cid:durableId="1C7B11C6"/>
  <w16cid:commentId w16cid:paraId="25396424" w16cid:durableId="4A7A288A"/>
  <w16cid:commentId w16cid:paraId="6B15C6F0" w16cid:durableId="3176FEA1"/>
  <w16cid:commentId w16cid:paraId="0B1BCF76" w16cid:durableId="4AE00AAB"/>
  <w16cid:commentId w16cid:paraId="6D318972" w16cid:durableId="135FEC3B"/>
  <w16cid:commentId w16cid:paraId="2A5C1E73" w16cid:durableId="2A71E6AB"/>
  <w16cid:commentId w16cid:paraId="32D5B1DD" w16cid:durableId="2436AFCF"/>
  <w16cid:commentId w16cid:paraId="42D37BE9" w16cid:durableId="71F47272"/>
  <w16cid:commentId w16cid:paraId="34F4B820" w16cid:durableId="5F8BBDC8"/>
  <w16cid:commentId w16cid:paraId="65126B26" w16cid:durableId="2B370A5E"/>
  <w16cid:commentId w16cid:paraId="533D011A" w16cid:durableId="3CA167C5"/>
  <w16cid:commentId w16cid:paraId="36D90CB0" w16cid:durableId="5505CE0A"/>
  <w16cid:commentId w16cid:paraId="2235DE3C" w16cid:durableId="4BB2BF1F"/>
  <w16cid:commentId w16cid:paraId="2D47B177" w16cid:durableId="1DC21073"/>
  <w16cid:commentId w16cid:paraId="015185CE" w16cid:durableId="2A71E70F"/>
  <w16cid:commentId w16cid:paraId="7568448B" w16cid:durableId="63C3A8ED"/>
  <w16cid:commentId w16cid:paraId="6895762D" w16cid:durableId="2A71E727"/>
  <w16cid:commentId w16cid:paraId="0850EB0A" w16cid:durableId="00B5199F"/>
  <w16cid:commentId w16cid:paraId="11CB6F16" w16cid:durableId="73272352"/>
  <w16cid:commentId w16cid:paraId="375935CB" w16cid:durableId="2A71E756"/>
  <w16cid:commentId w16cid:paraId="419679FE" w16cid:durableId="38BDA332"/>
  <w16cid:commentId w16cid:paraId="0D34921A" w16cid:durableId="2A71E76A"/>
  <w16cid:commentId w16cid:paraId="21ADCFD6" w16cid:durableId="29A451B3"/>
  <w16cid:commentId w16cid:paraId="5E39A38F" w16cid:durableId="2A71E77B"/>
  <w16cid:commentId w16cid:paraId="2C096919" w16cid:durableId="2A71E786"/>
  <w16cid:commentId w16cid:paraId="0B1C05DA" w16cid:durableId="5C06F15B"/>
  <w16cid:commentId w16cid:paraId="413018E4" w16cid:durableId="2A71E7BF"/>
  <w16cid:commentId w16cid:paraId="6242E80A" w16cid:durableId="37A7F438"/>
  <w16cid:commentId w16cid:paraId="3B12492B" w16cid:durableId="5F6ECB5F"/>
  <w16cid:commentId w16cid:paraId="20B621D9" w16cid:durableId="3C86A36A"/>
  <w16cid:commentId w16cid:paraId="4742211F" w16cid:durableId="2A71E827"/>
  <w16cid:commentId w16cid:paraId="20DFF6F0" w16cid:durableId="2A71E844"/>
  <w16cid:commentId w16cid:paraId="2415E475" w16cid:durableId="7641169D"/>
  <w16cid:commentId w16cid:paraId="61B9CDA9" w16cid:durableId="42E81A1D"/>
  <w16cid:commentId w16cid:paraId="1CEDE418" w16cid:durableId="4AF8A4C4"/>
  <w16cid:commentId w16cid:paraId="01D6A5C1" w16cid:durableId="6CC4F876"/>
  <w16cid:commentId w16cid:paraId="73913B96" w16cid:durableId="4AD5F93D"/>
  <w16cid:commentId w16cid:paraId="267D4FE7" w16cid:durableId="7E6E67DC"/>
  <w16cid:commentId w16cid:paraId="7081712E" w16cid:durableId="2A71E862"/>
  <w16cid:commentId w16cid:paraId="71DEE911" w16cid:durableId="2A71E8F8"/>
  <w16cid:commentId w16cid:paraId="279F991F" w16cid:durableId="21DBBBF7"/>
  <w16cid:commentId w16cid:paraId="2EB6FE24" w16cid:durableId="78D29F4D"/>
  <w16cid:commentId w16cid:paraId="41C8AE84" w16cid:durableId="1026F5F6"/>
  <w16cid:commentId w16cid:paraId="26DAEF89" w16cid:durableId="02FF5851"/>
  <w16cid:commentId w16cid:paraId="1633AEDA" w16cid:durableId="2F8F2F59"/>
  <w16cid:commentId w16cid:paraId="2563CCD5" w16cid:durableId="333A6AFF"/>
  <w16cid:commentId w16cid:paraId="220874D9" w16cid:durableId="3DF09443"/>
  <w16cid:commentId w16cid:paraId="7ADCE3F5" w16cid:durableId="36B97456"/>
  <w16cid:commentId w16cid:paraId="300B9E68" w16cid:durableId="20B94260"/>
  <w16cid:commentId w16cid:paraId="3DCD0B66" w16cid:durableId="785BCDE1"/>
  <w16cid:commentId w16cid:paraId="76198208" w16cid:durableId="2A71E9FE"/>
  <w16cid:commentId w16cid:paraId="1A31A21D" w16cid:durableId="58F42C01"/>
  <w16cid:commentId w16cid:paraId="3F928DDF" w16cid:durableId="50389092"/>
  <w16cid:commentId w16cid:paraId="312C3AC6" w16cid:durableId="5D6BD939"/>
  <w16cid:commentId w16cid:paraId="0BF9A1E1" w16cid:durableId="576BF3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A754B1" w14:textId="77777777" w:rsidR="008945F8" w:rsidRDefault="008945F8" w:rsidP="007F6933">
      <w:pPr>
        <w:spacing w:after="0" w:line="240" w:lineRule="auto"/>
      </w:pPr>
      <w:r>
        <w:separator/>
      </w:r>
    </w:p>
  </w:endnote>
  <w:endnote w:type="continuationSeparator" w:id="0">
    <w:p w14:paraId="6AF7026A" w14:textId="77777777" w:rsidR="008945F8" w:rsidRDefault="008945F8" w:rsidP="007F69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ustomXmlInsRangeStart w:id="952" w:author="Mercedes Ines Fevre Obarrio" w:date="2024-06-28T13:11:00Z"/>
  <w:sdt>
    <w:sdtPr>
      <w:id w:val="-371006344"/>
      <w:docPartObj>
        <w:docPartGallery w:val="Page Numbers (Bottom of Page)"/>
        <w:docPartUnique/>
      </w:docPartObj>
    </w:sdtPr>
    <w:sdtContent>
      <w:customXmlInsRangeEnd w:id="952"/>
      <w:p w14:paraId="4DB63870" w14:textId="3A154626" w:rsidR="00D47BB5" w:rsidRDefault="00D47BB5">
        <w:pPr>
          <w:pStyle w:val="Footer"/>
          <w:jc w:val="center"/>
          <w:rPr>
            <w:ins w:id="953" w:author="Mercedes Ines Fevre Obarrio" w:date="2024-06-28T13:11:00Z"/>
          </w:rPr>
        </w:pPr>
        <w:ins w:id="954" w:author="Mercedes Ines Fevre Obarrio" w:date="2024-06-28T13:11:00Z">
          <w:r>
            <w:fldChar w:fldCharType="begin"/>
          </w:r>
          <w:r>
            <w:instrText>PAGE   \* MERGEFORMAT</w:instrText>
          </w:r>
          <w:r>
            <w:fldChar w:fldCharType="separate"/>
          </w:r>
          <w:r>
            <w:t>2</w:t>
          </w:r>
          <w:r>
            <w:fldChar w:fldCharType="end"/>
          </w:r>
        </w:ins>
      </w:p>
      <w:customXmlInsRangeStart w:id="955" w:author="Mercedes Ines Fevre Obarrio" w:date="2024-06-28T13:11:00Z"/>
    </w:sdtContent>
  </w:sdt>
  <w:customXmlInsRangeEnd w:id="955"/>
  <w:p w14:paraId="62932D2E" w14:textId="77777777" w:rsidR="00D47BB5" w:rsidRDefault="00D47B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9A95FF" w14:textId="77777777" w:rsidR="008945F8" w:rsidRDefault="008945F8" w:rsidP="007F6933">
      <w:pPr>
        <w:spacing w:after="0" w:line="240" w:lineRule="auto"/>
      </w:pPr>
      <w:r>
        <w:separator/>
      </w:r>
    </w:p>
  </w:footnote>
  <w:footnote w:type="continuationSeparator" w:id="0">
    <w:p w14:paraId="492BA4DA" w14:textId="77777777" w:rsidR="008945F8" w:rsidRDefault="008945F8" w:rsidP="007F69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E4E7B"/>
    <w:multiLevelType w:val="hybridMultilevel"/>
    <w:tmpl w:val="3740E83C"/>
    <w:lvl w:ilvl="0" w:tplc="DDBAB4FE">
      <w:start w:val="1"/>
      <w:numFmt w:val="bullet"/>
      <w:lvlText w:val=""/>
      <w:lvlJc w:val="left"/>
      <w:pPr>
        <w:ind w:left="720" w:hanging="360"/>
      </w:pPr>
      <w:rPr>
        <w:rFonts w:ascii="Symbol" w:hAnsi="Symbol"/>
      </w:rPr>
    </w:lvl>
    <w:lvl w:ilvl="1" w:tplc="EE20EFEA">
      <w:start w:val="1"/>
      <w:numFmt w:val="bullet"/>
      <w:lvlText w:val=""/>
      <w:lvlJc w:val="left"/>
      <w:pPr>
        <w:ind w:left="720" w:hanging="360"/>
      </w:pPr>
      <w:rPr>
        <w:rFonts w:ascii="Symbol" w:hAnsi="Symbol"/>
      </w:rPr>
    </w:lvl>
    <w:lvl w:ilvl="2" w:tplc="93246632">
      <w:start w:val="1"/>
      <w:numFmt w:val="bullet"/>
      <w:lvlText w:val=""/>
      <w:lvlJc w:val="left"/>
      <w:pPr>
        <w:ind w:left="720" w:hanging="360"/>
      </w:pPr>
      <w:rPr>
        <w:rFonts w:ascii="Symbol" w:hAnsi="Symbol"/>
      </w:rPr>
    </w:lvl>
    <w:lvl w:ilvl="3" w:tplc="21AE81B8">
      <w:start w:val="1"/>
      <w:numFmt w:val="bullet"/>
      <w:lvlText w:val=""/>
      <w:lvlJc w:val="left"/>
      <w:pPr>
        <w:ind w:left="720" w:hanging="360"/>
      </w:pPr>
      <w:rPr>
        <w:rFonts w:ascii="Symbol" w:hAnsi="Symbol"/>
      </w:rPr>
    </w:lvl>
    <w:lvl w:ilvl="4" w:tplc="E4E6CCB2">
      <w:start w:val="1"/>
      <w:numFmt w:val="bullet"/>
      <w:lvlText w:val=""/>
      <w:lvlJc w:val="left"/>
      <w:pPr>
        <w:ind w:left="720" w:hanging="360"/>
      </w:pPr>
      <w:rPr>
        <w:rFonts w:ascii="Symbol" w:hAnsi="Symbol"/>
      </w:rPr>
    </w:lvl>
    <w:lvl w:ilvl="5" w:tplc="83700488">
      <w:start w:val="1"/>
      <w:numFmt w:val="bullet"/>
      <w:lvlText w:val=""/>
      <w:lvlJc w:val="left"/>
      <w:pPr>
        <w:ind w:left="720" w:hanging="360"/>
      </w:pPr>
      <w:rPr>
        <w:rFonts w:ascii="Symbol" w:hAnsi="Symbol"/>
      </w:rPr>
    </w:lvl>
    <w:lvl w:ilvl="6" w:tplc="46848CCC">
      <w:start w:val="1"/>
      <w:numFmt w:val="bullet"/>
      <w:lvlText w:val=""/>
      <w:lvlJc w:val="left"/>
      <w:pPr>
        <w:ind w:left="720" w:hanging="360"/>
      </w:pPr>
      <w:rPr>
        <w:rFonts w:ascii="Symbol" w:hAnsi="Symbol"/>
      </w:rPr>
    </w:lvl>
    <w:lvl w:ilvl="7" w:tplc="D8A614CA">
      <w:start w:val="1"/>
      <w:numFmt w:val="bullet"/>
      <w:lvlText w:val=""/>
      <w:lvlJc w:val="left"/>
      <w:pPr>
        <w:ind w:left="720" w:hanging="360"/>
      </w:pPr>
      <w:rPr>
        <w:rFonts w:ascii="Symbol" w:hAnsi="Symbol"/>
      </w:rPr>
    </w:lvl>
    <w:lvl w:ilvl="8" w:tplc="D9201EE8">
      <w:start w:val="1"/>
      <w:numFmt w:val="bullet"/>
      <w:lvlText w:val=""/>
      <w:lvlJc w:val="left"/>
      <w:pPr>
        <w:ind w:left="720" w:hanging="360"/>
      </w:pPr>
      <w:rPr>
        <w:rFonts w:ascii="Symbol" w:hAnsi="Symbol"/>
      </w:rPr>
    </w:lvl>
  </w:abstractNum>
  <w:abstractNum w:abstractNumId="1" w15:restartNumberingAfterBreak="0">
    <w:nsid w:val="02F52704"/>
    <w:multiLevelType w:val="hybridMultilevel"/>
    <w:tmpl w:val="EC9CB3FE"/>
    <w:lvl w:ilvl="0" w:tplc="9A8C936E">
      <w:start w:val="1"/>
      <w:numFmt w:val="decimal"/>
      <w:lvlText w:val="%1."/>
      <w:lvlJc w:val="left"/>
      <w:pPr>
        <w:tabs>
          <w:tab w:val="num" w:pos="720"/>
        </w:tabs>
        <w:ind w:left="720" w:hanging="360"/>
      </w:pPr>
    </w:lvl>
    <w:lvl w:ilvl="1" w:tplc="4ED8188E" w:tentative="1">
      <w:start w:val="1"/>
      <w:numFmt w:val="decimal"/>
      <w:lvlText w:val="%2."/>
      <w:lvlJc w:val="left"/>
      <w:pPr>
        <w:tabs>
          <w:tab w:val="num" w:pos="1440"/>
        </w:tabs>
        <w:ind w:left="1440" w:hanging="360"/>
      </w:pPr>
    </w:lvl>
    <w:lvl w:ilvl="2" w:tplc="61EC0D02" w:tentative="1">
      <w:start w:val="1"/>
      <w:numFmt w:val="decimal"/>
      <w:lvlText w:val="%3."/>
      <w:lvlJc w:val="left"/>
      <w:pPr>
        <w:tabs>
          <w:tab w:val="num" w:pos="2160"/>
        </w:tabs>
        <w:ind w:left="2160" w:hanging="360"/>
      </w:pPr>
    </w:lvl>
    <w:lvl w:ilvl="3" w:tplc="4928F8B0" w:tentative="1">
      <w:start w:val="1"/>
      <w:numFmt w:val="decimal"/>
      <w:lvlText w:val="%4."/>
      <w:lvlJc w:val="left"/>
      <w:pPr>
        <w:tabs>
          <w:tab w:val="num" w:pos="2880"/>
        </w:tabs>
        <w:ind w:left="2880" w:hanging="360"/>
      </w:pPr>
    </w:lvl>
    <w:lvl w:ilvl="4" w:tplc="3F84174C" w:tentative="1">
      <w:start w:val="1"/>
      <w:numFmt w:val="decimal"/>
      <w:lvlText w:val="%5."/>
      <w:lvlJc w:val="left"/>
      <w:pPr>
        <w:tabs>
          <w:tab w:val="num" w:pos="3600"/>
        </w:tabs>
        <w:ind w:left="3600" w:hanging="360"/>
      </w:pPr>
    </w:lvl>
    <w:lvl w:ilvl="5" w:tplc="255C91BC" w:tentative="1">
      <w:start w:val="1"/>
      <w:numFmt w:val="decimal"/>
      <w:lvlText w:val="%6."/>
      <w:lvlJc w:val="left"/>
      <w:pPr>
        <w:tabs>
          <w:tab w:val="num" w:pos="4320"/>
        </w:tabs>
        <w:ind w:left="4320" w:hanging="360"/>
      </w:pPr>
    </w:lvl>
    <w:lvl w:ilvl="6" w:tplc="6CD461B0" w:tentative="1">
      <w:start w:val="1"/>
      <w:numFmt w:val="decimal"/>
      <w:lvlText w:val="%7."/>
      <w:lvlJc w:val="left"/>
      <w:pPr>
        <w:tabs>
          <w:tab w:val="num" w:pos="5040"/>
        </w:tabs>
        <w:ind w:left="5040" w:hanging="360"/>
      </w:pPr>
    </w:lvl>
    <w:lvl w:ilvl="7" w:tplc="3AC60D68" w:tentative="1">
      <w:start w:val="1"/>
      <w:numFmt w:val="decimal"/>
      <w:lvlText w:val="%8."/>
      <w:lvlJc w:val="left"/>
      <w:pPr>
        <w:tabs>
          <w:tab w:val="num" w:pos="5760"/>
        </w:tabs>
        <w:ind w:left="5760" w:hanging="360"/>
      </w:pPr>
    </w:lvl>
    <w:lvl w:ilvl="8" w:tplc="CA026CFE" w:tentative="1">
      <w:start w:val="1"/>
      <w:numFmt w:val="decimal"/>
      <w:lvlText w:val="%9."/>
      <w:lvlJc w:val="left"/>
      <w:pPr>
        <w:tabs>
          <w:tab w:val="num" w:pos="6480"/>
        </w:tabs>
        <w:ind w:left="6480" w:hanging="360"/>
      </w:pPr>
    </w:lvl>
  </w:abstractNum>
  <w:abstractNum w:abstractNumId="2" w15:restartNumberingAfterBreak="0">
    <w:nsid w:val="03C53A48"/>
    <w:multiLevelType w:val="hybridMultilevel"/>
    <w:tmpl w:val="25C665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B833C4"/>
    <w:multiLevelType w:val="hybridMultilevel"/>
    <w:tmpl w:val="FEB641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8A10A2E"/>
    <w:multiLevelType w:val="hybridMultilevel"/>
    <w:tmpl w:val="90A8008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21A2767E"/>
    <w:multiLevelType w:val="multilevel"/>
    <w:tmpl w:val="0EF06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316B1B"/>
    <w:multiLevelType w:val="multilevel"/>
    <w:tmpl w:val="4CEC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2F4811"/>
    <w:multiLevelType w:val="hybridMultilevel"/>
    <w:tmpl w:val="CD52695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32355EFB"/>
    <w:multiLevelType w:val="hybridMultilevel"/>
    <w:tmpl w:val="2D3A695E"/>
    <w:lvl w:ilvl="0" w:tplc="85220970">
      <w:start w:val="1"/>
      <w:numFmt w:val="decimal"/>
      <w:lvlText w:val="%1."/>
      <w:lvlJc w:val="left"/>
      <w:pPr>
        <w:ind w:left="1080" w:hanging="360"/>
      </w:pPr>
      <w:rPr>
        <w:rFonts w:hint="default"/>
        <w:b/>
        <w:i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15:restartNumberingAfterBreak="0">
    <w:nsid w:val="393A307A"/>
    <w:multiLevelType w:val="multilevel"/>
    <w:tmpl w:val="D6561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544A27"/>
    <w:multiLevelType w:val="hybridMultilevel"/>
    <w:tmpl w:val="F25A28F0"/>
    <w:lvl w:ilvl="0" w:tplc="C296A05E">
      <w:start w:val="1"/>
      <w:numFmt w:val="bullet"/>
      <w:lvlText w:val=""/>
      <w:lvlJc w:val="left"/>
      <w:pPr>
        <w:ind w:left="720" w:hanging="360"/>
      </w:pPr>
      <w:rPr>
        <w:rFonts w:ascii="Symbol" w:hAnsi="Symbol"/>
      </w:rPr>
    </w:lvl>
    <w:lvl w:ilvl="1" w:tplc="D1764B4E">
      <w:start w:val="1"/>
      <w:numFmt w:val="bullet"/>
      <w:lvlText w:val=""/>
      <w:lvlJc w:val="left"/>
      <w:pPr>
        <w:ind w:left="720" w:hanging="360"/>
      </w:pPr>
      <w:rPr>
        <w:rFonts w:ascii="Symbol" w:hAnsi="Symbol"/>
      </w:rPr>
    </w:lvl>
    <w:lvl w:ilvl="2" w:tplc="415CE396">
      <w:start w:val="1"/>
      <w:numFmt w:val="bullet"/>
      <w:lvlText w:val=""/>
      <w:lvlJc w:val="left"/>
      <w:pPr>
        <w:ind w:left="720" w:hanging="360"/>
      </w:pPr>
      <w:rPr>
        <w:rFonts w:ascii="Symbol" w:hAnsi="Symbol"/>
      </w:rPr>
    </w:lvl>
    <w:lvl w:ilvl="3" w:tplc="B23641D6">
      <w:start w:val="1"/>
      <w:numFmt w:val="bullet"/>
      <w:lvlText w:val=""/>
      <w:lvlJc w:val="left"/>
      <w:pPr>
        <w:ind w:left="720" w:hanging="360"/>
      </w:pPr>
      <w:rPr>
        <w:rFonts w:ascii="Symbol" w:hAnsi="Symbol"/>
      </w:rPr>
    </w:lvl>
    <w:lvl w:ilvl="4" w:tplc="26E44A82">
      <w:start w:val="1"/>
      <w:numFmt w:val="bullet"/>
      <w:lvlText w:val=""/>
      <w:lvlJc w:val="left"/>
      <w:pPr>
        <w:ind w:left="720" w:hanging="360"/>
      </w:pPr>
      <w:rPr>
        <w:rFonts w:ascii="Symbol" w:hAnsi="Symbol"/>
      </w:rPr>
    </w:lvl>
    <w:lvl w:ilvl="5" w:tplc="D0EEBA7A">
      <w:start w:val="1"/>
      <w:numFmt w:val="bullet"/>
      <w:lvlText w:val=""/>
      <w:lvlJc w:val="left"/>
      <w:pPr>
        <w:ind w:left="720" w:hanging="360"/>
      </w:pPr>
      <w:rPr>
        <w:rFonts w:ascii="Symbol" w:hAnsi="Symbol"/>
      </w:rPr>
    </w:lvl>
    <w:lvl w:ilvl="6" w:tplc="8B5021E8">
      <w:start w:val="1"/>
      <w:numFmt w:val="bullet"/>
      <w:lvlText w:val=""/>
      <w:lvlJc w:val="left"/>
      <w:pPr>
        <w:ind w:left="720" w:hanging="360"/>
      </w:pPr>
      <w:rPr>
        <w:rFonts w:ascii="Symbol" w:hAnsi="Symbol"/>
      </w:rPr>
    </w:lvl>
    <w:lvl w:ilvl="7" w:tplc="494C609E">
      <w:start w:val="1"/>
      <w:numFmt w:val="bullet"/>
      <w:lvlText w:val=""/>
      <w:lvlJc w:val="left"/>
      <w:pPr>
        <w:ind w:left="720" w:hanging="360"/>
      </w:pPr>
      <w:rPr>
        <w:rFonts w:ascii="Symbol" w:hAnsi="Symbol"/>
      </w:rPr>
    </w:lvl>
    <w:lvl w:ilvl="8" w:tplc="F8C2E08E">
      <w:start w:val="1"/>
      <w:numFmt w:val="bullet"/>
      <w:lvlText w:val=""/>
      <w:lvlJc w:val="left"/>
      <w:pPr>
        <w:ind w:left="720" w:hanging="360"/>
      </w:pPr>
      <w:rPr>
        <w:rFonts w:ascii="Symbol" w:hAnsi="Symbol"/>
      </w:rPr>
    </w:lvl>
  </w:abstractNum>
  <w:abstractNum w:abstractNumId="11" w15:restartNumberingAfterBreak="0">
    <w:nsid w:val="45EC2A6E"/>
    <w:multiLevelType w:val="multilevel"/>
    <w:tmpl w:val="160E7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856024"/>
    <w:multiLevelType w:val="hybridMultilevel"/>
    <w:tmpl w:val="6A3871D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5E67494"/>
    <w:multiLevelType w:val="hybridMultilevel"/>
    <w:tmpl w:val="3F564122"/>
    <w:lvl w:ilvl="0" w:tplc="1650451A">
      <w:start w:val="1"/>
      <w:numFmt w:val="bullet"/>
      <w:lvlText w:val=""/>
      <w:lvlJc w:val="left"/>
      <w:pPr>
        <w:ind w:left="720" w:hanging="360"/>
      </w:pPr>
      <w:rPr>
        <w:rFonts w:ascii="Symbol" w:hAnsi="Symbol"/>
      </w:rPr>
    </w:lvl>
    <w:lvl w:ilvl="1" w:tplc="77A69900">
      <w:start w:val="1"/>
      <w:numFmt w:val="bullet"/>
      <w:lvlText w:val=""/>
      <w:lvlJc w:val="left"/>
      <w:pPr>
        <w:ind w:left="720" w:hanging="360"/>
      </w:pPr>
      <w:rPr>
        <w:rFonts w:ascii="Symbol" w:hAnsi="Symbol"/>
      </w:rPr>
    </w:lvl>
    <w:lvl w:ilvl="2" w:tplc="354C10A2">
      <w:start w:val="1"/>
      <w:numFmt w:val="bullet"/>
      <w:lvlText w:val=""/>
      <w:lvlJc w:val="left"/>
      <w:pPr>
        <w:ind w:left="720" w:hanging="360"/>
      </w:pPr>
      <w:rPr>
        <w:rFonts w:ascii="Symbol" w:hAnsi="Symbol"/>
      </w:rPr>
    </w:lvl>
    <w:lvl w:ilvl="3" w:tplc="525C1038">
      <w:start w:val="1"/>
      <w:numFmt w:val="bullet"/>
      <w:lvlText w:val=""/>
      <w:lvlJc w:val="left"/>
      <w:pPr>
        <w:ind w:left="720" w:hanging="360"/>
      </w:pPr>
      <w:rPr>
        <w:rFonts w:ascii="Symbol" w:hAnsi="Symbol"/>
      </w:rPr>
    </w:lvl>
    <w:lvl w:ilvl="4" w:tplc="91783B02">
      <w:start w:val="1"/>
      <w:numFmt w:val="bullet"/>
      <w:lvlText w:val=""/>
      <w:lvlJc w:val="left"/>
      <w:pPr>
        <w:ind w:left="720" w:hanging="360"/>
      </w:pPr>
      <w:rPr>
        <w:rFonts w:ascii="Symbol" w:hAnsi="Symbol"/>
      </w:rPr>
    </w:lvl>
    <w:lvl w:ilvl="5" w:tplc="30521DA4">
      <w:start w:val="1"/>
      <w:numFmt w:val="bullet"/>
      <w:lvlText w:val=""/>
      <w:lvlJc w:val="left"/>
      <w:pPr>
        <w:ind w:left="720" w:hanging="360"/>
      </w:pPr>
      <w:rPr>
        <w:rFonts w:ascii="Symbol" w:hAnsi="Symbol"/>
      </w:rPr>
    </w:lvl>
    <w:lvl w:ilvl="6" w:tplc="8A1278F8">
      <w:start w:val="1"/>
      <w:numFmt w:val="bullet"/>
      <w:lvlText w:val=""/>
      <w:lvlJc w:val="left"/>
      <w:pPr>
        <w:ind w:left="720" w:hanging="360"/>
      </w:pPr>
      <w:rPr>
        <w:rFonts w:ascii="Symbol" w:hAnsi="Symbol"/>
      </w:rPr>
    </w:lvl>
    <w:lvl w:ilvl="7" w:tplc="410256FC">
      <w:start w:val="1"/>
      <w:numFmt w:val="bullet"/>
      <w:lvlText w:val=""/>
      <w:lvlJc w:val="left"/>
      <w:pPr>
        <w:ind w:left="720" w:hanging="360"/>
      </w:pPr>
      <w:rPr>
        <w:rFonts w:ascii="Symbol" w:hAnsi="Symbol"/>
      </w:rPr>
    </w:lvl>
    <w:lvl w:ilvl="8" w:tplc="821C0E82">
      <w:start w:val="1"/>
      <w:numFmt w:val="bullet"/>
      <w:lvlText w:val=""/>
      <w:lvlJc w:val="left"/>
      <w:pPr>
        <w:ind w:left="720" w:hanging="360"/>
      </w:pPr>
      <w:rPr>
        <w:rFonts w:ascii="Symbol" w:hAnsi="Symbol"/>
      </w:rPr>
    </w:lvl>
  </w:abstractNum>
  <w:abstractNum w:abstractNumId="14" w15:restartNumberingAfterBreak="0">
    <w:nsid w:val="72B5629F"/>
    <w:multiLevelType w:val="hybridMultilevel"/>
    <w:tmpl w:val="6DEC5F8A"/>
    <w:lvl w:ilvl="0" w:tplc="B8D2E1E6">
      <w:start w:val="1"/>
      <w:numFmt w:val="bullet"/>
      <w:lvlText w:val=""/>
      <w:lvlJc w:val="left"/>
      <w:pPr>
        <w:ind w:left="720" w:hanging="360"/>
      </w:pPr>
      <w:rPr>
        <w:rFonts w:ascii="Symbol" w:hAnsi="Symbol"/>
      </w:rPr>
    </w:lvl>
    <w:lvl w:ilvl="1" w:tplc="C96858EA">
      <w:start w:val="1"/>
      <w:numFmt w:val="bullet"/>
      <w:lvlText w:val=""/>
      <w:lvlJc w:val="left"/>
      <w:pPr>
        <w:ind w:left="720" w:hanging="360"/>
      </w:pPr>
      <w:rPr>
        <w:rFonts w:ascii="Symbol" w:hAnsi="Symbol"/>
      </w:rPr>
    </w:lvl>
    <w:lvl w:ilvl="2" w:tplc="736A2518">
      <w:start w:val="1"/>
      <w:numFmt w:val="bullet"/>
      <w:lvlText w:val=""/>
      <w:lvlJc w:val="left"/>
      <w:pPr>
        <w:ind w:left="720" w:hanging="360"/>
      </w:pPr>
      <w:rPr>
        <w:rFonts w:ascii="Symbol" w:hAnsi="Symbol"/>
      </w:rPr>
    </w:lvl>
    <w:lvl w:ilvl="3" w:tplc="709ECE02">
      <w:start w:val="1"/>
      <w:numFmt w:val="bullet"/>
      <w:lvlText w:val=""/>
      <w:lvlJc w:val="left"/>
      <w:pPr>
        <w:ind w:left="720" w:hanging="360"/>
      </w:pPr>
      <w:rPr>
        <w:rFonts w:ascii="Symbol" w:hAnsi="Symbol"/>
      </w:rPr>
    </w:lvl>
    <w:lvl w:ilvl="4" w:tplc="D3F26352">
      <w:start w:val="1"/>
      <w:numFmt w:val="bullet"/>
      <w:lvlText w:val=""/>
      <w:lvlJc w:val="left"/>
      <w:pPr>
        <w:ind w:left="720" w:hanging="360"/>
      </w:pPr>
      <w:rPr>
        <w:rFonts w:ascii="Symbol" w:hAnsi="Symbol"/>
      </w:rPr>
    </w:lvl>
    <w:lvl w:ilvl="5" w:tplc="B330E064">
      <w:start w:val="1"/>
      <w:numFmt w:val="bullet"/>
      <w:lvlText w:val=""/>
      <w:lvlJc w:val="left"/>
      <w:pPr>
        <w:ind w:left="720" w:hanging="360"/>
      </w:pPr>
      <w:rPr>
        <w:rFonts w:ascii="Symbol" w:hAnsi="Symbol"/>
      </w:rPr>
    </w:lvl>
    <w:lvl w:ilvl="6" w:tplc="EE164E1C">
      <w:start w:val="1"/>
      <w:numFmt w:val="bullet"/>
      <w:lvlText w:val=""/>
      <w:lvlJc w:val="left"/>
      <w:pPr>
        <w:ind w:left="720" w:hanging="360"/>
      </w:pPr>
      <w:rPr>
        <w:rFonts w:ascii="Symbol" w:hAnsi="Symbol"/>
      </w:rPr>
    </w:lvl>
    <w:lvl w:ilvl="7" w:tplc="DEFAD2F4">
      <w:start w:val="1"/>
      <w:numFmt w:val="bullet"/>
      <w:lvlText w:val=""/>
      <w:lvlJc w:val="left"/>
      <w:pPr>
        <w:ind w:left="720" w:hanging="360"/>
      </w:pPr>
      <w:rPr>
        <w:rFonts w:ascii="Symbol" w:hAnsi="Symbol"/>
      </w:rPr>
    </w:lvl>
    <w:lvl w:ilvl="8" w:tplc="6E0C4756">
      <w:start w:val="1"/>
      <w:numFmt w:val="bullet"/>
      <w:lvlText w:val=""/>
      <w:lvlJc w:val="left"/>
      <w:pPr>
        <w:ind w:left="720" w:hanging="360"/>
      </w:pPr>
      <w:rPr>
        <w:rFonts w:ascii="Symbol" w:hAnsi="Symbol"/>
      </w:rPr>
    </w:lvl>
  </w:abstractNum>
  <w:abstractNum w:abstractNumId="15" w15:restartNumberingAfterBreak="0">
    <w:nsid w:val="73734A9B"/>
    <w:multiLevelType w:val="multilevel"/>
    <w:tmpl w:val="C8F6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8F38A4"/>
    <w:multiLevelType w:val="hybridMultilevel"/>
    <w:tmpl w:val="740440B8"/>
    <w:lvl w:ilvl="0" w:tplc="0C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6FF582C"/>
    <w:multiLevelType w:val="hybridMultilevel"/>
    <w:tmpl w:val="C44C142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80D621B"/>
    <w:multiLevelType w:val="multilevel"/>
    <w:tmpl w:val="D4A0A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D65374"/>
    <w:multiLevelType w:val="hybridMultilevel"/>
    <w:tmpl w:val="B0AA20D4"/>
    <w:lvl w:ilvl="0" w:tplc="DE52ABC8">
      <w:start w:val="1"/>
      <w:numFmt w:val="bullet"/>
      <w:lvlText w:val="•"/>
      <w:lvlJc w:val="left"/>
      <w:pPr>
        <w:tabs>
          <w:tab w:val="num" w:pos="720"/>
        </w:tabs>
        <w:ind w:left="720" w:hanging="360"/>
      </w:pPr>
      <w:rPr>
        <w:rFonts w:ascii="Arial" w:hAnsi="Arial" w:hint="default"/>
      </w:rPr>
    </w:lvl>
    <w:lvl w:ilvl="1" w:tplc="A150E9C6" w:tentative="1">
      <w:start w:val="1"/>
      <w:numFmt w:val="bullet"/>
      <w:lvlText w:val="•"/>
      <w:lvlJc w:val="left"/>
      <w:pPr>
        <w:tabs>
          <w:tab w:val="num" w:pos="1440"/>
        </w:tabs>
        <w:ind w:left="1440" w:hanging="360"/>
      </w:pPr>
      <w:rPr>
        <w:rFonts w:ascii="Arial" w:hAnsi="Arial" w:hint="default"/>
      </w:rPr>
    </w:lvl>
    <w:lvl w:ilvl="2" w:tplc="10E215DC" w:tentative="1">
      <w:start w:val="1"/>
      <w:numFmt w:val="bullet"/>
      <w:lvlText w:val="•"/>
      <w:lvlJc w:val="left"/>
      <w:pPr>
        <w:tabs>
          <w:tab w:val="num" w:pos="2160"/>
        </w:tabs>
        <w:ind w:left="2160" w:hanging="360"/>
      </w:pPr>
      <w:rPr>
        <w:rFonts w:ascii="Arial" w:hAnsi="Arial" w:hint="default"/>
      </w:rPr>
    </w:lvl>
    <w:lvl w:ilvl="3" w:tplc="203E4F62" w:tentative="1">
      <w:start w:val="1"/>
      <w:numFmt w:val="bullet"/>
      <w:lvlText w:val="•"/>
      <w:lvlJc w:val="left"/>
      <w:pPr>
        <w:tabs>
          <w:tab w:val="num" w:pos="2880"/>
        </w:tabs>
        <w:ind w:left="2880" w:hanging="360"/>
      </w:pPr>
      <w:rPr>
        <w:rFonts w:ascii="Arial" w:hAnsi="Arial" w:hint="default"/>
      </w:rPr>
    </w:lvl>
    <w:lvl w:ilvl="4" w:tplc="E48A443A" w:tentative="1">
      <w:start w:val="1"/>
      <w:numFmt w:val="bullet"/>
      <w:lvlText w:val="•"/>
      <w:lvlJc w:val="left"/>
      <w:pPr>
        <w:tabs>
          <w:tab w:val="num" w:pos="3600"/>
        </w:tabs>
        <w:ind w:left="3600" w:hanging="360"/>
      </w:pPr>
      <w:rPr>
        <w:rFonts w:ascii="Arial" w:hAnsi="Arial" w:hint="default"/>
      </w:rPr>
    </w:lvl>
    <w:lvl w:ilvl="5" w:tplc="DC880C46" w:tentative="1">
      <w:start w:val="1"/>
      <w:numFmt w:val="bullet"/>
      <w:lvlText w:val="•"/>
      <w:lvlJc w:val="left"/>
      <w:pPr>
        <w:tabs>
          <w:tab w:val="num" w:pos="4320"/>
        </w:tabs>
        <w:ind w:left="4320" w:hanging="360"/>
      </w:pPr>
      <w:rPr>
        <w:rFonts w:ascii="Arial" w:hAnsi="Arial" w:hint="default"/>
      </w:rPr>
    </w:lvl>
    <w:lvl w:ilvl="6" w:tplc="17EC3D78" w:tentative="1">
      <w:start w:val="1"/>
      <w:numFmt w:val="bullet"/>
      <w:lvlText w:val="•"/>
      <w:lvlJc w:val="left"/>
      <w:pPr>
        <w:tabs>
          <w:tab w:val="num" w:pos="5040"/>
        </w:tabs>
        <w:ind w:left="5040" w:hanging="360"/>
      </w:pPr>
      <w:rPr>
        <w:rFonts w:ascii="Arial" w:hAnsi="Arial" w:hint="default"/>
      </w:rPr>
    </w:lvl>
    <w:lvl w:ilvl="7" w:tplc="B0FE8EE0" w:tentative="1">
      <w:start w:val="1"/>
      <w:numFmt w:val="bullet"/>
      <w:lvlText w:val="•"/>
      <w:lvlJc w:val="left"/>
      <w:pPr>
        <w:tabs>
          <w:tab w:val="num" w:pos="5760"/>
        </w:tabs>
        <w:ind w:left="5760" w:hanging="360"/>
      </w:pPr>
      <w:rPr>
        <w:rFonts w:ascii="Arial" w:hAnsi="Arial" w:hint="default"/>
      </w:rPr>
    </w:lvl>
    <w:lvl w:ilvl="8" w:tplc="AC50069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E91634C"/>
    <w:multiLevelType w:val="hybridMultilevel"/>
    <w:tmpl w:val="42C4BC30"/>
    <w:lvl w:ilvl="0" w:tplc="0324BA28">
      <w:start w:val="1"/>
      <w:numFmt w:val="decimal"/>
      <w:lvlText w:val="%1."/>
      <w:lvlJc w:val="left"/>
      <w:pPr>
        <w:tabs>
          <w:tab w:val="num" w:pos="720"/>
        </w:tabs>
        <w:ind w:left="720" w:hanging="360"/>
      </w:pPr>
    </w:lvl>
    <w:lvl w:ilvl="1" w:tplc="3B046EC4" w:tentative="1">
      <w:start w:val="1"/>
      <w:numFmt w:val="decimal"/>
      <w:lvlText w:val="%2."/>
      <w:lvlJc w:val="left"/>
      <w:pPr>
        <w:tabs>
          <w:tab w:val="num" w:pos="1440"/>
        </w:tabs>
        <w:ind w:left="1440" w:hanging="360"/>
      </w:pPr>
    </w:lvl>
    <w:lvl w:ilvl="2" w:tplc="F84C2826" w:tentative="1">
      <w:start w:val="1"/>
      <w:numFmt w:val="decimal"/>
      <w:lvlText w:val="%3."/>
      <w:lvlJc w:val="left"/>
      <w:pPr>
        <w:tabs>
          <w:tab w:val="num" w:pos="2160"/>
        </w:tabs>
        <w:ind w:left="2160" w:hanging="360"/>
      </w:pPr>
    </w:lvl>
    <w:lvl w:ilvl="3" w:tplc="A696750A" w:tentative="1">
      <w:start w:val="1"/>
      <w:numFmt w:val="decimal"/>
      <w:lvlText w:val="%4."/>
      <w:lvlJc w:val="left"/>
      <w:pPr>
        <w:tabs>
          <w:tab w:val="num" w:pos="2880"/>
        </w:tabs>
        <w:ind w:left="2880" w:hanging="360"/>
      </w:pPr>
    </w:lvl>
    <w:lvl w:ilvl="4" w:tplc="A6847E8C" w:tentative="1">
      <w:start w:val="1"/>
      <w:numFmt w:val="decimal"/>
      <w:lvlText w:val="%5."/>
      <w:lvlJc w:val="left"/>
      <w:pPr>
        <w:tabs>
          <w:tab w:val="num" w:pos="3600"/>
        </w:tabs>
        <w:ind w:left="3600" w:hanging="360"/>
      </w:pPr>
    </w:lvl>
    <w:lvl w:ilvl="5" w:tplc="651EBE60" w:tentative="1">
      <w:start w:val="1"/>
      <w:numFmt w:val="decimal"/>
      <w:lvlText w:val="%6."/>
      <w:lvlJc w:val="left"/>
      <w:pPr>
        <w:tabs>
          <w:tab w:val="num" w:pos="4320"/>
        </w:tabs>
        <w:ind w:left="4320" w:hanging="360"/>
      </w:pPr>
    </w:lvl>
    <w:lvl w:ilvl="6" w:tplc="05D64FB0" w:tentative="1">
      <w:start w:val="1"/>
      <w:numFmt w:val="decimal"/>
      <w:lvlText w:val="%7."/>
      <w:lvlJc w:val="left"/>
      <w:pPr>
        <w:tabs>
          <w:tab w:val="num" w:pos="5040"/>
        </w:tabs>
        <w:ind w:left="5040" w:hanging="360"/>
      </w:pPr>
    </w:lvl>
    <w:lvl w:ilvl="7" w:tplc="8FFAF884" w:tentative="1">
      <w:start w:val="1"/>
      <w:numFmt w:val="decimal"/>
      <w:lvlText w:val="%8."/>
      <w:lvlJc w:val="left"/>
      <w:pPr>
        <w:tabs>
          <w:tab w:val="num" w:pos="5760"/>
        </w:tabs>
        <w:ind w:left="5760" w:hanging="360"/>
      </w:pPr>
    </w:lvl>
    <w:lvl w:ilvl="8" w:tplc="832834DC" w:tentative="1">
      <w:start w:val="1"/>
      <w:numFmt w:val="decimal"/>
      <w:lvlText w:val="%9."/>
      <w:lvlJc w:val="left"/>
      <w:pPr>
        <w:tabs>
          <w:tab w:val="num" w:pos="6480"/>
        </w:tabs>
        <w:ind w:left="6480" w:hanging="360"/>
      </w:pPr>
    </w:lvl>
  </w:abstractNum>
  <w:abstractNum w:abstractNumId="21" w15:restartNumberingAfterBreak="0">
    <w:nsid w:val="7F7B7353"/>
    <w:multiLevelType w:val="hybridMultilevel"/>
    <w:tmpl w:val="001CA8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50626923">
    <w:abstractNumId w:val="15"/>
  </w:num>
  <w:num w:numId="2" w16cid:durableId="1191525176">
    <w:abstractNumId w:val="11"/>
  </w:num>
  <w:num w:numId="3" w16cid:durableId="1962108811">
    <w:abstractNumId w:val="6"/>
  </w:num>
  <w:num w:numId="4" w16cid:durableId="823399861">
    <w:abstractNumId w:val="1"/>
  </w:num>
  <w:num w:numId="5" w16cid:durableId="2079742465">
    <w:abstractNumId w:val="20"/>
  </w:num>
  <w:num w:numId="6" w16cid:durableId="1361126535">
    <w:abstractNumId w:val="3"/>
  </w:num>
  <w:num w:numId="7" w16cid:durableId="74784651">
    <w:abstractNumId w:val="17"/>
  </w:num>
  <w:num w:numId="8" w16cid:durableId="192886586">
    <w:abstractNumId w:val="16"/>
  </w:num>
  <w:num w:numId="9" w16cid:durableId="1789658386">
    <w:abstractNumId w:val="4"/>
  </w:num>
  <w:num w:numId="10" w16cid:durableId="507408833">
    <w:abstractNumId w:val="7"/>
  </w:num>
  <w:num w:numId="11" w16cid:durableId="1864437425">
    <w:abstractNumId w:val="2"/>
  </w:num>
  <w:num w:numId="12" w16cid:durableId="292561740">
    <w:abstractNumId w:val="21"/>
  </w:num>
  <w:num w:numId="13" w16cid:durableId="506025210">
    <w:abstractNumId w:val="18"/>
  </w:num>
  <w:num w:numId="14" w16cid:durableId="1489010558">
    <w:abstractNumId w:val="9"/>
  </w:num>
  <w:num w:numId="15" w16cid:durableId="946500211">
    <w:abstractNumId w:val="5"/>
  </w:num>
  <w:num w:numId="16" w16cid:durableId="521089723">
    <w:abstractNumId w:val="19"/>
  </w:num>
  <w:num w:numId="17" w16cid:durableId="1601066503">
    <w:abstractNumId w:val="12"/>
  </w:num>
  <w:num w:numId="18" w16cid:durableId="630599199">
    <w:abstractNumId w:val="10"/>
  </w:num>
  <w:num w:numId="19" w16cid:durableId="659818736">
    <w:abstractNumId w:val="14"/>
  </w:num>
  <w:num w:numId="20" w16cid:durableId="1891922075">
    <w:abstractNumId w:val="13"/>
  </w:num>
  <w:num w:numId="21" w16cid:durableId="105655966">
    <w:abstractNumId w:val="8"/>
  </w:num>
  <w:num w:numId="22" w16cid:durableId="7104544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ercedes Ines Fevre Obarrio">
    <w15:presenceInfo w15:providerId="AD" w15:userId="S::mercedes.fevre@esic.edu::6fb2dee4-8e4e-4822-a49e-3a51528433d8"/>
  </w15:person>
  <w15:person w15:author="Andrea Guido">
    <w15:presenceInfo w15:providerId="Windows Live" w15:userId="acf23f56b39cff3f"/>
  </w15:person>
  <w15:person w15:author="CORGNET Brice">
    <w15:presenceInfo w15:providerId="AD" w15:userId="S::corgnet@em-lyon.com::62e0f8fc-42a4-4612-a222-2698e9943a63"/>
  </w15:person>
  <w15:person w15:author="Hernan Gonzalez Roberto">
    <w15:presenceInfo w15:providerId="AD" w15:userId="S::roberto.hernan-gonzalez@bsb-education.com::b21ff8cd-7384-4fd9-8401-fc00e09804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2C9"/>
    <w:rsid w:val="000174AD"/>
    <w:rsid w:val="000442CB"/>
    <w:rsid w:val="00044FC5"/>
    <w:rsid w:val="00070DC6"/>
    <w:rsid w:val="00073CB5"/>
    <w:rsid w:val="00077145"/>
    <w:rsid w:val="00077FB5"/>
    <w:rsid w:val="000810EF"/>
    <w:rsid w:val="00086FBB"/>
    <w:rsid w:val="00093C0A"/>
    <w:rsid w:val="00094DCB"/>
    <w:rsid w:val="00096DFC"/>
    <w:rsid w:val="000B4FF4"/>
    <w:rsid w:val="000C3D7C"/>
    <w:rsid w:val="000E57C8"/>
    <w:rsid w:val="000E746C"/>
    <w:rsid w:val="000F6414"/>
    <w:rsid w:val="0010085F"/>
    <w:rsid w:val="00100932"/>
    <w:rsid w:val="00101F58"/>
    <w:rsid w:val="001169F2"/>
    <w:rsid w:val="00122897"/>
    <w:rsid w:val="0017177C"/>
    <w:rsid w:val="00196F62"/>
    <w:rsid w:val="001A176A"/>
    <w:rsid w:val="001B047D"/>
    <w:rsid w:val="001B3D7A"/>
    <w:rsid w:val="00211167"/>
    <w:rsid w:val="00215EB4"/>
    <w:rsid w:val="00240D6B"/>
    <w:rsid w:val="00250C2D"/>
    <w:rsid w:val="00264F83"/>
    <w:rsid w:val="002900FF"/>
    <w:rsid w:val="00290EDD"/>
    <w:rsid w:val="002A4161"/>
    <w:rsid w:val="002B66C0"/>
    <w:rsid w:val="002C7E98"/>
    <w:rsid w:val="002F075A"/>
    <w:rsid w:val="002F1AEF"/>
    <w:rsid w:val="003028D7"/>
    <w:rsid w:val="00311D04"/>
    <w:rsid w:val="00317F93"/>
    <w:rsid w:val="00320523"/>
    <w:rsid w:val="003431D6"/>
    <w:rsid w:val="00357617"/>
    <w:rsid w:val="003624B9"/>
    <w:rsid w:val="00363AD7"/>
    <w:rsid w:val="00382B0C"/>
    <w:rsid w:val="00391832"/>
    <w:rsid w:val="00392D7D"/>
    <w:rsid w:val="003A4D99"/>
    <w:rsid w:val="003A75D9"/>
    <w:rsid w:val="003B4890"/>
    <w:rsid w:val="003C4D26"/>
    <w:rsid w:val="003D5811"/>
    <w:rsid w:val="003E5462"/>
    <w:rsid w:val="004140B8"/>
    <w:rsid w:val="00426439"/>
    <w:rsid w:val="0044281E"/>
    <w:rsid w:val="00442E78"/>
    <w:rsid w:val="00452C67"/>
    <w:rsid w:val="00457715"/>
    <w:rsid w:val="00484668"/>
    <w:rsid w:val="00497DF2"/>
    <w:rsid w:val="004B2371"/>
    <w:rsid w:val="004B57A1"/>
    <w:rsid w:val="004C3D43"/>
    <w:rsid w:val="004C5395"/>
    <w:rsid w:val="004C6A48"/>
    <w:rsid w:val="004F0664"/>
    <w:rsid w:val="004F3024"/>
    <w:rsid w:val="00522337"/>
    <w:rsid w:val="0052483D"/>
    <w:rsid w:val="0054320A"/>
    <w:rsid w:val="00544812"/>
    <w:rsid w:val="00561CD9"/>
    <w:rsid w:val="00573BB0"/>
    <w:rsid w:val="005B1EAE"/>
    <w:rsid w:val="005B3339"/>
    <w:rsid w:val="005B7185"/>
    <w:rsid w:val="005B751C"/>
    <w:rsid w:val="005C1C0C"/>
    <w:rsid w:val="005C5183"/>
    <w:rsid w:val="005D23A4"/>
    <w:rsid w:val="005F3E5D"/>
    <w:rsid w:val="00636FC8"/>
    <w:rsid w:val="00637BBB"/>
    <w:rsid w:val="00680CDA"/>
    <w:rsid w:val="0068163C"/>
    <w:rsid w:val="00693C87"/>
    <w:rsid w:val="006A0578"/>
    <w:rsid w:val="006A4072"/>
    <w:rsid w:val="006C63EE"/>
    <w:rsid w:val="006D52C9"/>
    <w:rsid w:val="006E645C"/>
    <w:rsid w:val="006F3A56"/>
    <w:rsid w:val="00705A4A"/>
    <w:rsid w:val="00707794"/>
    <w:rsid w:val="007230C9"/>
    <w:rsid w:val="00761526"/>
    <w:rsid w:val="00771781"/>
    <w:rsid w:val="007815FD"/>
    <w:rsid w:val="00781C09"/>
    <w:rsid w:val="007E6BC5"/>
    <w:rsid w:val="007F21F0"/>
    <w:rsid w:val="007F6933"/>
    <w:rsid w:val="00843390"/>
    <w:rsid w:val="00866D5C"/>
    <w:rsid w:val="00886E94"/>
    <w:rsid w:val="008945F8"/>
    <w:rsid w:val="008A3960"/>
    <w:rsid w:val="008B7A88"/>
    <w:rsid w:val="008B7EC0"/>
    <w:rsid w:val="008D0215"/>
    <w:rsid w:val="008D45C8"/>
    <w:rsid w:val="008F09D2"/>
    <w:rsid w:val="00900B19"/>
    <w:rsid w:val="00901E06"/>
    <w:rsid w:val="00907A86"/>
    <w:rsid w:val="00926CEF"/>
    <w:rsid w:val="0092717E"/>
    <w:rsid w:val="00942BC3"/>
    <w:rsid w:val="009A7454"/>
    <w:rsid w:val="009D48D2"/>
    <w:rsid w:val="009D6E8F"/>
    <w:rsid w:val="009D7D6A"/>
    <w:rsid w:val="009F01BE"/>
    <w:rsid w:val="00A41BC1"/>
    <w:rsid w:val="00A51DA3"/>
    <w:rsid w:val="00A55E66"/>
    <w:rsid w:val="00A64A01"/>
    <w:rsid w:val="00A8062E"/>
    <w:rsid w:val="00AA1BA1"/>
    <w:rsid w:val="00AA33E8"/>
    <w:rsid w:val="00AA53BD"/>
    <w:rsid w:val="00AC5DF0"/>
    <w:rsid w:val="00AD0567"/>
    <w:rsid w:val="00AD36C4"/>
    <w:rsid w:val="00B35576"/>
    <w:rsid w:val="00B43379"/>
    <w:rsid w:val="00B62FCC"/>
    <w:rsid w:val="00B66A3D"/>
    <w:rsid w:val="00B77FD7"/>
    <w:rsid w:val="00B91AC1"/>
    <w:rsid w:val="00B92A02"/>
    <w:rsid w:val="00BB09C0"/>
    <w:rsid w:val="00BB1607"/>
    <w:rsid w:val="00BC092B"/>
    <w:rsid w:val="00BC0C9B"/>
    <w:rsid w:val="00BC3BC6"/>
    <w:rsid w:val="00BD2F41"/>
    <w:rsid w:val="00BE6187"/>
    <w:rsid w:val="00BF488F"/>
    <w:rsid w:val="00C02422"/>
    <w:rsid w:val="00C23C1C"/>
    <w:rsid w:val="00C26963"/>
    <w:rsid w:val="00C3324A"/>
    <w:rsid w:val="00C356D2"/>
    <w:rsid w:val="00C5023B"/>
    <w:rsid w:val="00C50919"/>
    <w:rsid w:val="00C979B4"/>
    <w:rsid w:val="00CB7F72"/>
    <w:rsid w:val="00CC080C"/>
    <w:rsid w:val="00CC7294"/>
    <w:rsid w:val="00CE31D1"/>
    <w:rsid w:val="00D00060"/>
    <w:rsid w:val="00D0795C"/>
    <w:rsid w:val="00D23E77"/>
    <w:rsid w:val="00D3268E"/>
    <w:rsid w:val="00D47BB5"/>
    <w:rsid w:val="00D5752E"/>
    <w:rsid w:val="00D71346"/>
    <w:rsid w:val="00D7316A"/>
    <w:rsid w:val="00D7479C"/>
    <w:rsid w:val="00D87209"/>
    <w:rsid w:val="00DA32BE"/>
    <w:rsid w:val="00DA63C0"/>
    <w:rsid w:val="00DF169A"/>
    <w:rsid w:val="00DF55D2"/>
    <w:rsid w:val="00DF6370"/>
    <w:rsid w:val="00E231C1"/>
    <w:rsid w:val="00E3582D"/>
    <w:rsid w:val="00E35C6F"/>
    <w:rsid w:val="00E361B9"/>
    <w:rsid w:val="00E373A1"/>
    <w:rsid w:val="00E504DC"/>
    <w:rsid w:val="00E51653"/>
    <w:rsid w:val="00E51CE4"/>
    <w:rsid w:val="00E91881"/>
    <w:rsid w:val="00E94C6B"/>
    <w:rsid w:val="00E96A29"/>
    <w:rsid w:val="00EC091D"/>
    <w:rsid w:val="00EF0FC9"/>
    <w:rsid w:val="00F0377D"/>
    <w:rsid w:val="00F25A13"/>
    <w:rsid w:val="00F53501"/>
    <w:rsid w:val="00F537B1"/>
    <w:rsid w:val="00F81600"/>
    <w:rsid w:val="00F82B90"/>
    <w:rsid w:val="00F87051"/>
    <w:rsid w:val="00F958A4"/>
    <w:rsid w:val="00FA3C94"/>
    <w:rsid w:val="00FA5F0A"/>
    <w:rsid w:val="00FA7665"/>
    <w:rsid w:val="00FB59DF"/>
    <w:rsid w:val="00FD6E57"/>
    <w:rsid w:val="00FD77A9"/>
    <w:rsid w:val="00FE1649"/>
    <w:rsid w:val="00FF099B"/>
    <w:rsid w:val="00FF44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E3A74"/>
  <w15:docId w15:val="{294A96E4-048F-4773-992B-1C8952B66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600"/>
  </w:style>
  <w:style w:type="paragraph" w:styleId="Heading1">
    <w:name w:val="heading 1"/>
    <w:basedOn w:val="Normal"/>
    <w:next w:val="Normal"/>
    <w:link w:val="Heading1Char"/>
    <w:uiPriority w:val="9"/>
    <w:qFormat/>
    <w:rsid w:val="006D52C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D52C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D52C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D52C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D52C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D52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52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52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52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52C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D52C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D52C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D52C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D52C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D52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52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52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52C9"/>
    <w:rPr>
      <w:rFonts w:eastAsiaTheme="majorEastAsia" w:cstheme="majorBidi"/>
      <w:color w:val="272727" w:themeColor="text1" w:themeTint="D8"/>
    </w:rPr>
  </w:style>
  <w:style w:type="paragraph" w:styleId="Title">
    <w:name w:val="Title"/>
    <w:basedOn w:val="Normal"/>
    <w:next w:val="Normal"/>
    <w:link w:val="TitleChar"/>
    <w:uiPriority w:val="10"/>
    <w:qFormat/>
    <w:rsid w:val="006D52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52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52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52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52C9"/>
    <w:pPr>
      <w:spacing w:before="160"/>
      <w:jc w:val="center"/>
    </w:pPr>
    <w:rPr>
      <w:i/>
      <w:iCs/>
      <w:color w:val="404040" w:themeColor="text1" w:themeTint="BF"/>
    </w:rPr>
  </w:style>
  <w:style w:type="character" w:customStyle="1" w:styleId="QuoteChar">
    <w:name w:val="Quote Char"/>
    <w:basedOn w:val="DefaultParagraphFont"/>
    <w:link w:val="Quote"/>
    <w:uiPriority w:val="29"/>
    <w:rsid w:val="006D52C9"/>
    <w:rPr>
      <w:i/>
      <w:iCs/>
      <w:color w:val="404040" w:themeColor="text1" w:themeTint="BF"/>
    </w:rPr>
  </w:style>
  <w:style w:type="paragraph" w:styleId="ListParagraph">
    <w:name w:val="List Paragraph"/>
    <w:basedOn w:val="Normal"/>
    <w:uiPriority w:val="34"/>
    <w:qFormat/>
    <w:rsid w:val="006D52C9"/>
    <w:pPr>
      <w:ind w:left="720"/>
      <w:contextualSpacing/>
    </w:pPr>
  </w:style>
  <w:style w:type="character" w:styleId="IntenseEmphasis">
    <w:name w:val="Intense Emphasis"/>
    <w:basedOn w:val="DefaultParagraphFont"/>
    <w:uiPriority w:val="21"/>
    <w:qFormat/>
    <w:rsid w:val="006D52C9"/>
    <w:rPr>
      <w:i/>
      <w:iCs/>
      <w:color w:val="2F5496" w:themeColor="accent1" w:themeShade="BF"/>
    </w:rPr>
  </w:style>
  <w:style w:type="paragraph" w:styleId="IntenseQuote">
    <w:name w:val="Intense Quote"/>
    <w:basedOn w:val="Normal"/>
    <w:next w:val="Normal"/>
    <w:link w:val="IntenseQuoteChar"/>
    <w:uiPriority w:val="30"/>
    <w:qFormat/>
    <w:rsid w:val="006D52C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D52C9"/>
    <w:rPr>
      <w:i/>
      <w:iCs/>
      <w:color w:val="2F5496" w:themeColor="accent1" w:themeShade="BF"/>
    </w:rPr>
  </w:style>
  <w:style w:type="character" w:styleId="IntenseReference">
    <w:name w:val="Intense Reference"/>
    <w:basedOn w:val="DefaultParagraphFont"/>
    <w:uiPriority w:val="32"/>
    <w:qFormat/>
    <w:rsid w:val="006D52C9"/>
    <w:rPr>
      <w:b/>
      <w:bCs/>
      <w:smallCaps/>
      <w:color w:val="2F5496" w:themeColor="accent1" w:themeShade="BF"/>
      <w:spacing w:val="5"/>
    </w:rPr>
  </w:style>
  <w:style w:type="character" w:styleId="CommentReference">
    <w:name w:val="annotation reference"/>
    <w:basedOn w:val="DefaultParagraphFont"/>
    <w:uiPriority w:val="99"/>
    <w:semiHidden/>
    <w:unhideWhenUsed/>
    <w:rsid w:val="00A64A01"/>
    <w:rPr>
      <w:sz w:val="16"/>
      <w:szCs w:val="16"/>
    </w:rPr>
  </w:style>
  <w:style w:type="paragraph" w:styleId="CommentText">
    <w:name w:val="annotation text"/>
    <w:basedOn w:val="Normal"/>
    <w:link w:val="CommentTextChar"/>
    <w:uiPriority w:val="99"/>
    <w:unhideWhenUsed/>
    <w:rsid w:val="00A64A01"/>
    <w:pPr>
      <w:spacing w:line="240" w:lineRule="auto"/>
    </w:pPr>
    <w:rPr>
      <w:sz w:val="20"/>
      <w:szCs w:val="20"/>
    </w:rPr>
  </w:style>
  <w:style w:type="character" w:customStyle="1" w:styleId="CommentTextChar">
    <w:name w:val="Comment Text Char"/>
    <w:basedOn w:val="DefaultParagraphFont"/>
    <w:link w:val="CommentText"/>
    <w:uiPriority w:val="99"/>
    <w:rsid w:val="00A64A01"/>
    <w:rPr>
      <w:sz w:val="20"/>
      <w:szCs w:val="20"/>
    </w:rPr>
  </w:style>
  <w:style w:type="paragraph" w:styleId="CommentSubject">
    <w:name w:val="annotation subject"/>
    <w:basedOn w:val="CommentText"/>
    <w:next w:val="CommentText"/>
    <w:link w:val="CommentSubjectChar"/>
    <w:uiPriority w:val="99"/>
    <w:semiHidden/>
    <w:unhideWhenUsed/>
    <w:rsid w:val="00A64A01"/>
    <w:rPr>
      <w:b/>
      <w:bCs/>
    </w:rPr>
  </w:style>
  <w:style w:type="character" w:customStyle="1" w:styleId="CommentSubjectChar">
    <w:name w:val="Comment Subject Char"/>
    <w:basedOn w:val="CommentTextChar"/>
    <w:link w:val="CommentSubject"/>
    <w:uiPriority w:val="99"/>
    <w:semiHidden/>
    <w:rsid w:val="00A64A01"/>
    <w:rPr>
      <w:b/>
      <w:bCs/>
      <w:sz w:val="20"/>
      <w:szCs w:val="20"/>
    </w:rPr>
  </w:style>
  <w:style w:type="table" w:styleId="TableGrid">
    <w:name w:val="Table Grid"/>
    <w:basedOn w:val="TableNormal"/>
    <w:uiPriority w:val="39"/>
    <w:rsid w:val="00392D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92D7D"/>
    <w:pPr>
      <w:spacing w:after="0" w:line="240" w:lineRule="auto"/>
    </w:pPr>
    <w:rPr>
      <w:rFonts w:ascii="Aptos" w:hAnsi="Aptos" w:cs="Times New Roman"/>
      <w:kern w:val="0"/>
      <w:sz w:val="24"/>
      <w:szCs w:val="24"/>
      <w:lang w:eastAsia="es-ES"/>
      <w14:ligatures w14:val="none"/>
    </w:rPr>
  </w:style>
  <w:style w:type="paragraph" w:styleId="Revision">
    <w:name w:val="Revision"/>
    <w:hidden/>
    <w:uiPriority w:val="99"/>
    <w:semiHidden/>
    <w:rsid w:val="001B047D"/>
    <w:pPr>
      <w:spacing w:after="0" w:line="240" w:lineRule="auto"/>
    </w:pPr>
  </w:style>
  <w:style w:type="paragraph" w:styleId="Header">
    <w:name w:val="header"/>
    <w:basedOn w:val="Normal"/>
    <w:link w:val="HeaderChar"/>
    <w:uiPriority w:val="99"/>
    <w:unhideWhenUsed/>
    <w:rsid w:val="007F69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6933"/>
  </w:style>
  <w:style w:type="paragraph" w:styleId="Footer">
    <w:name w:val="footer"/>
    <w:basedOn w:val="Normal"/>
    <w:link w:val="FooterChar"/>
    <w:uiPriority w:val="99"/>
    <w:unhideWhenUsed/>
    <w:rsid w:val="00D47B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BB5"/>
  </w:style>
  <w:style w:type="character" w:styleId="Hyperlink">
    <w:name w:val="Hyperlink"/>
    <w:basedOn w:val="DefaultParagraphFont"/>
    <w:uiPriority w:val="99"/>
    <w:unhideWhenUsed/>
    <w:rsid w:val="00D00060"/>
    <w:rPr>
      <w:color w:val="0563C1" w:themeColor="hyperlink"/>
      <w:u w:val="single"/>
    </w:rPr>
  </w:style>
  <w:style w:type="character" w:styleId="UnresolvedMention">
    <w:name w:val="Unresolved Mention"/>
    <w:basedOn w:val="DefaultParagraphFont"/>
    <w:uiPriority w:val="99"/>
    <w:semiHidden/>
    <w:unhideWhenUsed/>
    <w:rsid w:val="00D000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18155">
      <w:bodyDiv w:val="1"/>
      <w:marLeft w:val="0"/>
      <w:marRight w:val="0"/>
      <w:marTop w:val="0"/>
      <w:marBottom w:val="0"/>
      <w:divBdr>
        <w:top w:val="none" w:sz="0" w:space="0" w:color="auto"/>
        <w:left w:val="none" w:sz="0" w:space="0" w:color="auto"/>
        <w:bottom w:val="none" w:sz="0" w:space="0" w:color="auto"/>
        <w:right w:val="none" w:sz="0" w:space="0" w:color="auto"/>
      </w:divBdr>
    </w:div>
    <w:div w:id="151534016">
      <w:bodyDiv w:val="1"/>
      <w:marLeft w:val="0"/>
      <w:marRight w:val="0"/>
      <w:marTop w:val="0"/>
      <w:marBottom w:val="0"/>
      <w:divBdr>
        <w:top w:val="none" w:sz="0" w:space="0" w:color="auto"/>
        <w:left w:val="none" w:sz="0" w:space="0" w:color="auto"/>
        <w:bottom w:val="none" w:sz="0" w:space="0" w:color="auto"/>
        <w:right w:val="none" w:sz="0" w:space="0" w:color="auto"/>
      </w:divBdr>
    </w:div>
    <w:div w:id="610818529">
      <w:bodyDiv w:val="1"/>
      <w:marLeft w:val="0"/>
      <w:marRight w:val="0"/>
      <w:marTop w:val="0"/>
      <w:marBottom w:val="0"/>
      <w:divBdr>
        <w:top w:val="none" w:sz="0" w:space="0" w:color="auto"/>
        <w:left w:val="none" w:sz="0" w:space="0" w:color="auto"/>
        <w:bottom w:val="none" w:sz="0" w:space="0" w:color="auto"/>
        <w:right w:val="none" w:sz="0" w:space="0" w:color="auto"/>
      </w:divBdr>
    </w:div>
    <w:div w:id="620965516">
      <w:bodyDiv w:val="1"/>
      <w:marLeft w:val="0"/>
      <w:marRight w:val="0"/>
      <w:marTop w:val="0"/>
      <w:marBottom w:val="0"/>
      <w:divBdr>
        <w:top w:val="none" w:sz="0" w:space="0" w:color="auto"/>
        <w:left w:val="none" w:sz="0" w:space="0" w:color="auto"/>
        <w:bottom w:val="none" w:sz="0" w:space="0" w:color="auto"/>
        <w:right w:val="none" w:sz="0" w:space="0" w:color="auto"/>
      </w:divBdr>
    </w:div>
    <w:div w:id="773938872">
      <w:bodyDiv w:val="1"/>
      <w:marLeft w:val="0"/>
      <w:marRight w:val="0"/>
      <w:marTop w:val="0"/>
      <w:marBottom w:val="0"/>
      <w:divBdr>
        <w:top w:val="none" w:sz="0" w:space="0" w:color="auto"/>
        <w:left w:val="none" w:sz="0" w:space="0" w:color="auto"/>
        <w:bottom w:val="none" w:sz="0" w:space="0" w:color="auto"/>
        <w:right w:val="none" w:sz="0" w:space="0" w:color="auto"/>
      </w:divBdr>
      <w:divsChild>
        <w:div w:id="637540281">
          <w:marLeft w:val="115"/>
          <w:marRight w:val="0"/>
          <w:marTop w:val="0"/>
          <w:marBottom w:val="0"/>
          <w:divBdr>
            <w:top w:val="none" w:sz="0" w:space="0" w:color="auto"/>
            <w:left w:val="none" w:sz="0" w:space="0" w:color="auto"/>
            <w:bottom w:val="none" w:sz="0" w:space="0" w:color="auto"/>
            <w:right w:val="none" w:sz="0" w:space="0" w:color="auto"/>
          </w:divBdr>
        </w:div>
      </w:divsChild>
    </w:div>
    <w:div w:id="942105361">
      <w:bodyDiv w:val="1"/>
      <w:marLeft w:val="0"/>
      <w:marRight w:val="0"/>
      <w:marTop w:val="0"/>
      <w:marBottom w:val="0"/>
      <w:divBdr>
        <w:top w:val="none" w:sz="0" w:space="0" w:color="auto"/>
        <w:left w:val="none" w:sz="0" w:space="0" w:color="auto"/>
        <w:bottom w:val="none" w:sz="0" w:space="0" w:color="auto"/>
        <w:right w:val="none" w:sz="0" w:space="0" w:color="auto"/>
      </w:divBdr>
      <w:divsChild>
        <w:div w:id="2007586830">
          <w:marLeft w:val="115"/>
          <w:marRight w:val="0"/>
          <w:marTop w:val="0"/>
          <w:marBottom w:val="0"/>
          <w:divBdr>
            <w:top w:val="none" w:sz="0" w:space="0" w:color="auto"/>
            <w:left w:val="none" w:sz="0" w:space="0" w:color="auto"/>
            <w:bottom w:val="none" w:sz="0" w:space="0" w:color="auto"/>
            <w:right w:val="none" w:sz="0" w:space="0" w:color="auto"/>
          </w:divBdr>
        </w:div>
      </w:divsChild>
    </w:div>
    <w:div w:id="960763780">
      <w:bodyDiv w:val="1"/>
      <w:marLeft w:val="0"/>
      <w:marRight w:val="0"/>
      <w:marTop w:val="0"/>
      <w:marBottom w:val="0"/>
      <w:divBdr>
        <w:top w:val="none" w:sz="0" w:space="0" w:color="auto"/>
        <w:left w:val="none" w:sz="0" w:space="0" w:color="auto"/>
        <w:bottom w:val="none" w:sz="0" w:space="0" w:color="auto"/>
        <w:right w:val="none" w:sz="0" w:space="0" w:color="auto"/>
      </w:divBdr>
      <w:divsChild>
        <w:div w:id="149445513">
          <w:marLeft w:val="0"/>
          <w:marRight w:val="0"/>
          <w:marTop w:val="0"/>
          <w:marBottom w:val="0"/>
          <w:divBdr>
            <w:top w:val="none" w:sz="0" w:space="0" w:color="auto"/>
            <w:left w:val="none" w:sz="0" w:space="0" w:color="auto"/>
            <w:bottom w:val="none" w:sz="0" w:space="0" w:color="auto"/>
            <w:right w:val="none" w:sz="0" w:space="0" w:color="auto"/>
          </w:divBdr>
          <w:divsChild>
            <w:div w:id="1010982191">
              <w:marLeft w:val="0"/>
              <w:marRight w:val="0"/>
              <w:marTop w:val="0"/>
              <w:marBottom w:val="0"/>
              <w:divBdr>
                <w:top w:val="none" w:sz="0" w:space="0" w:color="auto"/>
                <w:left w:val="none" w:sz="0" w:space="0" w:color="auto"/>
                <w:bottom w:val="none" w:sz="0" w:space="0" w:color="auto"/>
                <w:right w:val="none" w:sz="0" w:space="0" w:color="auto"/>
              </w:divBdr>
              <w:divsChild>
                <w:div w:id="112749734">
                  <w:marLeft w:val="0"/>
                  <w:marRight w:val="0"/>
                  <w:marTop w:val="0"/>
                  <w:marBottom w:val="0"/>
                  <w:divBdr>
                    <w:top w:val="none" w:sz="0" w:space="0" w:color="auto"/>
                    <w:left w:val="none" w:sz="0" w:space="0" w:color="auto"/>
                    <w:bottom w:val="none" w:sz="0" w:space="0" w:color="auto"/>
                    <w:right w:val="none" w:sz="0" w:space="0" w:color="auto"/>
                  </w:divBdr>
                  <w:divsChild>
                    <w:div w:id="1218584745">
                      <w:marLeft w:val="0"/>
                      <w:marRight w:val="0"/>
                      <w:marTop w:val="0"/>
                      <w:marBottom w:val="0"/>
                      <w:divBdr>
                        <w:top w:val="none" w:sz="0" w:space="0" w:color="auto"/>
                        <w:left w:val="none" w:sz="0" w:space="0" w:color="auto"/>
                        <w:bottom w:val="none" w:sz="0" w:space="0" w:color="auto"/>
                        <w:right w:val="none" w:sz="0" w:space="0" w:color="auto"/>
                      </w:divBdr>
                      <w:divsChild>
                        <w:div w:id="1205869031">
                          <w:marLeft w:val="0"/>
                          <w:marRight w:val="0"/>
                          <w:marTop w:val="0"/>
                          <w:marBottom w:val="0"/>
                          <w:divBdr>
                            <w:top w:val="none" w:sz="0" w:space="0" w:color="auto"/>
                            <w:left w:val="none" w:sz="0" w:space="0" w:color="auto"/>
                            <w:bottom w:val="none" w:sz="0" w:space="0" w:color="auto"/>
                            <w:right w:val="none" w:sz="0" w:space="0" w:color="auto"/>
                          </w:divBdr>
                          <w:divsChild>
                            <w:div w:id="835729080">
                              <w:marLeft w:val="0"/>
                              <w:marRight w:val="0"/>
                              <w:marTop w:val="0"/>
                              <w:marBottom w:val="0"/>
                              <w:divBdr>
                                <w:top w:val="none" w:sz="0" w:space="0" w:color="auto"/>
                                <w:left w:val="none" w:sz="0" w:space="0" w:color="auto"/>
                                <w:bottom w:val="none" w:sz="0" w:space="0" w:color="auto"/>
                                <w:right w:val="none" w:sz="0" w:space="0" w:color="auto"/>
                              </w:divBdr>
                              <w:divsChild>
                                <w:div w:id="413478519">
                                  <w:marLeft w:val="0"/>
                                  <w:marRight w:val="0"/>
                                  <w:marTop w:val="0"/>
                                  <w:marBottom w:val="0"/>
                                  <w:divBdr>
                                    <w:top w:val="none" w:sz="0" w:space="0" w:color="auto"/>
                                    <w:left w:val="none" w:sz="0" w:space="0" w:color="auto"/>
                                    <w:bottom w:val="none" w:sz="0" w:space="0" w:color="auto"/>
                                    <w:right w:val="none" w:sz="0" w:space="0" w:color="auto"/>
                                  </w:divBdr>
                                  <w:divsChild>
                                    <w:div w:id="585505709">
                                      <w:marLeft w:val="0"/>
                                      <w:marRight w:val="0"/>
                                      <w:marTop w:val="0"/>
                                      <w:marBottom w:val="0"/>
                                      <w:divBdr>
                                        <w:top w:val="none" w:sz="0" w:space="0" w:color="auto"/>
                                        <w:left w:val="none" w:sz="0" w:space="0" w:color="auto"/>
                                        <w:bottom w:val="none" w:sz="0" w:space="0" w:color="auto"/>
                                        <w:right w:val="none" w:sz="0" w:space="0" w:color="auto"/>
                                      </w:divBdr>
                                    </w:div>
                                    <w:div w:id="1810783869">
                                      <w:marLeft w:val="0"/>
                                      <w:marRight w:val="0"/>
                                      <w:marTop w:val="0"/>
                                      <w:marBottom w:val="0"/>
                                      <w:divBdr>
                                        <w:top w:val="none" w:sz="0" w:space="0" w:color="auto"/>
                                        <w:left w:val="none" w:sz="0" w:space="0" w:color="auto"/>
                                        <w:bottom w:val="none" w:sz="0" w:space="0" w:color="auto"/>
                                        <w:right w:val="none" w:sz="0" w:space="0" w:color="auto"/>
                                      </w:divBdr>
                                      <w:divsChild>
                                        <w:div w:id="624118118">
                                          <w:marLeft w:val="0"/>
                                          <w:marRight w:val="165"/>
                                          <w:marTop w:val="150"/>
                                          <w:marBottom w:val="0"/>
                                          <w:divBdr>
                                            <w:top w:val="none" w:sz="0" w:space="0" w:color="auto"/>
                                            <w:left w:val="none" w:sz="0" w:space="0" w:color="auto"/>
                                            <w:bottom w:val="none" w:sz="0" w:space="0" w:color="auto"/>
                                            <w:right w:val="none" w:sz="0" w:space="0" w:color="auto"/>
                                          </w:divBdr>
                                          <w:divsChild>
                                            <w:div w:id="5140352">
                                              <w:marLeft w:val="0"/>
                                              <w:marRight w:val="0"/>
                                              <w:marTop w:val="0"/>
                                              <w:marBottom w:val="0"/>
                                              <w:divBdr>
                                                <w:top w:val="none" w:sz="0" w:space="0" w:color="auto"/>
                                                <w:left w:val="none" w:sz="0" w:space="0" w:color="auto"/>
                                                <w:bottom w:val="none" w:sz="0" w:space="0" w:color="auto"/>
                                                <w:right w:val="none" w:sz="0" w:space="0" w:color="auto"/>
                                              </w:divBdr>
                                              <w:divsChild>
                                                <w:div w:id="156987507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44519002">
      <w:bodyDiv w:val="1"/>
      <w:marLeft w:val="0"/>
      <w:marRight w:val="0"/>
      <w:marTop w:val="0"/>
      <w:marBottom w:val="0"/>
      <w:divBdr>
        <w:top w:val="none" w:sz="0" w:space="0" w:color="auto"/>
        <w:left w:val="none" w:sz="0" w:space="0" w:color="auto"/>
        <w:bottom w:val="none" w:sz="0" w:space="0" w:color="auto"/>
        <w:right w:val="none" w:sz="0" w:space="0" w:color="auto"/>
      </w:divBdr>
    </w:div>
    <w:div w:id="1235774634">
      <w:bodyDiv w:val="1"/>
      <w:marLeft w:val="0"/>
      <w:marRight w:val="0"/>
      <w:marTop w:val="0"/>
      <w:marBottom w:val="0"/>
      <w:divBdr>
        <w:top w:val="none" w:sz="0" w:space="0" w:color="auto"/>
        <w:left w:val="none" w:sz="0" w:space="0" w:color="auto"/>
        <w:bottom w:val="none" w:sz="0" w:space="0" w:color="auto"/>
        <w:right w:val="none" w:sz="0" w:space="0" w:color="auto"/>
      </w:divBdr>
    </w:div>
    <w:div w:id="1419670311">
      <w:bodyDiv w:val="1"/>
      <w:marLeft w:val="0"/>
      <w:marRight w:val="0"/>
      <w:marTop w:val="0"/>
      <w:marBottom w:val="0"/>
      <w:divBdr>
        <w:top w:val="none" w:sz="0" w:space="0" w:color="auto"/>
        <w:left w:val="none" w:sz="0" w:space="0" w:color="auto"/>
        <w:bottom w:val="none" w:sz="0" w:space="0" w:color="auto"/>
        <w:right w:val="none" w:sz="0" w:space="0" w:color="auto"/>
      </w:divBdr>
    </w:div>
    <w:div w:id="2103527906">
      <w:bodyDiv w:val="1"/>
      <w:marLeft w:val="0"/>
      <w:marRight w:val="0"/>
      <w:marTop w:val="0"/>
      <w:marBottom w:val="0"/>
      <w:divBdr>
        <w:top w:val="none" w:sz="0" w:space="0" w:color="auto"/>
        <w:left w:val="none" w:sz="0" w:space="0" w:color="auto"/>
        <w:bottom w:val="none" w:sz="0" w:space="0" w:color="auto"/>
        <w:right w:val="none" w:sz="0" w:space="0" w:color="auto"/>
      </w:divBdr>
      <w:divsChild>
        <w:div w:id="1298685451">
          <w:marLeft w:val="115"/>
          <w:marRight w:val="0"/>
          <w:marTop w:val="0"/>
          <w:marBottom w:val="0"/>
          <w:divBdr>
            <w:top w:val="none" w:sz="0" w:space="0" w:color="auto"/>
            <w:left w:val="none" w:sz="0" w:space="0" w:color="auto"/>
            <w:bottom w:val="none" w:sz="0" w:space="0" w:color="auto"/>
            <w:right w:val="none" w:sz="0" w:space="0" w:color="auto"/>
          </w:divBdr>
        </w:div>
      </w:divsChild>
    </w:div>
    <w:div w:id="21285741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527DE-68E3-471B-A796-EADB36425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46</Pages>
  <Words>6599</Words>
  <Characters>37617</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Mercedes Ines Fevre Obarrio</dc:creator>
  <cp:keywords/>
  <dc:description/>
  <cp:lastModifiedBy>Andrea Guido</cp:lastModifiedBy>
  <cp:revision>11</cp:revision>
  <dcterms:created xsi:type="dcterms:W3CDTF">2024-09-03T10:10:00Z</dcterms:created>
  <dcterms:modified xsi:type="dcterms:W3CDTF">2024-09-18T13:45:00Z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6177ec3-256d-4055-a9dc-f81ea519239a_Enabled">
    <vt:lpwstr>true</vt:lpwstr>
  </property>
  <property fmtid="{D5CDD505-2E9C-101B-9397-08002B2CF9AE}" pid="3" name="MSIP_Label_36177ec3-256d-4055-a9dc-f81ea519239a_SetDate">
    <vt:lpwstr>2024-06-28T10:24:53Z</vt:lpwstr>
  </property>
  <property fmtid="{D5CDD505-2E9C-101B-9397-08002B2CF9AE}" pid="4" name="MSIP_Label_36177ec3-256d-4055-a9dc-f81ea519239a_Method">
    <vt:lpwstr>Privileged</vt:lpwstr>
  </property>
  <property fmtid="{D5CDD505-2E9C-101B-9397-08002B2CF9AE}" pid="5" name="MSIP_Label_36177ec3-256d-4055-a9dc-f81ea519239a_Name">
    <vt:lpwstr>Público</vt:lpwstr>
  </property>
  <property fmtid="{D5CDD505-2E9C-101B-9397-08002B2CF9AE}" pid="6" name="MSIP_Label_36177ec3-256d-4055-a9dc-f81ea519239a_SiteId">
    <vt:lpwstr>31651f30-e0e9-431c-8c5e-f5c49130f662</vt:lpwstr>
  </property>
  <property fmtid="{D5CDD505-2E9C-101B-9397-08002B2CF9AE}" pid="7" name="MSIP_Label_36177ec3-256d-4055-a9dc-f81ea519239a_ActionId">
    <vt:lpwstr>97fa12cd-7e80-41d4-af47-1b0f328ef4b5</vt:lpwstr>
  </property>
  <property fmtid="{D5CDD505-2E9C-101B-9397-08002B2CF9AE}" pid="8" name="MSIP_Label_36177ec3-256d-4055-a9dc-f81ea519239a_ContentBits">
    <vt:lpwstr>0</vt:lpwstr>
  </property>
</Properties>
</file>